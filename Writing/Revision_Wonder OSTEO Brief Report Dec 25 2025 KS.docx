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7DBDC553" w:rsidR="00F30A86" w:rsidRDefault="00CC5C1F" w:rsidP="00FD703E">
      <w:pPr>
        <w:spacing w:after="0" w:line="480" w:lineRule="auto"/>
        <w:jc w:val="center"/>
        <w:rPr>
          <w:rFonts w:ascii="Arial" w:hAnsi="Arial" w:cs="Arial"/>
        </w:rPr>
      </w:pPr>
      <w:r>
        <w:rPr>
          <w:rFonts w:ascii="Arial" w:hAnsi="Arial" w:cs="Arial"/>
          <w:b/>
          <w:bCs/>
        </w:rPr>
        <w:t>National Trends in Osteomyelitis-</w:t>
      </w:r>
      <w:del w:id="0" w:author="Sanaka, Krishna" w:date="2025-12-02T19:21:00Z" w16du:dateUtc="2025-12-03T00:21:00Z">
        <w:r w:rsidDel="00FE2FD9">
          <w:rPr>
            <w:rFonts w:ascii="Arial" w:hAnsi="Arial" w:cs="Arial"/>
            <w:b/>
            <w:bCs/>
          </w:rPr>
          <w:delText xml:space="preserve">Associated </w:delText>
        </w:r>
      </w:del>
      <w:ins w:id="1" w:author="Sanaka, Krishna" w:date="2025-12-02T19:21:00Z" w16du:dateUtc="2025-12-03T00:21:00Z">
        <w:r w:rsidR="00FE2FD9">
          <w:rPr>
            <w:rFonts w:ascii="Arial" w:hAnsi="Arial" w:cs="Arial"/>
            <w:b/>
            <w:bCs/>
          </w:rPr>
          <w:t xml:space="preserve">Related </w:t>
        </w:r>
      </w:ins>
      <w:r>
        <w:rPr>
          <w:rFonts w:ascii="Arial" w:hAnsi="Arial" w:cs="Arial"/>
          <w:b/>
          <w:bCs/>
        </w:rPr>
        <w:t xml:space="preserve">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w:t>
      </w:r>
      <w:r w:rsidR="00503E89">
        <w:rPr>
          <w:rFonts w:ascii="Arial" w:hAnsi="Arial" w:cs="Arial"/>
          <w:b/>
          <w:bCs/>
        </w:rPr>
        <w:t>3</w:t>
      </w:r>
    </w:p>
    <w:p w14:paraId="4A448F13" w14:textId="77777777" w:rsidR="00BC6EBE" w:rsidRDefault="00BC6EBE" w:rsidP="00FD703E">
      <w:pPr>
        <w:spacing w:after="0" w:line="480" w:lineRule="auto"/>
        <w:jc w:val="center"/>
        <w:rPr>
          <w:rFonts w:ascii="Arial" w:hAnsi="Arial" w:cs="Arial"/>
        </w:rPr>
      </w:pPr>
    </w:p>
    <w:p w14:paraId="60123F00" w14:textId="7819E57E"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826905">
        <w:rPr>
          <w:rFonts w:ascii="Arial" w:hAnsi="Arial" w:cs="Arial"/>
          <w:vertAlign w:val="superscript"/>
        </w:rPr>
        <w:t>2</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826905">
        <w:rPr>
          <w:rFonts w:ascii="Arial" w:hAnsi="Arial" w:cs="Arial"/>
          <w:vertAlign w:val="superscript"/>
        </w:rPr>
        <w:t>3</w:t>
      </w:r>
      <w:r w:rsidR="00270591" w:rsidRPr="00270591">
        <w:rPr>
          <w:rFonts w:ascii="Arial" w:hAnsi="Arial" w:cs="Arial"/>
          <w:vertAlign w:val="superscript"/>
        </w:rPr>
        <w:t>,</w:t>
      </w:r>
      <w:r w:rsidR="00826905">
        <w:rPr>
          <w:rFonts w:ascii="Arial" w:hAnsi="Arial" w:cs="Arial"/>
          <w:vertAlign w:val="superscript"/>
        </w:rPr>
        <w:t>4</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826905">
        <w:rPr>
          <w:rFonts w:ascii="Arial" w:hAnsi="Arial" w:cs="Arial"/>
          <w:vertAlign w:val="superscript"/>
        </w:rPr>
        <w:t>5</w:t>
      </w:r>
      <w:r w:rsidR="008E22AD">
        <w:rPr>
          <w:rFonts w:ascii="Arial" w:hAnsi="Arial" w:cs="Arial"/>
          <w:vertAlign w:val="superscript"/>
        </w:rPr>
        <w:t>,</w:t>
      </w:r>
      <w:r w:rsidR="00826905">
        <w:rPr>
          <w:rFonts w:ascii="Arial" w:hAnsi="Arial" w:cs="Arial"/>
          <w:vertAlign w:val="superscript"/>
        </w:rPr>
        <w:t>6</w:t>
      </w:r>
    </w:p>
    <w:p w14:paraId="014EE3CA" w14:textId="77777777" w:rsidR="00A87F1B" w:rsidRDefault="00A87F1B" w:rsidP="00FD703E">
      <w:pPr>
        <w:spacing w:after="0" w:line="480" w:lineRule="auto"/>
        <w:jc w:val="center"/>
        <w:rPr>
          <w:rFonts w:ascii="Arial" w:hAnsi="Arial" w:cs="Arial"/>
        </w:rPr>
      </w:pPr>
    </w:p>
    <w:p w14:paraId="7E7762D5" w14:textId="1F33253A" w:rsidR="00282FF8" w:rsidRDefault="00430A48" w:rsidP="00FD703E">
      <w:pPr>
        <w:spacing w:after="0" w:line="480" w:lineRule="auto"/>
        <w:rPr>
          <w:rFonts w:ascii="Arial" w:hAnsi="Arial" w:cs="Arial"/>
        </w:rPr>
      </w:pPr>
      <w:r w:rsidRPr="00430A48">
        <w:rPr>
          <w:rFonts w:ascii="Arial" w:hAnsi="Arial" w:cs="Arial"/>
        </w:rPr>
        <w:t xml:space="preserve">1. </w:t>
      </w:r>
      <w:r w:rsidR="00282FF8">
        <w:rPr>
          <w:rFonts w:ascii="Arial" w:hAnsi="Arial" w:cs="Arial"/>
        </w:rPr>
        <w:t xml:space="preserve">Perelman School of Medicine, University of Pennsylvania, Philadelphia, </w:t>
      </w:r>
      <w:r w:rsidR="003E7DFB">
        <w:rPr>
          <w:rFonts w:ascii="Arial" w:hAnsi="Arial" w:cs="Arial"/>
        </w:rPr>
        <w:t xml:space="preserve">PA, </w:t>
      </w:r>
      <w:r w:rsidR="00282FF8">
        <w:rPr>
          <w:rFonts w:ascii="Arial" w:hAnsi="Arial" w:cs="Arial"/>
        </w:rPr>
        <w:t>USA</w:t>
      </w:r>
    </w:p>
    <w:p w14:paraId="0DCDC14F" w14:textId="53AC5057" w:rsidR="00967CAE" w:rsidRDefault="00967CAE" w:rsidP="00FD703E">
      <w:pPr>
        <w:spacing w:after="0" w:line="480" w:lineRule="auto"/>
        <w:rPr>
          <w:rFonts w:ascii="Arial" w:hAnsi="Arial" w:cs="Arial"/>
        </w:rPr>
      </w:pPr>
      <w:r>
        <w:rPr>
          <w:rFonts w:ascii="Arial" w:hAnsi="Arial" w:cs="Arial"/>
        </w:rPr>
        <w:t xml:space="preserve">2. </w:t>
      </w:r>
      <w:r w:rsidR="003E7DFB">
        <w:rPr>
          <w:rFonts w:ascii="Arial" w:hAnsi="Arial" w:cs="Arial"/>
        </w:rPr>
        <w:t>Geisel School of Medicine, Dartmouth College, Hanover, NH, USA</w:t>
      </w:r>
    </w:p>
    <w:p w14:paraId="72F257C4" w14:textId="38781B04" w:rsidR="00430A48" w:rsidRPr="00430A48" w:rsidRDefault="00282FF8" w:rsidP="00FD703E">
      <w:pPr>
        <w:spacing w:after="0" w:line="480" w:lineRule="auto"/>
        <w:rPr>
          <w:rFonts w:ascii="Arial" w:hAnsi="Arial" w:cs="Arial"/>
        </w:rPr>
      </w:pPr>
      <w:r>
        <w:rPr>
          <w:rFonts w:ascii="Arial" w:hAnsi="Arial" w:cs="Arial"/>
        </w:rPr>
        <w:t>3</w:t>
      </w:r>
      <w:r w:rsidR="00430A48" w:rsidRPr="00430A48">
        <w:rPr>
          <w:rFonts w:ascii="Arial" w:hAnsi="Arial" w:cs="Arial"/>
        </w:rPr>
        <w:t>. Emory Global Diabetes Research Center of Woodruff Health Sciences Center, Emory University, Atlanta, GA, USA</w:t>
      </w:r>
    </w:p>
    <w:p w14:paraId="561DF097" w14:textId="131B6203" w:rsidR="00430A48" w:rsidRPr="00430A48" w:rsidRDefault="00282FF8" w:rsidP="00FD703E">
      <w:pPr>
        <w:spacing w:after="0" w:line="480" w:lineRule="auto"/>
        <w:rPr>
          <w:rFonts w:ascii="Arial" w:hAnsi="Arial" w:cs="Arial"/>
        </w:rPr>
      </w:pPr>
      <w:r>
        <w:rPr>
          <w:rFonts w:ascii="Arial" w:hAnsi="Arial" w:cs="Arial"/>
        </w:rPr>
        <w:t>4</w:t>
      </w:r>
      <w:r w:rsidR="00430A48" w:rsidRPr="00430A48">
        <w:rPr>
          <w:rFonts w:ascii="Arial" w:hAnsi="Arial" w:cs="Arial"/>
        </w:rPr>
        <w:t>. Hubert Department of Global Health, Rollins School of Public Health, Emory University, Atlanta, GA, USA</w:t>
      </w:r>
    </w:p>
    <w:p w14:paraId="35D9D0B8" w14:textId="376A57BB" w:rsidR="008E22AD" w:rsidRDefault="00282FF8" w:rsidP="00FD703E">
      <w:pPr>
        <w:spacing w:after="0" w:line="480" w:lineRule="auto"/>
        <w:rPr>
          <w:rFonts w:ascii="Arial" w:hAnsi="Arial" w:cs="Arial"/>
        </w:rPr>
      </w:pPr>
      <w:r>
        <w:rPr>
          <w:rFonts w:ascii="Arial" w:hAnsi="Arial" w:cs="Arial"/>
        </w:rPr>
        <w:t>5</w:t>
      </w:r>
      <w:r w:rsidR="00430A48" w:rsidRPr="00430A48">
        <w:rPr>
          <w:rFonts w:ascii="Arial" w:hAnsi="Arial" w:cs="Arial"/>
        </w:rPr>
        <w:t>.</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74A0B496" w:rsidR="00446B39" w:rsidRDefault="00282FF8" w:rsidP="00FD703E">
      <w:pPr>
        <w:spacing w:after="0" w:line="480" w:lineRule="auto"/>
        <w:rPr>
          <w:rFonts w:ascii="Arial" w:hAnsi="Arial" w:cs="Arial"/>
        </w:rPr>
      </w:pPr>
      <w:r>
        <w:rPr>
          <w:rFonts w:ascii="Arial" w:hAnsi="Arial" w:cs="Arial"/>
        </w:rPr>
        <w:t>6</w:t>
      </w:r>
      <w:r w:rsidR="008E22AD">
        <w:rPr>
          <w:rFonts w:ascii="Arial" w:hAnsi="Arial" w:cs="Arial"/>
        </w:rPr>
        <w:t>.</w:t>
      </w:r>
      <w:r w:rsidR="00430A48" w:rsidRPr="00430A48">
        <w:rPr>
          <w:rFonts w:ascii="Arial" w:hAnsi="Arial" w:cs="Arial"/>
        </w:rPr>
        <w:t xml:space="preserve"> Division of Infectious Diseases, Department of Medicine, School of Medicine, Emory University, Atlanta, GA, USA</w:t>
      </w:r>
    </w:p>
    <w:p w14:paraId="5FD30FA1" w14:textId="77777777" w:rsidR="001A4F0F" w:rsidRDefault="001A4F0F" w:rsidP="00FD703E">
      <w:pPr>
        <w:spacing w:after="0" w:line="480" w:lineRule="auto"/>
        <w:rPr>
          <w:rFonts w:ascii="Arial" w:hAnsi="Arial" w:cs="Arial"/>
        </w:rPr>
      </w:pPr>
    </w:p>
    <w:p w14:paraId="36E9449B" w14:textId="77777777" w:rsidR="001A4F0F" w:rsidRDefault="001A4F0F" w:rsidP="00FD703E">
      <w:pPr>
        <w:spacing w:after="0" w:line="480" w:lineRule="auto"/>
        <w:rPr>
          <w:rFonts w:ascii="Arial" w:hAnsi="Arial" w:cs="Arial"/>
        </w:rPr>
      </w:pPr>
    </w:p>
    <w:p w14:paraId="63ED3B0D" w14:textId="77777777" w:rsidR="001A4F0F" w:rsidRDefault="001A4F0F" w:rsidP="00FD703E">
      <w:pPr>
        <w:spacing w:after="0" w:line="480" w:lineRule="auto"/>
        <w:rPr>
          <w:rFonts w:ascii="Arial" w:hAnsi="Arial" w:cs="Arial"/>
        </w:rPr>
      </w:pPr>
    </w:p>
    <w:p w14:paraId="42999E18" w14:textId="77777777" w:rsidR="001A4F0F" w:rsidRDefault="001A4F0F" w:rsidP="00FD703E">
      <w:pPr>
        <w:spacing w:after="0" w:line="480" w:lineRule="auto"/>
        <w:rPr>
          <w:rFonts w:ascii="Arial" w:hAnsi="Arial" w:cs="Arial"/>
        </w:rPr>
      </w:pPr>
    </w:p>
    <w:p w14:paraId="661AEF7A" w14:textId="77777777" w:rsidR="001A4F0F" w:rsidRDefault="001A4F0F" w:rsidP="00FD703E">
      <w:pPr>
        <w:spacing w:after="0" w:line="480" w:lineRule="auto"/>
        <w:rPr>
          <w:rFonts w:ascii="Arial" w:hAnsi="Arial" w:cs="Arial"/>
        </w:rPr>
      </w:pPr>
    </w:p>
    <w:p w14:paraId="3668577B" w14:textId="77777777" w:rsidR="008836D9" w:rsidRDefault="008836D9">
      <w:pPr>
        <w:rPr>
          <w:rFonts w:ascii="Arial" w:hAnsi="Arial" w:cs="Arial"/>
          <w:b/>
          <w:bCs/>
        </w:rPr>
      </w:pPr>
      <w:r>
        <w:rPr>
          <w:rFonts w:ascii="Arial" w:hAnsi="Arial" w:cs="Arial"/>
          <w:b/>
          <w:bCs/>
        </w:rPr>
        <w:br w:type="page"/>
      </w:r>
    </w:p>
    <w:p w14:paraId="794F9D0D" w14:textId="6FFF7640"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37E4507F"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w:t>
      </w:r>
      <w:ins w:id="2" w:author="Krishna Sanaka" w:date="2025-12-25T13:28:00Z" w16du:dateUtc="2025-12-25T18:28:00Z">
        <w:r w:rsidR="003F2788">
          <w:rPr>
            <w:rFonts w:ascii="Arial" w:hAnsi="Arial" w:cs="Arial"/>
          </w:rPr>
          <w:t>.</w:t>
        </w:r>
      </w:ins>
      <w:r>
        <w:rPr>
          <w:rFonts w:ascii="Arial" w:hAnsi="Arial" w:cs="Arial"/>
        </w:rPr>
        <w:t>S</w:t>
      </w:r>
      <w:ins w:id="3" w:author="Krishna Sanaka" w:date="2025-12-25T13:28:00Z" w16du:dateUtc="2025-12-25T18:28:00Z">
        <w:r w:rsidR="003F2788">
          <w:rPr>
            <w:rFonts w:ascii="Arial" w:hAnsi="Arial" w:cs="Arial"/>
          </w:rPr>
          <w:t>.</w:t>
        </w:r>
      </w:ins>
      <w:r w:rsidR="00DB1E66">
        <w:rPr>
          <w:rFonts w:ascii="Arial" w:hAnsi="Arial" w:cs="Arial"/>
        </w:rPr>
        <w:t xml:space="preserve"> between 1999-202</w:t>
      </w:r>
      <w:r w:rsidR="000800B9">
        <w:rPr>
          <w:rFonts w:ascii="Arial" w:hAnsi="Arial" w:cs="Arial"/>
        </w:rPr>
        <w:t>3</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w:t>
      </w:r>
      <w:r w:rsidR="00235968">
        <w:rPr>
          <w:rFonts w:ascii="Arial" w:hAnsi="Arial" w:cs="Arial"/>
        </w:rPr>
        <w:t>a</w:t>
      </w:r>
      <w:r w:rsidRPr="0099584A">
        <w:rPr>
          <w:rFonts w:ascii="Arial" w:hAnsi="Arial" w:cs="Arial"/>
        </w:rPr>
        <w:t xml:space="preserve">nnual </w:t>
      </w:r>
      <w:r w:rsidR="00235968">
        <w:rPr>
          <w:rFonts w:ascii="Arial" w:hAnsi="Arial" w:cs="Arial"/>
        </w:rPr>
        <w:t>p</w:t>
      </w:r>
      <w:r w:rsidRPr="0099584A">
        <w:rPr>
          <w:rFonts w:ascii="Arial" w:hAnsi="Arial" w:cs="Arial"/>
        </w:rPr>
        <w:t xml:space="preserve">ercent </w:t>
      </w:r>
      <w:r w:rsidR="00235968">
        <w:rPr>
          <w:rFonts w:ascii="Arial" w:hAnsi="Arial" w:cs="Arial"/>
        </w:rPr>
        <w:t>c</w:t>
      </w:r>
      <w:r w:rsidRPr="0099584A">
        <w:rPr>
          <w:rFonts w:ascii="Arial" w:hAnsi="Arial" w:cs="Arial"/>
        </w:rPr>
        <w:t>hange (APC) was 3.5</w:t>
      </w:r>
      <w:ins w:id="4" w:author="Krishna Sanaka" w:date="2025-12-25T10:59:00Z" w16du:dateUtc="2025-12-25T15:59:00Z">
        <w:r w:rsidR="00FC1F8C">
          <w:rPr>
            <w:rFonts w:ascii="Arial" w:hAnsi="Arial" w:cs="Arial"/>
          </w:rPr>
          <w:t>7</w:t>
        </w:r>
      </w:ins>
      <w:del w:id="5" w:author="Krishna Sanaka" w:date="2025-12-25T10:59:00Z" w16du:dateUtc="2025-12-25T15:59:00Z">
        <w:r w:rsidRPr="0099584A" w:rsidDel="00FC1F8C">
          <w:rPr>
            <w:rFonts w:ascii="Arial" w:hAnsi="Arial" w:cs="Arial"/>
          </w:rPr>
          <w:delText>4</w:delText>
        </w:r>
      </w:del>
      <w:r w:rsidRPr="0099584A">
        <w:rPr>
          <w:rFonts w:ascii="Arial" w:hAnsi="Arial" w:cs="Arial"/>
        </w:rPr>
        <w:t>%, and the diabetes- and trauma-associated osteomyelitis-related mortality APC were</w:t>
      </w:r>
      <w:del w:id="6" w:author="Krishna Sanaka" w:date="2025-12-25T13:21:00Z" w16du:dateUtc="2025-12-25T18:21:00Z">
        <w:r w:rsidRPr="0099584A" w:rsidDel="003A4CB0">
          <w:rPr>
            <w:rFonts w:ascii="Arial" w:hAnsi="Arial" w:cs="Arial"/>
          </w:rPr>
          <w:delText>,</w:delText>
        </w:r>
      </w:del>
      <w:r w:rsidRPr="0099584A">
        <w:rPr>
          <w:rFonts w:ascii="Arial" w:hAnsi="Arial" w:cs="Arial"/>
        </w:rPr>
        <w:t xml:space="preserve"> </w:t>
      </w:r>
      <w:r w:rsidR="0072428B">
        <w:rPr>
          <w:rFonts w:ascii="Arial" w:hAnsi="Arial" w:cs="Arial"/>
        </w:rPr>
        <w:t>4.0</w:t>
      </w:r>
      <w:ins w:id="7" w:author="Krishna Sanaka" w:date="2025-12-25T11:00:00Z" w16du:dateUtc="2025-12-25T16:00:00Z">
        <w:r w:rsidR="00FC1F8C">
          <w:rPr>
            <w:rFonts w:ascii="Arial" w:hAnsi="Arial" w:cs="Arial"/>
          </w:rPr>
          <w:t>7</w:t>
        </w:r>
      </w:ins>
      <w:del w:id="8" w:author="Krishna Sanaka" w:date="2025-12-25T11:00:00Z" w16du:dateUtc="2025-12-25T16:00:00Z">
        <w:r w:rsidR="0072428B" w:rsidDel="00FC1F8C">
          <w:rPr>
            <w:rFonts w:ascii="Arial" w:hAnsi="Arial" w:cs="Arial"/>
          </w:rPr>
          <w:delText>4</w:delText>
        </w:r>
      </w:del>
      <w:r w:rsidR="0072428B">
        <w:rPr>
          <w:rFonts w:ascii="Arial" w:hAnsi="Arial" w:cs="Arial"/>
        </w:rPr>
        <w:t>%</w:t>
      </w:r>
      <w:r w:rsidRPr="0099584A">
        <w:rPr>
          <w:rFonts w:ascii="Arial" w:hAnsi="Arial" w:cs="Arial"/>
        </w:rPr>
        <w:t xml:space="preserve"> and </w:t>
      </w:r>
      <w:ins w:id="9" w:author="Krishna Sanaka" w:date="2025-12-25T11:00:00Z" w16du:dateUtc="2025-12-25T16:00:00Z">
        <w:r w:rsidR="00FC1F8C">
          <w:rPr>
            <w:rFonts w:ascii="Arial" w:hAnsi="Arial" w:cs="Arial"/>
          </w:rPr>
          <w:t>7.9</w:t>
        </w:r>
      </w:ins>
      <w:del w:id="10" w:author="Krishna Sanaka" w:date="2025-12-25T11:00:00Z" w16du:dateUtc="2025-12-25T16:00:00Z">
        <w:r w:rsidR="0072428B" w:rsidDel="00FC1F8C">
          <w:rPr>
            <w:rFonts w:ascii="Arial" w:hAnsi="Arial" w:cs="Arial"/>
          </w:rPr>
          <w:delText>6.85</w:delText>
        </w:r>
      </w:del>
      <w:r w:rsidR="0072428B">
        <w:rPr>
          <w:rFonts w:ascii="Arial" w:hAnsi="Arial" w:cs="Arial"/>
        </w:rPr>
        <w:t>%</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Pr="00AB6FCA" w:rsidRDefault="008E22AD" w:rsidP="00FD703E">
      <w:pPr>
        <w:spacing w:after="0" w:line="480" w:lineRule="auto"/>
        <w:rPr>
          <w:rFonts w:ascii="Arial" w:hAnsi="Arial" w:cs="Arial"/>
          <w:rPrChange w:id="11" w:author="Krishna Sanaka" w:date="2025-12-25T11:55:00Z" w16du:dateUtc="2025-12-25T16:55:00Z">
            <w:rPr>
              <w:rFonts w:ascii="Arial" w:hAnsi="Arial" w:cs="Arial"/>
              <w:i/>
              <w:iCs/>
            </w:rPr>
          </w:rPrChange>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7F9279E7"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w:t>
      </w:r>
      <w:ins w:id="12" w:author="Sanaka, Krishna" w:date="2025-12-02T17:49:00Z" w16du:dateUtc="2025-12-02T22:49:00Z">
        <w:r w:rsidR="006568BC">
          <w:rPr>
            <w:rFonts w:ascii="Arial" w:hAnsi="Arial" w:cs="Arial"/>
          </w:rPr>
          <w:t xml:space="preserve"> hospitalization</w:t>
        </w:r>
      </w:ins>
      <w:r w:rsidR="0017492D">
        <w:rPr>
          <w:rFonts w:ascii="Arial" w:hAnsi="Arial" w:cs="Arial"/>
        </w:rPr>
        <w:t>.</w:t>
      </w:r>
      <w:r w:rsidR="00BA0111">
        <w:rPr>
          <w:rFonts w:ascii="Arial" w:hAnsi="Arial" w:cs="Arial"/>
        </w:rPr>
        <w:fldChar w:fldCharType="begin"/>
      </w:r>
      <w:r w:rsidR="00203DD4">
        <w:rPr>
          <w:rFonts w:ascii="Arial" w:hAnsi="Arial" w:cs="Arial"/>
        </w:rPr>
        <w:instrText xml:space="preserve"> ADDIN ZOTERO_ITEM CSL_CITATION {"citationID":"1Uk6sn9v","properties":{"formattedCitation":"\\super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A0111">
        <w:rPr>
          <w:rFonts w:ascii="Arial" w:hAnsi="Arial" w:cs="Arial"/>
        </w:rPr>
        <w:fldChar w:fldCharType="separate"/>
      </w:r>
      <w:r w:rsidR="00203DD4" w:rsidRPr="00203DD4">
        <w:rPr>
          <w:rFonts w:ascii="Arial" w:hAnsi="Arial" w:cs="Arial"/>
          <w:kern w:val="0"/>
          <w:vertAlign w:val="superscript"/>
        </w:rPr>
        <w:t>1</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in the United States</w:t>
      </w:r>
      <w:r w:rsidR="003C3120">
        <w:rPr>
          <w:rFonts w:ascii="Arial" w:hAnsi="Arial" w:cs="Arial"/>
        </w:rPr>
        <w:t xml:space="preserve"> (U.S.)</w:t>
      </w:r>
      <w:r w:rsidR="00A0403C">
        <w:rPr>
          <w:rFonts w:ascii="Arial" w:hAnsi="Arial" w:cs="Arial"/>
        </w:rPr>
        <w:t xml:space="preserve"> </w:t>
      </w:r>
      <w:r w:rsidR="00254BA7">
        <w:rPr>
          <w:rFonts w:ascii="Arial" w:hAnsi="Arial" w:cs="Arial"/>
        </w:rPr>
        <w:t>has grown in recent decades</w:t>
      </w:r>
      <w:ins w:id="13" w:author="Sanaka, Krishna" w:date="2025-12-02T18:03:00Z" w16du:dateUtc="2025-12-02T23:03:00Z">
        <w:r w:rsidR="00362D7E">
          <w:rPr>
            <w:rFonts w:ascii="Arial" w:hAnsi="Arial" w:cs="Arial"/>
          </w:rPr>
          <w:t xml:space="preserve"> to approximately </w:t>
        </w:r>
      </w:ins>
      <w:ins w:id="14" w:author="Sanaka, Krishna" w:date="2025-12-02T18:04:00Z" w16du:dateUtc="2025-12-02T23:04:00Z">
        <w:r w:rsidR="00F67A5B">
          <w:rPr>
            <w:rFonts w:ascii="Arial" w:hAnsi="Arial" w:cs="Arial"/>
          </w:rPr>
          <w:t>21.8 per 100,000 persons overall, with higher rates in older adults and individuals with chronic conditions</w:t>
        </w:r>
      </w:ins>
      <w:r w:rsidR="003B127F">
        <w:rPr>
          <w:rFonts w:ascii="Arial" w:hAnsi="Arial" w:cs="Arial"/>
        </w:rPr>
        <w:t>.</w:t>
      </w:r>
      <w:r w:rsidR="00277EBC">
        <w:rPr>
          <w:rFonts w:ascii="Arial" w:hAnsi="Arial" w:cs="Arial"/>
        </w:rPr>
        <w:fldChar w:fldCharType="begin"/>
      </w:r>
      <w:r w:rsidR="00203DD4">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03DD4" w:rsidRPr="00203DD4">
        <w:rPr>
          <w:rFonts w:ascii="Arial" w:hAnsi="Arial" w:cs="Arial"/>
          <w:kern w:val="0"/>
          <w:vertAlign w:val="superscript"/>
        </w:rPr>
        <w:t>2</w:t>
      </w:r>
      <w:r w:rsidR="00277EBC">
        <w:rPr>
          <w:rFonts w:ascii="Arial" w:hAnsi="Arial" w:cs="Arial"/>
        </w:rPr>
        <w:fldChar w:fldCharType="end"/>
      </w:r>
      <w:ins w:id="15" w:author="Sanaka, Krishna" w:date="2025-12-02T18:09:00Z" w16du:dateUtc="2025-12-02T23:09:00Z">
        <w:r w:rsidR="00E9223B">
          <w:rPr>
            <w:rFonts w:ascii="Arial" w:hAnsi="Arial" w:cs="Arial"/>
          </w:rPr>
          <w:t xml:space="preserve"> Patients with osteomyelitis show more than double the mortality </w:t>
        </w:r>
      </w:ins>
      <w:ins w:id="16" w:author="Sanaka, Krishna" w:date="2025-12-02T18:10:00Z" w16du:dateUtc="2025-12-02T23:10:00Z">
        <w:r w:rsidR="0047121E">
          <w:rPr>
            <w:rFonts w:ascii="Arial" w:hAnsi="Arial" w:cs="Arial"/>
          </w:rPr>
          <w:t xml:space="preserve">rate of </w:t>
        </w:r>
        <w:r w:rsidR="007A609C">
          <w:rPr>
            <w:rFonts w:ascii="Arial" w:hAnsi="Arial" w:cs="Arial"/>
          </w:rPr>
          <w:t xml:space="preserve">patients without </w:t>
        </w:r>
        <w:r w:rsidR="00D05D3F">
          <w:rPr>
            <w:rFonts w:ascii="Arial" w:hAnsi="Arial" w:cs="Arial"/>
          </w:rPr>
          <w:t>osteomyelitis, especially in older populations.</w:t>
        </w:r>
      </w:ins>
      <w:r w:rsidR="002B640F">
        <w:rPr>
          <w:rFonts w:ascii="Arial" w:hAnsi="Arial" w:cs="Arial"/>
        </w:rPr>
        <w:fldChar w:fldCharType="begin"/>
      </w:r>
      <w:r w:rsidR="002B640F">
        <w:rPr>
          <w:rFonts w:ascii="Arial" w:hAnsi="Arial" w:cs="Arial"/>
        </w:rPr>
        <w:instrText xml:space="preserve"> ADDIN ZOTERO_ITEM CSL_CITATION {"citationID":"06qQ0uYY","properties":{"formattedCitation":"\\super 3\\nosupersub{}","plainCitation":"3","noteIndex":0},"citationItems":[{"id":6784,"uris":["http://zotero.org/groups/5952805/items/BGTH7MPJ"],"itemData":{"id":6784,"type":"article-journal","abstract":"Background\nThe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issue.\n\nMethods\nWe identified 10,615 elderly patients (≥65 years) comprising 965 patients with chronic osteomyelitis and 9650 without chronic osteomyelitis matched at a ratio of 1:10 by age and gender between 1999 and 2010 from the Taiwan National Health Insurance Research Database. The risk of chronic osteomyelitis between the two cohorts was compared by a following-up until 2011.\n\nResults\nPatients with chronic osteomyelitis had a significantly higher mortality risk than those without chronic osteomyelitis [incidence rate ratio (IRR): 2.29; 95 % confidence interval (CI): 2.01–2.59], particularly the old elderly (≥85 years; IRR: 3.27; 95 % CI: 2.22–4.82) and males (IRR: 2.7; 95 % CI: 2.31–3.16). The highest mortality risk was observed in the first month (IRR: 5.01; 95 % CI: 2.02–12.42), and it remained persistently higher even after 6 years (IRR: 1.53; 95 % CI: 1.13–2.06) of follow-up. Cox proportional hazard regression analysis showed that chronic osteomyelitis [adjusted hazard ratio (AHR): 1.89; 95 % CI: 1.66–2.15], advanced age (≥85 years; AHR: 2.02; 95 % CI: 1.70–2.41), male (AHR: 1.34; 95 % CI: 1.22–1.48), and chronic comorbidities were independent predictors of mortality.\n\nConclusions\nThis study demonstrated that chronic osteomyelitis significantly increased the long-term mortality risk in the elderly. Therefore, strategies for prevention and treatment of chronic osteomyelitis and concomitant control of chronic comorbidities are very important for the management of the elderly, particularly for a future with an increasingly aged population worldwide.","container-title":"BMC Geriatrics","DOI":"10.1186/s12877-016-0248-8","ISSN":"1471-2318","journalAbbreviation":"BMC Geriatr","note":"PMID: 27029408\nPMCID: PMC4815108","page":"72","source":"PubMed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schema":"https://github.com/citation-style-language/schema/raw/master/csl-citation.json"} </w:instrText>
      </w:r>
      <w:r w:rsidR="002B640F">
        <w:rPr>
          <w:rFonts w:ascii="Arial" w:hAnsi="Arial" w:cs="Arial"/>
        </w:rPr>
        <w:fldChar w:fldCharType="separate"/>
      </w:r>
      <w:r w:rsidR="002B640F" w:rsidRPr="002B640F">
        <w:rPr>
          <w:rFonts w:ascii="Arial" w:hAnsi="Arial" w:cs="Arial"/>
          <w:kern w:val="0"/>
          <w:vertAlign w:val="superscript"/>
        </w:rPr>
        <w:t>3</w:t>
      </w:r>
      <w:r w:rsidR="002B640F">
        <w:rPr>
          <w:rFonts w:ascii="Arial" w:hAnsi="Arial" w:cs="Arial"/>
        </w:rPr>
        <w:fldChar w:fldCharType="end"/>
      </w:r>
    </w:p>
    <w:p w14:paraId="632806D7" w14:textId="328B5620"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C3120">
        <w:rPr>
          <w:rFonts w:ascii="Arial" w:hAnsi="Arial" w:cs="Arial"/>
        </w:rPr>
        <w:t>prevalence</w:t>
      </w:r>
      <w:r w:rsidR="00370E21">
        <w:rPr>
          <w:rFonts w:ascii="Arial" w:hAnsi="Arial" w:cs="Arial"/>
        </w:rPr>
        <w:t xml:space="preserve">, </w:t>
      </w:r>
      <w:r w:rsidR="00ED64D4">
        <w:rPr>
          <w:rFonts w:ascii="Arial" w:hAnsi="Arial" w:cs="Arial"/>
        </w:rPr>
        <w:t xml:space="preserve">the </w:t>
      </w:r>
      <w:r w:rsidR="0009075C">
        <w:rPr>
          <w:rFonts w:ascii="Arial" w:hAnsi="Arial" w:cs="Arial"/>
        </w:rPr>
        <w:t xml:space="preserve">national </w:t>
      </w:r>
      <w:r w:rsidR="00B3178B">
        <w:rPr>
          <w:rFonts w:ascii="Arial" w:hAnsi="Arial" w:cs="Arial"/>
        </w:rPr>
        <w:t xml:space="preserve">osteomyelitis-related mortality rate </w:t>
      </w:r>
      <w:r w:rsidR="00523753">
        <w:rPr>
          <w:rFonts w:ascii="Arial" w:hAnsi="Arial" w:cs="Arial"/>
        </w:rPr>
        <w:t xml:space="preserve">is </w:t>
      </w:r>
      <w:r w:rsidR="00203DD4">
        <w:rPr>
          <w:rFonts w:ascii="Arial" w:hAnsi="Arial" w:cs="Arial"/>
        </w:rPr>
        <w:t>understudied</w:t>
      </w:r>
      <w:r w:rsidR="00523753">
        <w:rPr>
          <w:rFonts w:ascii="Arial" w:hAnsi="Arial" w:cs="Arial"/>
        </w:rPr>
        <w:t xml:space="preserve">.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3C3120">
        <w:rPr>
          <w:rFonts w:ascii="Arial" w:hAnsi="Arial" w:cs="Arial"/>
        </w:rPr>
        <w:t>W</w:t>
      </w:r>
      <w:r w:rsidR="008E50F7">
        <w:rPr>
          <w:rFonts w:ascii="Arial" w:hAnsi="Arial" w:cs="Arial"/>
        </w:rPr>
        <w:t xml:space="preserve">e aim to fill knowledge gaps regarding osteomyelitis-related mortality burden and trends in the </w:t>
      </w:r>
      <w:r w:rsidR="003C3120">
        <w:rPr>
          <w:rFonts w:ascii="Arial" w:hAnsi="Arial" w:cs="Arial"/>
        </w:rPr>
        <w:t xml:space="preserve">U.S. </w:t>
      </w:r>
      <w:r w:rsidR="008E50F7">
        <w:rPr>
          <w:rFonts w:ascii="Arial" w:hAnsi="Arial" w:cs="Arial"/>
        </w:rPr>
        <w:t xml:space="preserve">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54B7A441"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w:t>
      </w:r>
      <w:r w:rsidR="003C3120">
        <w:rPr>
          <w:rFonts w:ascii="Arial" w:hAnsi="Arial" w:cs="Arial"/>
        </w:rPr>
        <w:t>U.S.,</w:t>
      </w:r>
      <w:r w:rsidR="00917C27">
        <w:rPr>
          <w:rFonts w:ascii="Arial" w:hAnsi="Arial" w:cs="Arial"/>
        </w:rPr>
        <w:t xml:space="preserve"> 1999</w:t>
      </w:r>
      <w:r w:rsidR="003C3120">
        <w:rPr>
          <w:rFonts w:ascii="Arial" w:hAnsi="Arial" w:cs="Arial"/>
        </w:rPr>
        <w:t>-</w:t>
      </w:r>
      <w:r w:rsidR="009763E9">
        <w:rPr>
          <w:rFonts w:ascii="Arial" w:hAnsi="Arial" w:cs="Arial"/>
        </w:rPr>
        <w:t>2023.</w:t>
      </w:r>
      <w:r w:rsidR="00401576">
        <w:rPr>
          <w:rFonts w:ascii="Arial" w:hAnsi="Arial" w:cs="Arial"/>
        </w:rPr>
        <w:fldChar w:fldCharType="begin"/>
      </w:r>
      <w:r w:rsidR="002B640F">
        <w:rPr>
          <w:rFonts w:ascii="Arial" w:hAnsi="Arial" w:cs="Arial"/>
        </w:rPr>
        <w:instrText xml:space="preserve"> ADDIN ZOTERO_ITEM CSL_CITATION {"citationID":"WhZZpve5","properties":{"formattedCitation":"\\super 4\\nosupersub{}","plainCitation":"4","noteIndex":0},"citationItems":[{"id":5572,"uris":["http://zotero.org/groups/5952805/items/CSPPI9H8"],"itemData":{"id":5572,"type":"webpage","container-title":"Centers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2B640F" w:rsidRPr="002B640F">
        <w:rPr>
          <w:rFonts w:ascii="Arial" w:hAnsi="Arial" w:cs="Arial"/>
          <w:kern w:val="0"/>
          <w:vertAlign w:val="superscript"/>
        </w:rPr>
        <w:t>4</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lastRenderedPageBreak/>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ICD-10 codes</w:t>
      </w:r>
      <w:r w:rsidR="008E50F7">
        <w:rPr>
          <w:rFonts w:ascii="Arial" w:hAnsi="Arial" w:cs="Arial"/>
        </w:rPr>
        <w:t>: M46.2</w:t>
      </w:r>
      <w:r w:rsidR="00547E63">
        <w:rPr>
          <w:rFonts w:ascii="Arial" w:hAnsi="Arial" w:cs="Arial"/>
        </w:rPr>
        <w:t xml:space="preserve"> (osteomyelitis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17"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E1</w:t>
      </w:r>
      <w:ins w:id="18" w:author="Krishna Sanaka" w:date="2025-12-24T12:31:00Z" w16du:dateUtc="2025-12-24T17:31:00Z">
        <w:r w:rsidR="00181491">
          <w:rPr>
            <w:rFonts w:ascii="Arial" w:hAnsi="Arial" w:cs="Arial"/>
          </w:rPr>
          <w:t>0</w:t>
        </w:r>
      </w:ins>
      <w:del w:id="19" w:author="Krishna Sanaka" w:date="2025-12-24T12:31:00Z" w16du:dateUtc="2025-12-24T17:31:00Z">
        <w:r w:rsidR="008E50F7" w:rsidDel="00181491">
          <w:rPr>
            <w:rFonts w:ascii="Arial" w:hAnsi="Arial" w:cs="Arial"/>
          </w:rPr>
          <w:delText>1</w:delText>
        </w:r>
      </w:del>
      <w:r w:rsidR="008E50F7">
        <w:rPr>
          <w:rFonts w:ascii="Arial" w:hAnsi="Arial" w:cs="Arial"/>
        </w:rPr>
        <w:t xml:space="preserve">-E14),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17"/>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w:t>
      </w:r>
      <w:ins w:id="20" w:author="Krishna Sanaka" w:date="2025-12-25T13:28:00Z" w16du:dateUtc="2025-12-25T18:28:00Z">
        <w:r w:rsidR="003F2788">
          <w:rPr>
            <w:rFonts w:ascii="Arial" w:hAnsi="Arial" w:cs="Arial"/>
          </w:rPr>
          <w:t>.</w:t>
        </w:r>
      </w:ins>
      <w:r w:rsidR="00B6797F">
        <w:rPr>
          <w:rFonts w:ascii="Arial" w:hAnsi="Arial" w:cs="Arial"/>
        </w:rPr>
        <w:t>S</w:t>
      </w:r>
      <w:ins w:id="21" w:author="Krishna Sanaka" w:date="2025-12-25T13:28:00Z" w16du:dateUtc="2025-12-25T18:28:00Z">
        <w:r w:rsidR="003F2788">
          <w:rPr>
            <w:rFonts w:ascii="Arial" w:hAnsi="Arial" w:cs="Arial"/>
          </w:rPr>
          <w:t>.</w:t>
        </w:r>
      </w:ins>
      <w:r w:rsidR="00B6797F">
        <w:rPr>
          <w:rFonts w:ascii="Arial" w:hAnsi="Arial" w:cs="Arial"/>
        </w:rPr>
        <w:t xml:space="preserve">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of trends in comorbidity-associated osteomyelitis (e.g., diabetes)</w:t>
      </w:r>
      <w:r w:rsidR="003C3120">
        <w:rPr>
          <w:rFonts w:ascii="Arial" w:hAnsi="Arial" w:cs="Arial"/>
        </w:rPr>
        <w:t>,</w:t>
      </w:r>
      <w:r w:rsidR="00E92DF0">
        <w:rPr>
          <w:rFonts w:ascii="Arial" w:hAnsi="Arial" w:cs="Arial"/>
        </w:rPr>
        <w:t xml:space="preserve">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r w:rsidR="00BB1BF3">
        <w:rPr>
          <w:rFonts w:ascii="Arial" w:hAnsi="Arial" w:cs="Arial"/>
        </w:rPr>
        <w:t>, also among the multiple causes</w:t>
      </w:r>
      <w:r w:rsidR="003C1512">
        <w:rPr>
          <w:rFonts w:ascii="Arial" w:hAnsi="Arial" w:cs="Arial"/>
        </w:rPr>
        <w:t>.</w:t>
      </w:r>
      <w:r w:rsidR="00F27E11">
        <w:rPr>
          <w:rFonts w:ascii="Arial" w:hAnsi="Arial" w:cs="Arial"/>
        </w:rPr>
        <w:t xml:space="preserve"> </w:t>
      </w:r>
    </w:p>
    <w:p w14:paraId="7C918723" w14:textId="170AD3E7" w:rsidR="00BD5821" w:rsidRDefault="00B6797F" w:rsidP="00FD703E">
      <w:pPr>
        <w:spacing w:after="0" w:line="480" w:lineRule="auto"/>
        <w:rPr>
          <w:rFonts w:ascii="Arial" w:hAnsi="Arial" w:cs="Arial"/>
        </w:rPr>
      </w:pPr>
      <w:r>
        <w:rPr>
          <w:rFonts w:ascii="Arial" w:hAnsi="Arial" w:cs="Arial"/>
        </w:rPr>
        <w:tab/>
      </w:r>
      <w:bookmarkStart w:id="22" w:name="_Hlk203458613"/>
      <w:r w:rsidR="00DE3192">
        <w:rPr>
          <w:rFonts w:ascii="Arial" w:hAnsi="Arial" w:cs="Arial"/>
        </w:rPr>
        <w:t xml:space="preserve">A p-value of &lt;0.05 was </w:t>
      </w:r>
      <w:r w:rsidR="00F51983">
        <w:rPr>
          <w:rFonts w:ascii="Arial" w:hAnsi="Arial" w:cs="Arial"/>
        </w:rPr>
        <w:t>considered</w:t>
      </w:r>
      <w:r w:rsidR="00DE3192">
        <w:rPr>
          <w:rFonts w:ascii="Arial" w:hAnsi="Arial" w:cs="Arial"/>
        </w:rPr>
        <w:t xml:space="preserv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w:t>
      </w:r>
      <w:r w:rsidR="00DE3192">
        <w:rPr>
          <w:rFonts w:ascii="Arial" w:hAnsi="Arial" w:cs="Arial"/>
        </w:rPr>
        <w:lastRenderedPageBreak/>
        <w:t xml:space="preserve">for statistical analysis is available at </w:t>
      </w:r>
      <w:r>
        <w:fldChar w:fldCharType="begin"/>
      </w:r>
      <w:r>
        <w:instrText>HYPERLINK "https://github.com/k-sanaka/cdcwonder_osteomyelitis"</w:instrText>
      </w:r>
      <w:r>
        <w:fldChar w:fldCharType="separate"/>
      </w:r>
      <w:r w:rsidRPr="006A6301">
        <w:rPr>
          <w:rStyle w:val="Hyperlink"/>
          <w:rFonts w:ascii="Arial" w:hAnsi="Arial" w:cs="Arial"/>
        </w:rPr>
        <w:t>https://github.com/k-sanaka/cdcwonder_osteomyelitis</w:t>
      </w:r>
      <w:r>
        <w:fldChar w:fldCharType="end"/>
      </w:r>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t>Results:</w:t>
      </w:r>
    </w:p>
    <w:p w14:paraId="2D64400F" w14:textId="3205F650"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w:t>
      </w:r>
      <w:ins w:id="23" w:author="Krishna Sanaka" w:date="2025-12-24T19:42:00Z" w16du:dateUtc="2025-12-25T00:42:00Z">
        <w:r w:rsidR="00EC2C39">
          <w:rPr>
            <w:rFonts w:ascii="Arial" w:hAnsi="Arial" w:cs="Arial"/>
          </w:rPr>
          <w:t>41</w:t>
        </w:r>
      </w:ins>
      <w:del w:id="24" w:author="Krishna Sanaka" w:date="2025-12-24T19:42:00Z" w16du:dateUtc="2025-12-25T00:42:00Z">
        <w:r w:rsidR="000853F3" w:rsidDel="00EC2C39">
          <w:rPr>
            <w:rFonts w:ascii="Arial" w:hAnsi="Arial" w:cs="Arial"/>
          </w:rPr>
          <w:delText>76</w:delText>
        </w:r>
      </w:del>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w:t>
      </w:r>
      <w:r w:rsidR="003C3120">
        <w:rPr>
          <w:rFonts w:ascii="Arial" w:hAnsi="Arial" w:cs="Arial"/>
        </w:rPr>
        <w:t xml:space="preserve">U.S. </w:t>
      </w:r>
      <w:r w:rsidR="00642B3D">
        <w:rPr>
          <w:rFonts w:ascii="Arial" w:hAnsi="Arial" w:cs="Arial"/>
        </w:rPr>
        <w:t xml:space="preserve">where osteomyelitis was listed as the </w:t>
      </w:r>
      <w:r w:rsidR="00435A70">
        <w:rPr>
          <w:rFonts w:ascii="Arial" w:hAnsi="Arial" w:cs="Arial"/>
        </w:rPr>
        <w:t>underlying cause</w:t>
      </w:r>
      <w:r w:rsidR="00B6797F">
        <w:rPr>
          <w:rFonts w:ascii="Arial" w:hAnsi="Arial" w:cs="Arial"/>
        </w:rPr>
        <w:t xml:space="preserve"> and 131,4</w:t>
      </w:r>
      <w:ins w:id="25" w:author="Krishna Sanaka" w:date="2025-12-25T09:52:00Z" w16du:dateUtc="2025-12-25T14:52:00Z">
        <w:r w:rsidR="00951FC0">
          <w:rPr>
            <w:rFonts w:ascii="Arial" w:hAnsi="Arial" w:cs="Arial"/>
          </w:rPr>
          <w:t>11</w:t>
        </w:r>
      </w:ins>
      <w:del w:id="26" w:author="Krishna Sanaka" w:date="2025-12-25T09:52:00Z" w16du:dateUtc="2025-12-25T14:52:00Z">
        <w:r w:rsidR="00B6797F" w:rsidDel="00951FC0">
          <w:rPr>
            <w:rFonts w:ascii="Arial" w:hAnsi="Arial" w:cs="Arial"/>
          </w:rPr>
          <w:delText>90</w:delText>
        </w:r>
      </w:del>
      <w:r w:rsidR="00B6797F">
        <w:rPr>
          <w:rFonts w:ascii="Arial" w:hAnsi="Arial" w:cs="Arial"/>
        </w:rPr>
        <w:t xml:space="preserve">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ins w:id="27" w:author="Krishna Sanaka" w:date="2025-12-25T11:27:00Z" w16du:dateUtc="2025-12-25T16:27:00Z">
        <w:r w:rsidR="009C73EF">
          <w:rPr>
            <w:rFonts w:ascii="Arial" w:hAnsi="Arial" w:cs="Arial"/>
          </w:rPr>
          <w:t>most decedents were male (5</w:t>
        </w:r>
      </w:ins>
      <w:ins w:id="28" w:author="Krishna Sanaka" w:date="2025-12-25T13:23:00Z" w16du:dateUtc="2025-12-25T18:23:00Z">
        <w:r w:rsidR="003A4CB0">
          <w:rPr>
            <w:rFonts w:ascii="Arial" w:hAnsi="Arial" w:cs="Arial"/>
          </w:rPr>
          <w:t>4</w:t>
        </w:r>
      </w:ins>
      <w:ins w:id="29" w:author="Krishna Sanaka" w:date="2025-12-25T11:27:00Z" w16du:dateUtc="2025-12-25T16:27:00Z">
        <w:r w:rsidR="009C73EF">
          <w:rPr>
            <w:rFonts w:ascii="Arial" w:hAnsi="Arial" w:cs="Arial"/>
          </w:rPr>
          <w:t>.05%), non-Hispanic White (74.31%)</w:t>
        </w:r>
      </w:ins>
      <w:ins w:id="30" w:author="Krishna Sanaka" w:date="2025-12-25T13:23:00Z" w16du:dateUtc="2025-12-25T18:23:00Z">
        <w:r w:rsidR="003A4CB0">
          <w:rPr>
            <w:rFonts w:ascii="Arial" w:hAnsi="Arial" w:cs="Arial"/>
          </w:rPr>
          <w:t>,</w:t>
        </w:r>
      </w:ins>
      <w:ins w:id="31" w:author="Krishna Sanaka" w:date="2025-12-25T11:27:00Z" w16du:dateUtc="2025-12-25T16:27:00Z">
        <w:r w:rsidR="009C73EF">
          <w:rPr>
            <w:rFonts w:ascii="Arial" w:hAnsi="Arial" w:cs="Arial"/>
          </w:rPr>
          <w:t xml:space="preserve"> and aged </w:t>
        </w:r>
        <w:r w:rsidR="009C73EF">
          <w:rPr>
            <w:rFonts w:ascii="Arial" w:hAnsi="Arial" w:cs="Arial"/>
          </w:rPr>
          <w:sym w:font="Symbol" w:char="F0B3"/>
        </w:r>
        <w:r w:rsidR="009C73EF">
          <w:rPr>
            <w:rFonts w:ascii="Arial" w:hAnsi="Arial" w:cs="Arial"/>
          </w:rPr>
          <w:t>65 years (</w:t>
        </w:r>
      </w:ins>
      <w:ins w:id="32" w:author="Krishna Sanaka" w:date="2025-12-25T11:28:00Z" w16du:dateUtc="2025-12-25T16:28:00Z">
        <w:r w:rsidR="009C73EF">
          <w:rPr>
            <w:rFonts w:ascii="Arial" w:hAnsi="Arial" w:cs="Arial"/>
          </w:rPr>
          <w:t xml:space="preserve">80.12%). </w:t>
        </w:r>
      </w:ins>
      <w:del w:id="33" w:author="Krishna Sanaka" w:date="2025-12-25T11:28:00Z" w16du:dateUtc="2025-12-25T16:28:00Z">
        <w:r w:rsidR="00587D34" w:rsidDel="009C73EF">
          <w:rPr>
            <w:rFonts w:ascii="Arial" w:hAnsi="Arial" w:cs="Arial"/>
          </w:rPr>
          <w:delText>54.0</w:delText>
        </w:r>
      </w:del>
      <w:del w:id="34" w:author="Krishna Sanaka" w:date="2025-12-24T19:44:00Z" w16du:dateUtc="2025-12-25T00:44:00Z">
        <w:r w:rsidR="00587D34" w:rsidDel="00EC2C39">
          <w:rPr>
            <w:rFonts w:ascii="Arial" w:hAnsi="Arial" w:cs="Arial"/>
          </w:rPr>
          <w:delText>2</w:delText>
        </w:r>
      </w:del>
      <w:del w:id="35" w:author="Krishna Sanaka" w:date="2025-12-25T11:28:00Z" w16du:dateUtc="2025-12-25T16:28:00Z">
        <w:r w:rsidR="00B6797F" w:rsidDel="009C73EF">
          <w:rPr>
            <w:rFonts w:ascii="Arial" w:hAnsi="Arial" w:cs="Arial"/>
          </w:rPr>
          <w:delText xml:space="preserve">% were men and </w:delText>
        </w:r>
        <w:r w:rsidR="005C4FF7" w:rsidDel="009C73EF">
          <w:rPr>
            <w:rFonts w:ascii="Arial" w:hAnsi="Arial" w:cs="Arial"/>
          </w:rPr>
          <w:delText>74.</w:delText>
        </w:r>
      </w:del>
      <w:del w:id="36" w:author="Krishna Sanaka" w:date="2025-12-24T19:46:00Z" w16du:dateUtc="2025-12-25T00:46:00Z">
        <w:r w:rsidR="005C4FF7" w:rsidDel="00EC2C39">
          <w:rPr>
            <w:rFonts w:ascii="Arial" w:hAnsi="Arial" w:cs="Arial"/>
          </w:rPr>
          <w:delText>28</w:delText>
        </w:r>
      </w:del>
      <w:del w:id="37" w:author="Krishna Sanaka" w:date="2025-12-25T11:28:00Z" w16du:dateUtc="2025-12-25T16:28:00Z">
        <w:r w:rsidR="00B6797F" w:rsidDel="009C73EF">
          <w:rPr>
            <w:rFonts w:ascii="Arial" w:hAnsi="Arial" w:cs="Arial"/>
          </w:rPr>
          <w:delText>% were non-Hispanic White. Most decedents were ≥65-years-old (</w:delText>
        </w:r>
        <w:r w:rsidR="009A7F74" w:rsidDel="009C73EF">
          <w:rPr>
            <w:rFonts w:ascii="Arial" w:hAnsi="Arial" w:cs="Arial"/>
          </w:rPr>
          <w:delText>80.</w:delText>
        </w:r>
      </w:del>
      <w:del w:id="38" w:author="Krishna Sanaka" w:date="2025-12-24T19:48:00Z" w16du:dateUtc="2025-12-25T00:48:00Z">
        <w:r w:rsidR="009A7F74" w:rsidDel="007311A1">
          <w:rPr>
            <w:rFonts w:ascii="Arial" w:hAnsi="Arial" w:cs="Arial"/>
          </w:rPr>
          <w:delText>07</w:delText>
        </w:r>
      </w:del>
      <w:del w:id="39" w:author="Krishna Sanaka" w:date="2025-12-25T11:28:00Z" w16du:dateUtc="2025-12-25T16:28:00Z">
        <w:r w:rsidR="00B6797F" w:rsidDel="009C73EF">
          <w:rPr>
            <w:rFonts w:ascii="Arial" w:hAnsi="Arial" w:cs="Arial"/>
          </w:rPr>
          <w:delText xml:space="preserve">%). </w:delText>
        </w:r>
      </w:del>
      <w:r w:rsidR="00B6797F">
        <w:rPr>
          <w:rFonts w:ascii="Arial" w:hAnsi="Arial" w:cs="Arial"/>
        </w:rPr>
        <w:t xml:space="preserve">Diabetes was the most common comorbid condition listed </w:t>
      </w:r>
      <w:r w:rsidR="005A6E90">
        <w:rPr>
          <w:rFonts w:ascii="Arial" w:hAnsi="Arial" w:cs="Arial"/>
        </w:rPr>
        <w:t>on</w:t>
      </w:r>
      <w:r w:rsidR="00B6797F">
        <w:rPr>
          <w:rFonts w:ascii="Arial" w:hAnsi="Arial" w:cs="Arial"/>
        </w:rPr>
        <w:t xml:space="preserve"> </w:t>
      </w:r>
      <w:ins w:id="40" w:author="Krishna Sanaka" w:date="2025-12-25T11:28:00Z" w16du:dateUtc="2025-12-25T16:28:00Z">
        <w:r w:rsidR="009C73EF">
          <w:rPr>
            <w:rFonts w:ascii="Arial" w:hAnsi="Arial" w:cs="Arial"/>
          </w:rPr>
          <w:t>death</w:t>
        </w:r>
      </w:ins>
      <w:del w:id="41" w:author="Krishna Sanaka" w:date="2025-12-25T11:28:00Z" w16du:dateUtc="2025-12-25T16:28:00Z">
        <w:r w:rsidR="00B6797F" w:rsidDel="009C73EF">
          <w:rPr>
            <w:rFonts w:ascii="Arial" w:hAnsi="Arial" w:cs="Arial"/>
          </w:rPr>
          <w:delText>the</w:delText>
        </w:r>
      </w:del>
      <w:r w:rsidR="00B6797F">
        <w:rPr>
          <w:rFonts w:ascii="Arial" w:hAnsi="Arial" w:cs="Arial"/>
        </w:rPr>
        <w:t xml:space="preserve"> certificate</w:t>
      </w:r>
      <w:r w:rsidR="005A6E90">
        <w:rPr>
          <w:rFonts w:ascii="Arial" w:hAnsi="Arial" w:cs="Arial"/>
        </w:rPr>
        <w:t>s</w:t>
      </w:r>
      <w:r w:rsidR="00B6797F">
        <w:rPr>
          <w:rFonts w:ascii="Arial" w:hAnsi="Arial" w:cs="Arial"/>
        </w:rPr>
        <w:t xml:space="preserve"> (</w:t>
      </w:r>
      <w:r w:rsidR="000001A2">
        <w:rPr>
          <w:rFonts w:ascii="Arial" w:hAnsi="Arial" w:cs="Arial"/>
        </w:rPr>
        <w:t>29.6</w:t>
      </w:r>
      <w:ins w:id="42" w:author="Krishna Sanaka" w:date="2025-12-25T09:53:00Z" w16du:dateUtc="2025-12-25T14:53:00Z">
        <w:r w:rsidR="00D63365">
          <w:rPr>
            <w:rFonts w:ascii="Arial" w:hAnsi="Arial" w:cs="Arial"/>
          </w:rPr>
          <w:t>5</w:t>
        </w:r>
      </w:ins>
      <w:del w:id="43" w:author="Krishna Sanaka" w:date="2025-12-25T09:53:00Z" w16du:dateUtc="2025-12-25T14:53:00Z">
        <w:r w:rsidR="00B9061D" w:rsidDel="00D63365">
          <w:rPr>
            <w:rFonts w:ascii="Arial" w:hAnsi="Arial" w:cs="Arial"/>
          </w:rPr>
          <w:delText>4</w:delText>
        </w:r>
      </w:del>
      <w:r w:rsidR="00B6797F">
        <w:rPr>
          <w:rFonts w:ascii="Arial" w:hAnsi="Arial" w:cs="Arial"/>
        </w:rPr>
        <w:t xml:space="preserve">%), followed by </w:t>
      </w:r>
      <w:r w:rsidR="005D789E">
        <w:rPr>
          <w:rFonts w:ascii="Arial" w:hAnsi="Arial" w:cs="Arial"/>
        </w:rPr>
        <w:t>decubitus ulcers (</w:t>
      </w:r>
      <w:r w:rsidR="0046766E">
        <w:rPr>
          <w:rFonts w:ascii="Arial" w:hAnsi="Arial" w:cs="Arial"/>
        </w:rPr>
        <w:t>9.4</w:t>
      </w:r>
      <w:ins w:id="44" w:author="Krishna Sanaka" w:date="2025-12-25T09:57:00Z" w16du:dateUtc="2025-12-25T14:57:00Z">
        <w:r w:rsidR="00AB64A0">
          <w:rPr>
            <w:rFonts w:ascii="Arial" w:hAnsi="Arial" w:cs="Arial"/>
          </w:rPr>
          <w:t>9</w:t>
        </w:r>
      </w:ins>
      <w:del w:id="45" w:author="Krishna Sanaka" w:date="2025-12-25T09:57:00Z" w16du:dateUtc="2025-12-25T14:57:00Z">
        <w:r w:rsidR="0046766E" w:rsidDel="00AB64A0">
          <w:rPr>
            <w:rFonts w:ascii="Arial" w:hAnsi="Arial" w:cs="Arial"/>
          </w:rPr>
          <w:delText>8</w:delText>
        </w:r>
      </w:del>
      <w:r w:rsidR="0046766E">
        <w:rPr>
          <w:rFonts w:ascii="Arial" w:hAnsi="Arial" w:cs="Arial"/>
        </w:rPr>
        <w:t xml:space="preserve">%),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2.</w:t>
      </w:r>
      <w:ins w:id="46" w:author="Krishna Sanaka" w:date="2025-12-25T10:02:00Z" w16du:dateUtc="2025-12-25T15:02:00Z">
        <w:r w:rsidR="000E49E6">
          <w:rPr>
            <w:rFonts w:ascii="Arial" w:hAnsi="Arial" w:cs="Arial"/>
          </w:rPr>
          <w:t>7</w:t>
        </w:r>
      </w:ins>
      <w:del w:id="47" w:author="Krishna Sanaka" w:date="2025-12-25T10:02:00Z" w16du:dateUtc="2025-12-25T15:02:00Z">
        <w:r w:rsidR="00823E70" w:rsidDel="000E49E6">
          <w:rPr>
            <w:rFonts w:ascii="Arial" w:hAnsi="Arial" w:cs="Arial"/>
          </w:rPr>
          <w:delText>6</w:delText>
        </w:r>
      </w:del>
      <w:r w:rsidR="00823E70">
        <w:rPr>
          <w:rFonts w:ascii="Arial" w:hAnsi="Arial" w:cs="Arial"/>
        </w:rPr>
        <w:t>6%)</w:t>
      </w:r>
      <w:ins w:id="48" w:author="Krishna Sanaka" w:date="2025-12-25T11:28:00Z" w16du:dateUtc="2025-12-25T16:28:00Z">
        <w:r w:rsidR="009C73EF">
          <w:rPr>
            <w:rFonts w:ascii="Arial" w:hAnsi="Arial" w:cs="Arial"/>
          </w:rPr>
          <w:t>, with comorbidity burden concentrated in older age groups (</w:t>
        </w:r>
        <w:r w:rsidR="009C73EF" w:rsidRPr="00153C05">
          <w:rPr>
            <w:rFonts w:ascii="Arial" w:hAnsi="Arial" w:cs="Arial"/>
            <w:b/>
            <w:bCs/>
            <w:rPrChange w:id="49" w:author="Krishna Sanaka" w:date="2025-12-25T11:37:00Z" w16du:dateUtc="2025-12-25T16:37:00Z">
              <w:rPr>
                <w:rFonts w:ascii="Arial" w:hAnsi="Arial" w:cs="Arial"/>
              </w:rPr>
            </w:rPrChange>
          </w:rPr>
          <w:t>Supplementary Tabl</w:t>
        </w:r>
      </w:ins>
      <w:ins w:id="50" w:author="Krishna Sanaka" w:date="2025-12-25T11:29:00Z" w16du:dateUtc="2025-12-25T16:29:00Z">
        <w:r w:rsidR="009C73EF" w:rsidRPr="00153C05">
          <w:rPr>
            <w:rFonts w:ascii="Arial" w:hAnsi="Arial" w:cs="Arial"/>
            <w:b/>
            <w:bCs/>
            <w:rPrChange w:id="51" w:author="Krishna Sanaka" w:date="2025-12-25T11:37:00Z" w16du:dateUtc="2025-12-25T16:37:00Z">
              <w:rPr>
                <w:rFonts w:ascii="Arial" w:hAnsi="Arial" w:cs="Arial"/>
              </w:rPr>
            </w:rPrChange>
          </w:rPr>
          <w:t>e 1</w:t>
        </w:r>
        <w:r w:rsidR="009C73EF">
          <w:rPr>
            <w:rFonts w:ascii="Arial" w:hAnsi="Arial" w:cs="Arial"/>
          </w:rPr>
          <w:t>)</w:t>
        </w:r>
      </w:ins>
      <w:r w:rsidR="00823E70">
        <w:rPr>
          <w:rFonts w:ascii="Arial" w:hAnsi="Arial" w:cs="Arial"/>
        </w:rPr>
        <w:t>.</w:t>
      </w:r>
    </w:p>
    <w:p w14:paraId="2D212524" w14:textId="18654ED3"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0.</w:t>
      </w:r>
      <w:ins w:id="52" w:author="Krishna Sanaka" w:date="2025-12-24T19:34:00Z" w16du:dateUtc="2025-12-25T00:34:00Z">
        <w:r w:rsidR="005D11F6">
          <w:rPr>
            <w:rFonts w:ascii="Arial" w:hAnsi="Arial" w:cs="Arial"/>
          </w:rPr>
          <w:t>4</w:t>
        </w:r>
      </w:ins>
      <w:del w:id="53" w:author="Krishna Sanaka" w:date="2025-12-24T19:34:00Z" w16du:dateUtc="2025-12-25T00:34:00Z">
        <w:r w:rsidR="00641E4C" w:rsidDel="005D11F6">
          <w:rPr>
            <w:rFonts w:ascii="Arial" w:hAnsi="Arial" w:cs="Arial"/>
          </w:rPr>
          <w:delText>3</w:delText>
        </w:r>
      </w:del>
      <w:r w:rsidR="00641E4C">
        <w:rPr>
          <w:rFonts w:ascii="Arial" w:hAnsi="Arial" w:cs="Arial"/>
        </w:rPr>
        <w:t xml:space="preserve">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w:t>
      </w:r>
      <w:ins w:id="54" w:author="Krishna Sanaka" w:date="2025-12-25T10:03:00Z" w16du:dateUtc="2025-12-25T15:03:00Z">
        <w:r w:rsidR="00204D13">
          <w:rPr>
            <w:rFonts w:ascii="Arial" w:hAnsi="Arial" w:cs="Arial"/>
          </w:rPr>
          <w:t>4</w:t>
        </w:r>
      </w:ins>
      <w:del w:id="55" w:author="Krishna Sanaka" w:date="2025-12-25T10:03:00Z" w16du:dateUtc="2025-12-25T15:03:00Z">
        <w:r w:rsidR="00156CCE" w:rsidDel="00204D13">
          <w:rPr>
            <w:rFonts w:ascii="Arial" w:hAnsi="Arial" w:cs="Arial"/>
          </w:rPr>
          <w:delText>1</w:delText>
        </w:r>
      </w:del>
      <w:r w:rsidR="00156CCE">
        <w:rPr>
          <w:rFonts w:ascii="Arial" w:hAnsi="Arial" w:cs="Arial"/>
        </w:rPr>
        <w:t>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ins w:id="56" w:author="Krishna Sanaka" w:date="2025-12-25T13:25:00Z" w16du:dateUtc="2025-12-25T18:25:00Z">
        <w:r w:rsidR="0077740C">
          <w:rPr>
            <w:rFonts w:ascii="Arial" w:hAnsi="Arial" w:cs="Arial"/>
          </w:rPr>
          <w:t>(</w:t>
        </w:r>
      </w:ins>
      <w:del w:id="57" w:author="Krishna Sanaka" w:date="2025-12-25T13:25:00Z" w16du:dateUtc="2025-12-25T18:25:00Z">
        <w:r w:rsidR="0053709B" w:rsidDel="0077740C">
          <w:rPr>
            <w:rFonts w:ascii="Arial" w:hAnsi="Arial" w:cs="Arial"/>
          </w:rPr>
          <w:delText>[</w:delText>
        </w:r>
      </w:del>
      <w:r w:rsidR="00A701C1">
        <w:rPr>
          <w:rFonts w:ascii="Arial" w:hAnsi="Arial" w:cs="Arial"/>
        </w:rPr>
        <w:t xml:space="preserve">APC of </w:t>
      </w:r>
      <w:r w:rsidR="00AC0EB7">
        <w:rPr>
          <w:rFonts w:ascii="Arial" w:hAnsi="Arial" w:cs="Arial"/>
        </w:rPr>
        <w:t>3.5</w:t>
      </w:r>
      <w:ins w:id="58" w:author="Krishna Sanaka" w:date="2025-12-25T10:03:00Z" w16du:dateUtc="2025-12-25T15:03:00Z">
        <w:r w:rsidR="006C1CD3">
          <w:rPr>
            <w:rFonts w:ascii="Arial" w:hAnsi="Arial" w:cs="Arial"/>
          </w:rPr>
          <w:t>7</w:t>
        </w:r>
      </w:ins>
      <w:del w:id="59" w:author="Krishna Sanaka" w:date="2025-12-25T10:03:00Z" w16du:dateUtc="2025-12-25T15:03:00Z">
        <w:r w:rsidR="00AC0EB7" w:rsidDel="006C1CD3">
          <w:rPr>
            <w:rFonts w:ascii="Arial" w:hAnsi="Arial" w:cs="Arial"/>
          </w:rPr>
          <w:delText>4</w:delText>
        </w:r>
      </w:del>
      <w:r w:rsidR="00DE5CE2">
        <w:rPr>
          <w:rFonts w:ascii="Arial" w:hAnsi="Arial" w:cs="Arial"/>
        </w:rPr>
        <w:t xml:space="preserve">% </w:t>
      </w:r>
      <w:del w:id="60" w:author="Krishna Sanaka" w:date="2025-12-25T13:25:00Z" w16du:dateUtc="2025-12-25T18:25:00Z">
        <w:r w:rsidR="000B3323" w:rsidDel="0077740C">
          <w:rPr>
            <w:rFonts w:ascii="Arial" w:hAnsi="Arial" w:cs="Arial"/>
          </w:rPr>
          <w:delText>(</w:delText>
        </w:r>
      </w:del>
      <w:ins w:id="61" w:author="Krishna Sanaka" w:date="2025-12-25T13:25:00Z" w16du:dateUtc="2025-12-25T18:25:00Z">
        <w:r w:rsidR="0077740C">
          <w:rPr>
            <w:rFonts w:ascii="Arial" w:hAnsi="Arial" w:cs="Arial"/>
          </w:rPr>
          <w:t>[</w:t>
        </w:r>
      </w:ins>
      <w:r w:rsidR="000B3323">
        <w:rPr>
          <w:rFonts w:ascii="Arial" w:hAnsi="Arial" w:cs="Arial"/>
        </w:rPr>
        <w:t>95% CI</w:t>
      </w:r>
      <w:ins w:id="62" w:author="Krishna Sanaka" w:date="2025-12-25T13:25:00Z" w16du:dateUtc="2025-12-25T18:25:00Z">
        <w:r w:rsidR="0077740C">
          <w:rPr>
            <w:rFonts w:ascii="Arial" w:hAnsi="Arial" w:cs="Arial"/>
          </w:rPr>
          <w:t>:</w:t>
        </w:r>
      </w:ins>
      <w:del w:id="63" w:author="Krishna Sanaka" w:date="2025-12-25T13:25:00Z" w16du:dateUtc="2025-12-25T18:25:00Z">
        <w:r w:rsidR="0053709B" w:rsidDel="0077740C">
          <w:rPr>
            <w:rFonts w:ascii="Arial" w:hAnsi="Arial" w:cs="Arial"/>
          </w:rPr>
          <w:delText>)</w:delText>
        </w:r>
      </w:del>
      <w:r w:rsidR="000B3323">
        <w:rPr>
          <w:rFonts w:ascii="Arial" w:hAnsi="Arial" w:cs="Arial"/>
        </w:rPr>
        <w:t xml:space="preserve"> </w:t>
      </w:r>
      <w:r w:rsidR="00AA41E0">
        <w:rPr>
          <w:rFonts w:ascii="Arial" w:hAnsi="Arial" w:cs="Arial"/>
        </w:rPr>
        <w:t>2.8</w:t>
      </w:r>
      <w:ins w:id="64" w:author="Krishna Sanaka" w:date="2025-12-25T10:03:00Z" w16du:dateUtc="2025-12-25T15:03:00Z">
        <w:r w:rsidR="006C1CD3">
          <w:rPr>
            <w:rFonts w:ascii="Arial" w:hAnsi="Arial" w:cs="Arial"/>
          </w:rPr>
          <w:t>3</w:t>
        </w:r>
      </w:ins>
      <w:r w:rsidR="00BB5719">
        <w:rPr>
          <w:rFonts w:ascii="Arial" w:hAnsi="Arial" w:cs="Arial"/>
        </w:rPr>
        <w:t xml:space="preserve">, </w:t>
      </w:r>
      <w:r w:rsidR="00F91B94">
        <w:rPr>
          <w:rFonts w:ascii="Arial" w:hAnsi="Arial" w:cs="Arial"/>
        </w:rPr>
        <w:t>4</w:t>
      </w:r>
      <w:r w:rsidR="00BB5719">
        <w:rPr>
          <w:rFonts w:ascii="Arial" w:hAnsi="Arial" w:cs="Arial"/>
        </w:rPr>
        <w:t>.</w:t>
      </w:r>
      <w:ins w:id="65" w:author="Krishna Sanaka" w:date="2025-12-25T10:04:00Z" w16du:dateUtc="2025-12-25T15:04:00Z">
        <w:r w:rsidR="006C1CD3">
          <w:rPr>
            <w:rFonts w:ascii="Arial" w:hAnsi="Arial" w:cs="Arial"/>
          </w:rPr>
          <w:t>32</w:t>
        </w:r>
      </w:ins>
      <w:del w:id="66" w:author="Krishna Sanaka" w:date="2025-12-25T10:04:00Z" w16du:dateUtc="2025-12-25T15:04:00Z">
        <w:r w:rsidR="00BB5719" w:rsidDel="006C1CD3">
          <w:rPr>
            <w:rFonts w:ascii="Arial" w:hAnsi="Arial" w:cs="Arial"/>
          </w:rPr>
          <w:delText>28</w:delText>
        </w:r>
      </w:del>
      <w:ins w:id="67" w:author="Krishna Sanaka" w:date="2025-12-25T13:25:00Z" w16du:dateUtc="2025-12-25T18:25:00Z">
        <w:r w:rsidR="0077740C">
          <w:rPr>
            <w:rFonts w:ascii="Arial" w:hAnsi="Arial" w:cs="Arial"/>
          </w:rPr>
          <w:t>]</w:t>
        </w:r>
      </w:ins>
      <w:r w:rsidR="00BB5719">
        <w:rPr>
          <w:rFonts w:ascii="Arial" w:hAnsi="Arial" w:cs="Arial"/>
        </w:rPr>
        <w:t xml:space="preserve">; p &lt; </w:t>
      </w:r>
      <w:r w:rsidR="007C0CAD">
        <w:rPr>
          <w:rFonts w:ascii="Arial" w:hAnsi="Arial" w:cs="Arial"/>
        </w:rPr>
        <w:t>0.001</w:t>
      </w:r>
      <w:ins w:id="68" w:author="Krishna Sanaka" w:date="2025-12-25T13:25:00Z" w16du:dateUtc="2025-12-25T18:25:00Z">
        <w:r w:rsidR="0077740C">
          <w:rPr>
            <w:rFonts w:ascii="Arial" w:hAnsi="Arial" w:cs="Arial"/>
          </w:rPr>
          <w:t>)</w:t>
        </w:r>
      </w:ins>
      <w:del w:id="69" w:author="Krishna Sanaka" w:date="2025-12-25T13:25:00Z" w16du:dateUtc="2025-12-25T18:25:00Z">
        <w:r w:rsidR="00A17BB5" w:rsidDel="0077740C">
          <w:rPr>
            <w:rFonts w:ascii="Arial" w:hAnsi="Arial" w:cs="Arial"/>
          </w:rPr>
          <w:delText>]</w:delText>
        </w:r>
      </w:del>
      <w:del w:id="70" w:author="Krishna Sanaka" w:date="2025-12-25T11:32:00Z" w16du:dateUtc="2025-12-25T16:32:00Z">
        <w:r w:rsidR="00E52941" w:rsidDel="00153C05">
          <w:rPr>
            <w:rFonts w:ascii="Arial" w:hAnsi="Arial" w:cs="Arial"/>
          </w:rPr>
          <w:delText xml:space="preserve"> (</w:delText>
        </w:r>
        <w:r w:rsidR="00E52941" w:rsidDel="00153C05">
          <w:rPr>
            <w:rFonts w:ascii="Arial" w:hAnsi="Arial" w:cs="Arial"/>
            <w:b/>
            <w:bCs/>
          </w:rPr>
          <w:delText>Table 1</w:delText>
        </w:r>
        <w:r w:rsidR="00E52941" w:rsidDel="00153C05">
          <w:rPr>
            <w:rFonts w:ascii="Arial" w:hAnsi="Arial" w:cs="Arial"/>
          </w:rPr>
          <w:delText>)</w:delText>
        </w:r>
      </w:del>
      <w:r w:rsidR="00A17BB5">
        <w:rPr>
          <w:rFonts w:ascii="Arial" w:hAnsi="Arial" w:cs="Arial"/>
        </w:rPr>
        <w:t>.</w:t>
      </w:r>
      <w:r w:rsidR="000F3C6E">
        <w:rPr>
          <w:rFonts w:ascii="Arial" w:hAnsi="Arial" w:cs="Arial"/>
        </w:rPr>
        <w:t xml:space="preserve"> </w:t>
      </w:r>
      <w:ins w:id="71" w:author="Krishna Sanaka" w:date="2025-12-25T11:31:00Z" w16du:dateUtc="2025-12-25T16:31:00Z">
        <w:r w:rsidR="00153C05">
          <w:rPr>
            <w:rFonts w:ascii="Arial" w:hAnsi="Arial" w:cs="Arial"/>
          </w:rPr>
          <w:t xml:space="preserve">AAMRs increased significantly across most demographic </w:t>
        </w:r>
      </w:ins>
      <w:ins w:id="72" w:author="Krishna Sanaka" w:date="2025-12-25T11:32:00Z" w16du:dateUtc="2025-12-25T16:32:00Z">
        <w:r w:rsidR="00153C05">
          <w:rPr>
            <w:rFonts w:ascii="Arial" w:hAnsi="Arial" w:cs="Arial"/>
          </w:rPr>
          <w:t>groups</w:t>
        </w:r>
      </w:ins>
      <w:ins w:id="73" w:author="Krishna Sanaka" w:date="2025-12-25T11:45:00Z" w16du:dateUtc="2025-12-25T16:45:00Z">
        <w:r w:rsidR="00AB6FCA">
          <w:rPr>
            <w:rFonts w:ascii="Arial" w:hAnsi="Arial" w:cs="Arial"/>
          </w:rPr>
          <w:t xml:space="preserve">, and relative differences by sex, race/ethnicity, and region persisted over time </w:t>
        </w:r>
      </w:ins>
      <w:ins w:id="74" w:author="Krishna Sanaka" w:date="2025-12-25T11:32:00Z" w16du:dateUtc="2025-12-25T16:32:00Z">
        <w:r w:rsidR="00153C05">
          <w:rPr>
            <w:rFonts w:ascii="Arial" w:hAnsi="Arial" w:cs="Arial"/>
          </w:rPr>
          <w:t>(</w:t>
        </w:r>
        <w:r w:rsidR="00153C05" w:rsidRPr="00153C05">
          <w:rPr>
            <w:rFonts w:ascii="Arial" w:hAnsi="Arial" w:cs="Arial"/>
            <w:b/>
            <w:bCs/>
            <w:rPrChange w:id="75" w:author="Krishna Sanaka" w:date="2025-12-25T11:32:00Z" w16du:dateUtc="2025-12-25T16:32:00Z">
              <w:rPr>
                <w:rFonts w:ascii="Arial" w:hAnsi="Arial" w:cs="Arial"/>
              </w:rPr>
            </w:rPrChange>
          </w:rPr>
          <w:t>Table 1</w:t>
        </w:r>
      </w:ins>
      <w:ins w:id="76" w:author="Krishna Sanaka" w:date="2025-12-25T11:37:00Z" w16du:dateUtc="2025-12-25T16:37:00Z">
        <w:r w:rsidR="00153C05">
          <w:rPr>
            <w:rFonts w:ascii="Arial" w:hAnsi="Arial" w:cs="Arial"/>
            <w:b/>
            <w:bCs/>
          </w:rPr>
          <w:t>; Supplementary Table 2</w:t>
        </w:r>
      </w:ins>
      <w:ins w:id="77" w:author="Krishna Sanaka" w:date="2025-12-25T11:32:00Z" w16du:dateUtc="2025-12-25T16:32:00Z">
        <w:r w:rsidR="00153C05">
          <w:rPr>
            <w:rFonts w:ascii="Arial" w:hAnsi="Arial" w:cs="Arial"/>
          </w:rPr>
          <w:t xml:space="preserve">). </w:t>
        </w:r>
      </w:ins>
      <w:del w:id="78" w:author="Krishna Sanaka" w:date="2025-12-25T11:32:00Z" w16du:dateUtc="2025-12-25T16:32:00Z">
        <w:r w:rsidR="009B4786" w:rsidDel="00153C05">
          <w:rPr>
            <w:rFonts w:ascii="Arial" w:hAnsi="Arial" w:cs="Arial"/>
          </w:rPr>
          <w:delText xml:space="preserve">Most demographic subgroups also </w:delText>
        </w:r>
        <w:r w:rsidR="00090D42" w:rsidDel="00153C05">
          <w:rPr>
            <w:rFonts w:ascii="Arial" w:hAnsi="Arial" w:cs="Arial"/>
          </w:rPr>
          <w:delText xml:space="preserve">experienced increases in AAMR </w:delText>
        </w:r>
        <w:r w:rsidR="00150350" w:rsidDel="00153C05">
          <w:rPr>
            <w:rFonts w:ascii="Arial" w:hAnsi="Arial" w:cs="Arial"/>
          </w:rPr>
          <w:delText xml:space="preserve">over the study period. </w:delText>
        </w:r>
        <w:r w:rsidR="006A5B7C" w:rsidDel="00153C05">
          <w:rPr>
            <w:rFonts w:ascii="Arial" w:hAnsi="Arial" w:cs="Arial"/>
          </w:rPr>
          <w:delText>Male</w:delText>
        </w:r>
        <w:r w:rsidR="0053709B" w:rsidDel="00153C05">
          <w:rPr>
            <w:rFonts w:ascii="Arial" w:hAnsi="Arial" w:cs="Arial"/>
          </w:rPr>
          <w:delText>s</w:delText>
        </w:r>
        <w:r w:rsidR="00CE6F37" w:rsidDel="00153C05">
          <w:rPr>
            <w:rFonts w:ascii="Arial" w:hAnsi="Arial" w:cs="Arial"/>
          </w:rPr>
          <w:delText xml:space="preserve"> </w:delText>
        </w:r>
        <w:r w:rsidR="00A71828" w:rsidDel="00153C05">
          <w:rPr>
            <w:rFonts w:ascii="Arial" w:hAnsi="Arial" w:cs="Arial"/>
          </w:rPr>
          <w:delText xml:space="preserve">had an APC in their AAMRs </w:delText>
        </w:r>
        <w:r w:rsidR="00295AEB" w:rsidDel="00153C05">
          <w:rPr>
            <w:rFonts w:ascii="Arial" w:hAnsi="Arial" w:cs="Arial"/>
          </w:rPr>
          <w:delText xml:space="preserve">of </w:delText>
        </w:r>
        <w:r w:rsidR="00AF61AA" w:rsidDel="00153C05">
          <w:rPr>
            <w:rFonts w:ascii="Arial" w:hAnsi="Arial" w:cs="Arial"/>
          </w:rPr>
          <w:delText>3.</w:delText>
        </w:r>
        <w:r w:rsidR="000C4944" w:rsidDel="00153C05">
          <w:rPr>
            <w:rFonts w:ascii="Arial" w:hAnsi="Arial" w:cs="Arial"/>
          </w:rPr>
          <w:delText>92</w:delText>
        </w:r>
        <w:r w:rsidR="00AF61AA" w:rsidDel="00153C05">
          <w:rPr>
            <w:rFonts w:ascii="Arial" w:hAnsi="Arial" w:cs="Arial"/>
          </w:rPr>
          <w:delText xml:space="preserve">% (95% CI: </w:delText>
        </w:r>
        <w:r w:rsidR="00F83938" w:rsidDel="00153C05">
          <w:rPr>
            <w:rFonts w:ascii="Arial" w:hAnsi="Arial" w:cs="Arial"/>
          </w:rPr>
          <w:delText>3.23</w:delText>
        </w:r>
        <w:r w:rsidR="00443498" w:rsidDel="00153C05">
          <w:rPr>
            <w:rFonts w:ascii="Arial" w:hAnsi="Arial" w:cs="Arial"/>
          </w:rPr>
          <w:delText xml:space="preserve">, </w:delText>
        </w:r>
        <w:r w:rsidR="00F909FF" w:rsidDel="00153C05">
          <w:rPr>
            <w:rFonts w:ascii="Arial" w:hAnsi="Arial" w:cs="Arial"/>
          </w:rPr>
          <w:delText>4.61</w:delText>
        </w:r>
        <w:r w:rsidR="00443498" w:rsidDel="00153C05">
          <w:rPr>
            <w:rFonts w:ascii="Arial" w:hAnsi="Arial" w:cs="Arial"/>
          </w:rPr>
          <w:delText>; p &lt; 0.001)</w:delText>
        </w:r>
        <w:r w:rsidR="008317F2" w:rsidDel="00153C05">
          <w:rPr>
            <w:rFonts w:ascii="Arial" w:hAnsi="Arial" w:cs="Arial"/>
          </w:rPr>
          <w:delText>, while female</w:delText>
        </w:r>
        <w:r w:rsidR="0053709B" w:rsidDel="00153C05">
          <w:rPr>
            <w:rFonts w:ascii="Arial" w:hAnsi="Arial" w:cs="Arial"/>
          </w:rPr>
          <w:delText>s</w:delText>
        </w:r>
        <w:r w:rsidR="008317F2" w:rsidDel="00153C05">
          <w:rPr>
            <w:rFonts w:ascii="Arial" w:hAnsi="Arial" w:cs="Arial"/>
          </w:rPr>
          <w:delText xml:space="preserve"> had an APC of </w:delText>
        </w:r>
        <w:r w:rsidR="00F13311" w:rsidDel="00153C05">
          <w:rPr>
            <w:rFonts w:ascii="Arial" w:hAnsi="Arial" w:cs="Arial"/>
          </w:rPr>
          <w:delText>3.0</w:delText>
        </w:r>
      </w:del>
      <w:del w:id="79" w:author="Krishna Sanaka" w:date="2025-12-25T10:04:00Z" w16du:dateUtc="2025-12-25T15:04:00Z">
        <w:r w:rsidR="00F13311" w:rsidDel="00DE3E48">
          <w:rPr>
            <w:rFonts w:ascii="Arial" w:hAnsi="Arial" w:cs="Arial"/>
          </w:rPr>
          <w:delText>5</w:delText>
        </w:r>
      </w:del>
      <w:del w:id="80" w:author="Krishna Sanaka" w:date="2025-12-25T11:32:00Z" w16du:dateUtc="2025-12-25T16:32:00Z">
        <w:r w:rsidR="005924A9" w:rsidDel="00153C05">
          <w:rPr>
            <w:rFonts w:ascii="Arial" w:hAnsi="Arial" w:cs="Arial"/>
          </w:rPr>
          <w:delText xml:space="preserve"> </w:delText>
        </w:r>
        <w:r w:rsidR="00D42EB0" w:rsidDel="00153C05">
          <w:rPr>
            <w:rFonts w:ascii="Arial" w:hAnsi="Arial" w:cs="Arial"/>
          </w:rPr>
          <w:delText>(</w:delText>
        </w:r>
        <w:r w:rsidR="005924A9" w:rsidDel="00153C05">
          <w:rPr>
            <w:rFonts w:ascii="Arial" w:hAnsi="Arial" w:cs="Arial"/>
          </w:rPr>
          <w:delText xml:space="preserve">95% CI: </w:delText>
        </w:r>
        <w:r w:rsidR="00E46390" w:rsidDel="00153C05">
          <w:rPr>
            <w:rFonts w:ascii="Arial" w:hAnsi="Arial" w:cs="Arial"/>
          </w:rPr>
          <w:delText>2.2</w:delText>
        </w:r>
      </w:del>
      <w:del w:id="81" w:author="Krishna Sanaka" w:date="2025-12-25T10:04:00Z" w16du:dateUtc="2025-12-25T15:04:00Z">
        <w:r w:rsidR="00E46390" w:rsidDel="00DE3E48">
          <w:rPr>
            <w:rFonts w:ascii="Arial" w:hAnsi="Arial" w:cs="Arial"/>
          </w:rPr>
          <w:delText>1</w:delText>
        </w:r>
      </w:del>
      <w:del w:id="82" w:author="Krishna Sanaka" w:date="2025-12-25T11:32:00Z" w16du:dateUtc="2025-12-25T16:32:00Z">
        <w:r w:rsidR="00C619B0" w:rsidDel="00153C05">
          <w:rPr>
            <w:rFonts w:ascii="Arial" w:hAnsi="Arial" w:cs="Arial"/>
          </w:rPr>
          <w:delText xml:space="preserve">, </w:delText>
        </w:r>
        <w:r w:rsidR="00E46390" w:rsidDel="00153C05">
          <w:rPr>
            <w:rFonts w:ascii="Arial" w:hAnsi="Arial" w:cs="Arial"/>
          </w:rPr>
          <w:delText>3.</w:delText>
        </w:r>
      </w:del>
      <w:del w:id="83" w:author="Krishna Sanaka" w:date="2025-12-25T10:04:00Z" w16du:dateUtc="2025-12-25T15:04:00Z">
        <w:r w:rsidR="00E46390" w:rsidDel="00DE3E48">
          <w:rPr>
            <w:rFonts w:ascii="Arial" w:hAnsi="Arial" w:cs="Arial"/>
          </w:rPr>
          <w:delText>8</w:delText>
        </w:r>
      </w:del>
      <w:del w:id="84" w:author="Krishna Sanaka" w:date="2025-12-25T11:32:00Z" w16du:dateUtc="2025-12-25T16:32:00Z">
        <w:r w:rsidR="00E46390" w:rsidDel="00153C05">
          <w:rPr>
            <w:rFonts w:ascii="Arial" w:hAnsi="Arial" w:cs="Arial"/>
          </w:rPr>
          <w:delText>9</w:delText>
        </w:r>
        <w:r w:rsidR="00C619B0" w:rsidDel="00153C05">
          <w:rPr>
            <w:rFonts w:ascii="Arial" w:hAnsi="Arial" w:cs="Arial"/>
          </w:rPr>
          <w:delText xml:space="preserve">: p &lt; 0.001). </w:delText>
        </w:r>
        <w:r w:rsidR="00060231" w:rsidDel="00153C05">
          <w:rPr>
            <w:rFonts w:ascii="Arial" w:hAnsi="Arial" w:cs="Arial"/>
          </w:rPr>
          <w:delText xml:space="preserve">Regarding </w:delText>
        </w:r>
        <w:r w:rsidR="000A0753" w:rsidDel="00153C05">
          <w:rPr>
            <w:rFonts w:ascii="Arial" w:hAnsi="Arial" w:cs="Arial"/>
          </w:rPr>
          <w:delText xml:space="preserve">racial and ethnic groups, </w:delText>
        </w:r>
        <w:r w:rsidR="002C5BD9" w:rsidDel="00153C05">
          <w:rPr>
            <w:rFonts w:ascii="Arial" w:hAnsi="Arial" w:cs="Arial"/>
          </w:rPr>
          <w:delText xml:space="preserve">Non-Hispanic White </w:delText>
        </w:r>
        <w:r w:rsidR="005578FA" w:rsidRPr="005578FA" w:rsidDel="00153C05">
          <w:rPr>
            <w:rFonts w:ascii="Arial" w:hAnsi="Arial" w:cs="Arial"/>
          </w:rPr>
          <w:delText xml:space="preserve">(APC: </w:delText>
        </w:r>
      </w:del>
      <w:del w:id="85" w:author="Krishna Sanaka" w:date="2025-12-25T10:13:00Z" w16du:dateUtc="2025-12-25T15:13:00Z">
        <w:r w:rsidR="00003581" w:rsidDel="00DE3E48">
          <w:rPr>
            <w:rFonts w:ascii="Arial" w:hAnsi="Arial" w:cs="Arial"/>
          </w:rPr>
          <w:delText>4.01</w:delText>
        </w:r>
      </w:del>
      <w:del w:id="86" w:author="Krishna Sanaka" w:date="2025-12-25T11:32:00Z" w16du:dateUtc="2025-12-25T16:32:00Z">
        <w:r w:rsidR="005578FA" w:rsidRPr="005578FA" w:rsidDel="00153C05">
          <w:rPr>
            <w:rFonts w:ascii="Arial" w:hAnsi="Arial" w:cs="Arial"/>
          </w:rPr>
          <w:delText xml:space="preserve">% [95% CI: </w:delText>
        </w:r>
        <w:r w:rsidR="00820D2C" w:rsidDel="00153C05">
          <w:rPr>
            <w:rFonts w:ascii="Arial" w:hAnsi="Arial" w:cs="Arial"/>
          </w:rPr>
          <w:delText>3.</w:delText>
        </w:r>
      </w:del>
      <w:del w:id="87" w:author="Krishna Sanaka" w:date="2025-12-25T10:13:00Z" w16du:dateUtc="2025-12-25T15:13:00Z">
        <w:r w:rsidR="00820D2C" w:rsidDel="00BC4C0F">
          <w:rPr>
            <w:rFonts w:ascii="Arial" w:hAnsi="Arial" w:cs="Arial"/>
          </w:rPr>
          <w:delText>28</w:delText>
        </w:r>
      </w:del>
      <w:del w:id="88" w:author="Krishna Sanaka" w:date="2025-12-25T11:32:00Z" w16du:dateUtc="2025-12-25T16:32:00Z">
        <w:r w:rsidR="005578FA" w:rsidRPr="005578FA" w:rsidDel="00153C05">
          <w:rPr>
            <w:rFonts w:ascii="Arial" w:hAnsi="Arial" w:cs="Arial"/>
          </w:rPr>
          <w:delText xml:space="preserve">%, </w:delText>
        </w:r>
        <w:r w:rsidR="003A7DB0" w:rsidDel="00153C05">
          <w:rPr>
            <w:rFonts w:ascii="Arial" w:hAnsi="Arial" w:cs="Arial"/>
          </w:rPr>
          <w:delText>4.7</w:delText>
        </w:r>
      </w:del>
      <w:del w:id="89" w:author="Krishna Sanaka" w:date="2025-12-25T10:14:00Z" w16du:dateUtc="2025-12-25T15:14:00Z">
        <w:r w:rsidR="003A7DB0" w:rsidDel="00BC4C0F">
          <w:rPr>
            <w:rFonts w:ascii="Arial" w:hAnsi="Arial" w:cs="Arial"/>
          </w:rPr>
          <w:delText>5</w:delText>
        </w:r>
      </w:del>
      <w:del w:id="90" w:author="Krishna Sanaka" w:date="2025-12-25T11:32:00Z" w16du:dateUtc="2025-12-25T16:32:00Z">
        <w:r w:rsidR="005578FA" w:rsidRPr="005578FA" w:rsidDel="00153C05">
          <w:rPr>
            <w:rFonts w:ascii="Arial" w:hAnsi="Arial" w:cs="Arial"/>
          </w:rPr>
          <w:delText>%]; p &lt; 0.0</w:delText>
        </w:r>
        <w:r w:rsidR="006226A0" w:rsidDel="00153C05">
          <w:rPr>
            <w:rFonts w:ascii="Arial" w:hAnsi="Arial" w:cs="Arial"/>
          </w:rPr>
          <w:delText>0</w:delText>
        </w:r>
        <w:r w:rsidR="005578FA" w:rsidRPr="005578FA" w:rsidDel="00153C05">
          <w:rPr>
            <w:rFonts w:ascii="Arial" w:hAnsi="Arial" w:cs="Arial"/>
          </w:rPr>
          <w:delText xml:space="preserve">1), Non-Hispanic Black (APC: </w:delText>
        </w:r>
        <w:r w:rsidR="008069BA" w:rsidDel="00153C05">
          <w:rPr>
            <w:rFonts w:ascii="Arial" w:hAnsi="Arial" w:cs="Arial"/>
          </w:rPr>
          <w:delText>2.4</w:delText>
        </w:r>
      </w:del>
      <w:del w:id="91" w:author="Krishna Sanaka" w:date="2025-12-25T10:14:00Z" w16du:dateUtc="2025-12-25T15:14:00Z">
        <w:r w:rsidR="008069BA" w:rsidDel="00BC4C0F">
          <w:rPr>
            <w:rFonts w:ascii="Arial" w:hAnsi="Arial" w:cs="Arial"/>
          </w:rPr>
          <w:delText>9</w:delText>
        </w:r>
      </w:del>
      <w:del w:id="92" w:author="Krishna Sanaka" w:date="2025-12-25T11:32:00Z" w16du:dateUtc="2025-12-25T16:32:00Z">
        <w:r w:rsidR="005578FA" w:rsidRPr="005578FA" w:rsidDel="00153C05">
          <w:rPr>
            <w:rFonts w:ascii="Arial" w:hAnsi="Arial" w:cs="Arial"/>
          </w:rPr>
          <w:delText xml:space="preserve">% [95% CI: </w:delText>
        </w:r>
        <w:r w:rsidR="00F76B30" w:rsidDel="00153C05">
          <w:rPr>
            <w:rFonts w:ascii="Arial" w:hAnsi="Arial" w:cs="Arial"/>
          </w:rPr>
          <w:delText>1.37</w:delText>
        </w:r>
        <w:r w:rsidR="005578FA" w:rsidRPr="005578FA" w:rsidDel="00153C05">
          <w:rPr>
            <w:rFonts w:ascii="Arial" w:hAnsi="Arial" w:cs="Arial"/>
          </w:rPr>
          <w:delText xml:space="preserve">%, </w:delText>
        </w:r>
        <w:r w:rsidR="00167DA3" w:rsidDel="00153C05">
          <w:rPr>
            <w:rFonts w:ascii="Arial" w:hAnsi="Arial" w:cs="Arial"/>
          </w:rPr>
          <w:delText>3.6</w:delText>
        </w:r>
      </w:del>
      <w:del w:id="93" w:author="Krishna Sanaka" w:date="2025-12-25T10:14:00Z" w16du:dateUtc="2025-12-25T15:14:00Z">
        <w:r w:rsidR="00167DA3" w:rsidDel="00477CFE">
          <w:rPr>
            <w:rFonts w:ascii="Arial" w:hAnsi="Arial" w:cs="Arial"/>
          </w:rPr>
          <w:delText>2</w:delText>
        </w:r>
      </w:del>
      <w:del w:id="94" w:author="Krishna Sanaka" w:date="2025-12-25T11:32:00Z" w16du:dateUtc="2025-12-25T16:32:00Z">
        <w:r w:rsidR="005578FA" w:rsidRPr="005578FA" w:rsidDel="00153C05">
          <w:rPr>
            <w:rFonts w:ascii="Arial" w:hAnsi="Arial" w:cs="Arial"/>
          </w:rPr>
          <w:delText xml:space="preserve">%]; p </w:delText>
        </w:r>
        <w:r w:rsidR="007B33BF" w:rsidDel="00153C05">
          <w:rPr>
            <w:rFonts w:ascii="Arial" w:hAnsi="Arial" w:cs="Arial"/>
          </w:rPr>
          <w:delText>&lt; 0.001</w:delText>
        </w:r>
        <w:r w:rsidR="005578FA" w:rsidRPr="005578FA" w:rsidDel="00153C05">
          <w:rPr>
            <w:rFonts w:ascii="Arial" w:hAnsi="Arial" w:cs="Arial"/>
          </w:rPr>
          <w:delText>),</w:delText>
        </w:r>
        <w:r w:rsidR="00141306" w:rsidDel="00153C05">
          <w:rPr>
            <w:rFonts w:ascii="Arial" w:hAnsi="Arial" w:cs="Arial"/>
          </w:rPr>
          <w:delText xml:space="preserve"> </w:delText>
        </w:r>
        <w:r w:rsidR="005578FA" w:rsidRPr="005578FA" w:rsidDel="00153C05">
          <w:rPr>
            <w:rFonts w:ascii="Arial" w:hAnsi="Arial" w:cs="Arial"/>
          </w:rPr>
          <w:delText xml:space="preserve">Hispanic (APC: </w:delText>
        </w:r>
        <w:r w:rsidR="00004DB7" w:rsidDel="00153C05">
          <w:rPr>
            <w:rFonts w:ascii="Arial" w:hAnsi="Arial" w:cs="Arial"/>
          </w:rPr>
          <w:delText>2</w:delText>
        </w:r>
        <w:r w:rsidR="00461BBA" w:rsidDel="00153C05">
          <w:rPr>
            <w:rFonts w:ascii="Arial" w:hAnsi="Arial" w:cs="Arial"/>
          </w:rPr>
          <w:delText>.</w:delText>
        </w:r>
      </w:del>
      <w:del w:id="95" w:author="Krishna Sanaka" w:date="2025-12-25T10:14:00Z" w16du:dateUtc="2025-12-25T15:14:00Z">
        <w:r w:rsidR="00461BBA" w:rsidDel="00531729">
          <w:rPr>
            <w:rFonts w:ascii="Arial" w:hAnsi="Arial" w:cs="Arial"/>
          </w:rPr>
          <w:delText>29</w:delText>
        </w:r>
      </w:del>
      <w:del w:id="96" w:author="Krishna Sanaka" w:date="2025-12-25T11:32:00Z" w16du:dateUtc="2025-12-25T16:32:00Z">
        <w:r w:rsidR="005578FA" w:rsidRPr="005578FA" w:rsidDel="00153C05">
          <w:rPr>
            <w:rFonts w:ascii="Arial" w:hAnsi="Arial" w:cs="Arial"/>
          </w:rPr>
          <w:delText xml:space="preserve">% [95% CI: </w:delText>
        </w:r>
        <w:r w:rsidR="003D3B8A" w:rsidDel="00153C05">
          <w:rPr>
            <w:rFonts w:ascii="Arial" w:hAnsi="Arial" w:cs="Arial"/>
          </w:rPr>
          <w:delText>1.4</w:delText>
        </w:r>
      </w:del>
      <w:del w:id="97" w:author="Krishna Sanaka" w:date="2025-12-25T10:14:00Z" w16du:dateUtc="2025-12-25T15:14:00Z">
        <w:r w:rsidR="003D3B8A" w:rsidDel="000D0D4E">
          <w:rPr>
            <w:rFonts w:ascii="Arial" w:hAnsi="Arial" w:cs="Arial"/>
          </w:rPr>
          <w:delText>5</w:delText>
        </w:r>
      </w:del>
      <w:del w:id="98" w:author="Krishna Sanaka" w:date="2025-12-25T11:32:00Z" w16du:dateUtc="2025-12-25T16:32:00Z">
        <w:r w:rsidR="005578FA" w:rsidRPr="005578FA" w:rsidDel="00153C05">
          <w:rPr>
            <w:rFonts w:ascii="Arial" w:hAnsi="Arial" w:cs="Arial"/>
          </w:rPr>
          <w:delText xml:space="preserve">, </w:delText>
        </w:r>
        <w:r w:rsidR="006431D0" w:rsidDel="00153C05">
          <w:rPr>
            <w:rFonts w:ascii="Arial" w:hAnsi="Arial" w:cs="Arial"/>
          </w:rPr>
          <w:delText>3.1</w:delText>
        </w:r>
      </w:del>
      <w:del w:id="99" w:author="Krishna Sanaka" w:date="2025-12-25T10:14:00Z" w16du:dateUtc="2025-12-25T15:14:00Z">
        <w:r w:rsidR="006431D0" w:rsidDel="00B774D8">
          <w:rPr>
            <w:rFonts w:ascii="Arial" w:hAnsi="Arial" w:cs="Arial"/>
          </w:rPr>
          <w:delText>5</w:delText>
        </w:r>
      </w:del>
      <w:del w:id="100" w:author="Krishna Sanaka" w:date="2025-12-25T11:32:00Z" w16du:dateUtc="2025-12-25T16:32:00Z">
        <w:r w:rsidR="005578FA" w:rsidRPr="005578FA" w:rsidDel="00153C05">
          <w:rPr>
            <w:rFonts w:ascii="Arial" w:hAnsi="Arial" w:cs="Arial"/>
          </w:rPr>
          <w:delText xml:space="preserve">]; </w:delText>
        </w:r>
        <w:r w:rsidR="005578FA" w:rsidRPr="005578FA" w:rsidDel="00153C05">
          <w:rPr>
            <w:rFonts w:ascii="Arial" w:hAnsi="Arial" w:cs="Arial"/>
          </w:rPr>
          <w:lastRenderedPageBreak/>
          <w:delText xml:space="preserve">p </w:delText>
        </w:r>
        <w:r w:rsidR="00947690" w:rsidDel="00153C05">
          <w:rPr>
            <w:rFonts w:ascii="Arial" w:hAnsi="Arial" w:cs="Arial"/>
          </w:rPr>
          <w:delText>&lt; 0.001</w:delText>
        </w:r>
        <w:r w:rsidR="005578FA" w:rsidRPr="005578FA" w:rsidDel="00153C05">
          <w:rPr>
            <w:rFonts w:ascii="Arial" w:hAnsi="Arial" w:cs="Arial"/>
          </w:rPr>
          <w:delText>)</w:delText>
        </w:r>
        <w:r w:rsidR="00DF3FF2" w:rsidDel="00153C05">
          <w:rPr>
            <w:rFonts w:ascii="Arial" w:hAnsi="Arial" w:cs="Arial"/>
          </w:rPr>
          <w:delText xml:space="preserve">, and American Indian/Alaska Native </w:delText>
        </w:r>
        <w:r w:rsidR="0053709B" w:rsidDel="00153C05">
          <w:rPr>
            <w:rFonts w:ascii="Arial" w:hAnsi="Arial" w:cs="Arial"/>
          </w:rPr>
          <w:delText>persons</w:delText>
        </w:r>
        <w:r w:rsidR="00DF3FF2" w:rsidDel="00153C05">
          <w:rPr>
            <w:rFonts w:ascii="Arial" w:hAnsi="Arial" w:cs="Arial"/>
          </w:rPr>
          <w:delText xml:space="preserve"> </w:delText>
        </w:r>
        <w:r w:rsidR="00433C8A" w:rsidDel="00153C05">
          <w:rPr>
            <w:rFonts w:ascii="Arial" w:hAnsi="Arial" w:cs="Arial"/>
          </w:rPr>
          <w:delText>(</w:delText>
        </w:r>
        <w:r w:rsidR="00FD63BA" w:rsidDel="00153C05">
          <w:rPr>
            <w:rFonts w:ascii="Arial" w:hAnsi="Arial" w:cs="Arial"/>
          </w:rPr>
          <w:delText xml:space="preserve">APC: </w:delText>
        </w:r>
        <w:r w:rsidR="00972398" w:rsidDel="00153C05">
          <w:rPr>
            <w:rFonts w:ascii="Arial" w:hAnsi="Arial" w:cs="Arial"/>
          </w:rPr>
          <w:delText xml:space="preserve">6.79 [95% CI: </w:delText>
        </w:r>
        <w:r w:rsidR="008063FD" w:rsidDel="00153C05">
          <w:rPr>
            <w:rFonts w:ascii="Arial" w:hAnsi="Arial" w:cs="Arial"/>
          </w:rPr>
          <w:delText>2.</w:delText>
        </w:r>
      </w:del>
      <w:del w:id="101" w:author="Krishna Sanaka" w:date="2025-12-25T10:15:00Z" w16du:dateUtc="2025-12-25T15:15:00Z">
        <w:r w:rsidR="008063FD" w:rsidDel="000F746C">
          <w:rPr>
            <w:rFonts w:ascii="Arial" w:hAnsi="Arial" w:cs="Arial"/>
          </w:rPr>
          <w:delText>68</w:delText>
        </w:r>
      </w:del>
      <w:del w:id="102" w:author="Krishna Sanaka" w:date="2025-12-25T11:32:00Z" w16du:dateUtc="2025-12-25T16:32:00Z">
        <w:r w:rsidR="008063FD" w:rsidDel="00153C05">
          <w:rPr>
            <w:rFonts w:ascii="Arial" w:hAnsi="Arial" w:cs="Arial"/>
          </w:rPr>
          <w:delText xml:space="preserve">, </w:delText>
        </w:r>
        <w:r w:rsidR="00416561" w:rsidDel="00153C05">
          <w:rPr>
            <w:rFonts w:ascii="Arial" w:hAnsi="Arial" w:cs="Arial"/>
          </w:rPr>
          <w:delText>11.0</w:delText>
        </w:r>
      </w:del>
      <w:del w:id="103" w:author="Krishna Sanaka" w:date="2025-12-25T10:15:00Z" w16du:dateUtc="2025-12-25T15:15:00Z">
        <w:r w:rsidR="00416561" w:rsidDel="00FB5041">
          <w:rPr>
            <w:rFonts w:ascii="Arial" w:hAnsi="Arial" w:cs="Arial"/>
          </w:rPr>
          <w:delText>8</w:delText>
        </w:r>
      </w:del>
      <w:del w:id="104" w:author="Krishna Sanaka" w:date="2025-12-25T11:32:00Z" w16du:dateUtc="2025-12-25T16:32:00Z">
        <w:r w:rsidR="004C5872" w:rsidDel="00153C05">
          <w:rPr>
            <w:rFonts w:ascii="Arial" w:hAnsi="Arial" w:cs="Arial"/>
          </w:rPr>
          <w:delText>]</w:delText>
        </w:r>
        <w:r w:rsidR="00416561" w:rsidDel="00153C05">
          <w:rPr>
            <w:rFonts w:ascii="Arial" w:hAnsi="Arial" w:cs="Arial"/>
          </w:rPr>
          <w:delText>; p = 0.005)</w:delText>
        </w:r>
        <w:r w:rsidR="005578FA" w:rsidRPr="005578FA" w:rsidDel="00153C05">
          <w:rPr>
            <w:rFonts w:ascii="Arial" w:hAnsi="Arial" w:cs="Arial"/>
          </w:rPr>
          <w:delText xml:space="preserve"> experienced significant increases in AAMR</w:delText>
        </w:r>
      </w:del>
      <w:del w:id="105" w:author="Krishna Sanaka" w:date="2025-12-25T10:42:00Z" w16du:dateUtc="2025-12-25T15:42:00Z">
        <w:r w:rsidR="005578FA" w:rsidRPr="005578FA" w:rsidDel="00E2784F">
          <w:rPr>
            <w:rFonts w:ascii="Arial" w:hAnsi="Arial" w:cs="Arial"/>
          </w:rPr>
          <w:delText xml:space="preserve">, while Asians or Pacific Islanders </w:delText>
        </w:r>
        <w:r w:rsidR="00196464" w:rsidDel="00E2784F">
          <w:rPr>
            <w:rFonts w:ascii="Arial" w:hAnsi="Arial" w:cs="Arial"/>
          </w:rPr>
          <w:delText>saw</w:delText>
        </w:r>
        <w:r w:rsidR="005578FA" w:rsidRPr="005578FA" w:rsidDel="00E2784F">
          <w:rPr>
            <w:rFonts w:ascii="Arial" w:hAnsi="Arial" w:cs="Arial"/>
          </w:rPr>
          <w:delText xml:space="preserve"> no significant change</w:delText>
        </w:r>
        <w:r w:rsidR="00196464" w:rsidDel="00E2784F">
          <w:rPr>
            <w:rFonts w:ascii="Arial" w:hAnsi="Arial" w:cs="Arial"/>
          </w:rPr>
          <w:delText>s</w:delText>
        </w:r>
      </w:del>
      <w:del w:id="106" w:author="Krishna Sanaka" w:date="2025-12-25T11:32:00Z" w16du:dateUtc="2025-12-25T16:32:00Z">
        <w:r w:rsidR="005578FA" w:rsidRPr="005578FA" w:rsidDel="00153C05">
          <w:rPr>
            <w:rFonts w:ascii="Arial" w:hAnsi="Arial" w:cs="Arial"/>
          </w:rPr>
          <w:delText>.</w:delText>
        </w:r>
        <w:r w:rsidR="00BF5FF3" w:rsidDel="00153C05">
          <w:rPr>
            <w:rFonts w:ascii="Arial" w:hAnsi="Arial" w:cs="Arial"/>
          </w:rPr>
          <w:delText xml:space="preserve"> </w:delText>
        </w:r>
      </w:del>
      <w:del w:id="107" w:author="Krishna Sanaka" w:date="2025-12-25T11:35:00Z" w16du:dateUtc="2025-12-25T16:35:00Z">
        <w:r w:rsidR="00CB5224" w:rsidDel="00153C05">
          <w:rPr>
            <w:rFonts w:ascii="Arial" w:hAnsi="Arial" w:cs="Arial"/>
          </w:rPr>
          <w:delText>W</w:delText>
        </w:r>
        <w:r w:rsidR="005578FA" w:rsidRPr="005578FA" w:rsidDel="00153C05">
          <w:rPr>
            <w:rFonts w:ascii="Arial" w:hAnsi="Arial" w:cs="Arial"/>
          </w:rPr>
          <w:delText xml:space="preserve">hile </w:delText>
        </w:r>
        <w:r w:rsidR="00003788" w:rsidDel="00153C05">
          <w:rPr>
            <w:rFonts w:ascii="Arial" w:hAnsi="Arial" w:cs="Arial"/>
          </w:rPr>
          <w:delText xml:space="preserve">there were too few deaths with osteomyelitis listed </w:delText>
        </w:r>
        <w:r w:rsidR="006E30B9" w:rsidDel="00153C05">
          <w:rPr>
            <w:rFonts w:ascii="Arial" w:hAnsi="Arial" w:cs="Arial"/>
          </w:rPr>
          <w:delText xml:space="preserve">as the underlying cause of death </w:delText>
        </w:r>
        <w:r w:rsidR="001716DC" w:rsidDel="00153C05">
          <w:rPr>
            <w:rFonts w:ascii="Arial" w:hAnsi="Arial" w:cs="Arial"/>
          </w:rPr>
          <w:delText xml:space="preserve">among those aged </w:delText>
        </w:r>
        <w:r w:rsidR="008E59C1" w:rsidDel="00153C05">
          <w:rPr>
            <w:rFonts w:ascii="Arial" w:hAnsi="Arial" w:cs="Arial"/>
          </w:rPr>
          <w:delText>34 years</w:delText>
        </w:r>
      </w:del>
      <w:del w:id="108" w:author="Krishna Sanaka" w:date="2025-12-25T10:43:00Z" w16du:dateUtc="2025-12-25T15:43:00Z">
        <w:r w:rsidR="008E59C1" w:rsidDel="00205CE8">
          <w:rPr>
            <w:rFonts w:ascii="Arial" w:hAnsi="Arial" w:cs="Arial"/>
          </w:rPr>
          <w:delText xml:space="preserve"> </w:delText>
        </w:r>
        <w:r w:rsidR="00166220" w:rsidDel="00205CE8">
          <w:rPr>
            <w:rFonts w:ascii="Arial" w:hAnsi="Arial" w:cs="Arial"/>
          </w:rPr>
          <w:delText>and under</w:delText>
        </w:r>
      </w:del>
      <w:del w:id="109" w:author="Krishna Sanaka" w:date="2025-12-25T11:35:00Z" w16du:dateUtc="2025-12-25T16:35:00Z">
        <w:r w:rsidR="00166220" w:rsidDel="00153C05">
          <w:rPr>
            <w:rFonts w:ascii="Arial" w:hAnsi="Arial" w:cs="Arial"/>
          </w:rPr>
          <w:delText xml:space="preserve"> to determine </w:delText>
        </w:r>
        <w:r w:rsidR="003C5DF9" w:rsidDel="00153C05">
          <w:rPr>
            <w:rFonts w:ascii="Arial" w:hAnsi="Arial" w:cs="Arial"/>
          </w:rPr>
          <w:delText xml:space="preserve">accurate AAMRs and </w:delText>
        </w:r>
        <w:r w:rsidR="00AC117B" w:rsidDel="00153C05">
          <w:rPr>
            <w:rFonts w:ascii="Arial" w:hAnsi="Arial" w:cs="Arial"/>
          </w:rPr>
          <w:delText>APCs</w:delText>
        </w:r>
      </w:del>
      <w:ins w:id="110" w:author="Krishna Sanaka" w:date="2025-12-25T11:35:00Z" w16du:dateUtc="2025-12-25T16:35:00Z">
        <w:r w:rsidR="00153C05">
          <w:rPr>
            <w:rFonts w:ascii="Arial" w:hAnsi="Arial" w:cs="Arial"/>
          </w:rPr>
          <w:t xml:space="preserve">Due to sparse counts, AAMRs and APC could not be reliably </w:t>
        </w:r>
      </w:ins>
      <w:ins w:id="111" w:author="Krishna Sanaka" w:date="2025-12-25T11:36:00Z" w16du:dateUtc="2025-12-25T16:36:00Z">
        <w:r w:rsidR="00153C05">
          <w:rPr>
            <w:rFonts w:ascii="Arial" w:hAnsi="Arial" w:cs="Arial"/>
          </w:rPr>
          <w:t>estimated for individuals aged 15-34 years.</w:t>
        </w:r>
      </w:ins>
      <w:del w:id="112" w:author="Krishna Sanaka" w:date="2025-12-25T11:36:00Z" w16du:dateUtc="2025-12-25T16:36:00Z">
        <w:r w:rsidR="00AC117B" w:rsidDel="00153C05">
          <w:rPr>
            <w:rFonts w:ascii="Arial" w:hAnsi="Arial" w:cs="Arial"/>
          </w:rPr>
          <w:delText>,</w:delText>
        </w:r>
      </w:del>
      <w:ins w:id="113" w:author="Krishna Sanaka" w:date="2025-12-25T11:36:00Z" w16du:dateUtc="2025-12-25T16:36:00Z">
        <w:r w:rsidR="00153C05">
          <w:rPr>
            <w:rFonts w:ascii="Arial" w:hAnsi="Arial" w:cs="Arial"/>
          </w:rPr>
          <w:t xml:space="preserve"> However,</w:t>
        </w:r>
      </w:ins>
      <w:r w:rsidR="00AC117B">
        <w:rPr>
          <w:rFonts w:ascii="Arial" w:hAnsi="Arial" w:cs="Arial"/>
        </w:rPr>
        <w:t xml:space="preserve">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w:t>
      </w:r>
      <w:del w:id="114" w:author="Krishna Sanaka" w:date="2025-12-25T13:26:00Z" w16du:dateUtc="2025-12-25T18:26:00Z">
        <w:r w:rsidR="00DB3308" w:rsidDel="0077740C">
          <w:rPr>
            <w:rFonts w:ascii="Arial" w:hAnsi="Arial" w:cs="Arial"/>
          </w:rPr>
          <w:delText>[</w:delText>
        </w:r>
      </w:del>
      <w:ins w:id="115" w:author="Krishna Sanaka" w:date="2025-12-25T13:26:00Z" w16du:dateUtc="2025-12-25T18:26:00Z">
        <w:r w:rsidR="0077740C">
          <w:rPr>
            <w:rFonts w:ascii="Arial" w:hAnsi="Arial" w:cs="Arial"/>
          </w:rPr>
          <w:t>(</w:t>
        </w:r>
      </w:ins>
      <w:r w:rsidR="00DB3308">
        <w:rPr>
          <w:rFonts w:ascii="Arial" w:hAnsi="Arial" w:cs="Arial"/>
        </w:rPr>
        <w:t>APC</w:t>
      </w:r>
      <w:r w:rsidR="00DD6C83">
        <w:rPr>
          <w:rFonts w:ascii="Arial" w:hAnsi="Arial" w:cs="Arial"/>
        </w:rPr>
        <w:t xml:space="preserve"> </w:t>
      </w:r>
      <w:del w:id="116" w:author="Krishna Sanaka" w:date="2025-12-25T10:45:00Z" w16du:dateUtc="2025-12-25T15:45:00Z">
        <w:r w:rsidR="00DB3308" w:rsidDel="00205CE8">
          <w:rPr>
            <w:rFonts w:ascii="Arial" w:hAnsi="Arial" w:cs="Arial"/>
          </w:rPr>
          <w:delText>6.08</w:delText>
        </w:r>
      </w:del>
      <w:ins w:id="117" w:author="Krishna Sanaka" w:date="2025-12-25T10:45:00Z" w16du:dateUtc="2025-12-25T15:45:00Z">
        <w:r w:rsidR="00205CE8">
          <w:rPr>
            <w:rFonts w:ascii="Arial" w:hAnsi="Arial" w:cs="Arial"/>
          </w:rPr>
          <w:t>4.88</w:t>
        </w:r>
      </w:ins>
      <w:r w:rsidR="00DB3308">
        <w:rPr>
          <w:rFonts w:ascii="Arial" w:hAnsi="Arial" w:cs="Arial"/>
        </w:rPr>
        <w:t xml:space="preserve">% </w:t>
      </w:r>
      <w:del w:id="118" w:author="Krishna Sanaka" w:date="2025-12-25T13:26:00Z" w16du:dateUtc="2025-12-25T18:26:00Z">
        <w:r w:rsidR="00DB3308" w:rsidDel="0077740C">
          <w:rPr>
            <w:rFonts w:ascii="Arial" w:hAnsi="Arial" w:cs="Arial"/>
          </w:rPr>
          <w:delText>(</w:delText>
        </w:r>
      </w:del>
      <w:ins w:id="119" w:author="Krishna Sanaka" w:date="2025-12-25T13:26:00Z" w16du:dateUtc="2025-12-25T18:26:00Z">
        <w:r w:rsidR="0077740C">
          <w:rPr>
            <w:rFonts w:ascii="Arial" w:hAnsi="Arial" w:cs="Arial"/>
          </w:rPr>
          <w:t>[</w:t>
        </w:r>
      </w:ins>
      <w:r w:rsidR="00DB3308">
        <w:rPr>
          <w:rFonts w:ascii="Arial" w:hAnsi="Arial" w:cs="Arial"/>
        </w:rPr>
        <w:t xml:space="preserve">95% CI: </w:t>
      </w:r>
      <w:del w:id="120" w:author="Krishna Sanaka" w:date="2025-12-25T10:45:00Z" w16du:dateUtc="2025-12-25T15:45:00Z">
        <w:r w:rsidR="00DB3308" w:rsidDel="00205CE8">
          <w:rPr>
            <w:rFonts w:ascii="Arial" w:hAnsi="Arial" w:cs="Arial"/>
          </w:rPr>
          <w:delText>5.47</w:delText>
        </w:r>
      </w:del>
      <w:ins w:id="121" w:author="Krishna Sanaka" w:date="2025-12-25T10:45:00Z" w16du:dateUtc="2025-12-25T15:45:00Z">
        <w:r w:rsidR="00205CE8">
          <w:rPr>
            <w:rFonts w:ascii="Arial" w:hAnsi="Arial" w:cs="Arial"/>
          </w:rPr>
          <w:t>3.98</w:t>
        </w:r>
      </w:ins>
      <w:r w:rsidR="00DB3308">
        <w:rPr>
          <w:rFonts w:ascii="Arial" w:hAnsi="Arial" w:cs="Arial"/>
        </w:rPr>
        <w:t xml:space="preserve">, </w:t>
      </w:r>
      <w:del w:id="122" w:author="Krishna Sanaka" w:date="2025-12-25T10:45:00Z" w16du:dateUtc="2025-12-25T15:45:00Z">
        <w:r w:rsidR="00DB3308" w:rsidDel="00205CE8">
          <w:rPr>
            <w:rFonts w:ascii="Arial" w:hAnsi="Arial" w:cs="Arial"/>
          </w:rPr>
          <w:delText>6.7</w:delText>
        </w:r>
      </w:del>
      <w:ins w:id="123" w:author="Krishna Sanaka" w:date="2025-12-25T10:45:00Z" w16du:dateUtc="2025-12-25T15:45:00Z">
        <w:r w:rsidR="00205CE8">
          <w:rPr>
            <w:rFonts w:ascii="Arial" w:hAnsi="Arial" w:cs="Arial"/>
          </w:rPr>
          <w:t>5.79</w:t>
        </w:r>
      </w:ins>
      <w:r w:rsidR="00DB3308">
        <w:rPr>
          <w:rFonts w:ascii="Arial" w:hAnsi="Arial" w:cs="Arial"/>
        </w:rPr>
        <w:t>; p &lt; 0.001</w:t>
      </w:r>
      <w:ins w:id="124" w:author="Krishna Sanaka" w:date="2025-12-25T13:26:00Z" w16du:dateUtc="2025-12-25T18:26:00Z">
        <w:r w:rsidR="0077740C">
          <w:rPr>
            <w:rFonts w:ascii="Arial" w:hAnsi="Arial" w:cs="Arial"/>
          </w:rPr>
          <w:t>]</w:t>
        </w:r>
      </w:ins>
      <w:del w:id="125" w:author="Krishna Sanaka" w:date="2025-12-25T13:26:00Z" w16du:dateUtc="2025-12-25T18:26:00Z">
        <w:r w:rsidR="00DB3308" w:rsidDel="0077740C">
          <w:rPr>
            <w:rFonts w:ascii="Arial" w:hAnsi="Arial" w:cs="Arial"/>
          </w:rPr>
          <w:delText>)</w:delText>
        </w:r>
      </w:del>
      <w:ins w:id="126" w:author="Krishna Sanaka" w:date="2025-12-25T13:26:00Z" w16du:dateUtc="2025-12-25T18:26:00Z">
        <w:r w:rsidR="0077740C">
          <w:rPr>
            <w:rFonts w:ascii="Arial" w:hAnsi="Arial" w:cs="Arial"/>
          </w:rPr>
          <w:t>)</w:t>
        </w:r>
      </w:ins>
      <w:del w:id="127" w:author="Krishna Sanaka" w:date="2025-12-25T13:26:00Z" w16du:dateUtc="2025-12-25T18:26:00Z">
        <w:r w:rsidR="00DB3308" w:rsidDel="0077740C">
          <w:rPr>
            <w:rFonts w:ascii="Arial" w:hAnsi="Arial" w:cs="Arial"/>
          </w:rPr>
          <w:delText>]</w:delText>
        </w:r>
      </w:del>
      <w:r w:rsidR="00DB3308">
        <w:rPr>
          <w:rFonts w:ascii="Arial" w:hAnsi="Arial" w:cs="Arial"/>
        </w:rPr>
        <w:t xml:space="preserve">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del w:id="128" w:author="Krishna Sanaka" w:date="2025-12-25T13:24:00Z" w16du:dateUtc="2025-12-25T18:24:00Z">
        <w:r w:rsidR="00DB3308" w:rsidDel="0077740C">
          <w:rPr>
            <w:rFonts w:ascii="Arial" w:hAnsi="Arial" w:cs="Arial"/>
          </w:rPr>
          <w:delText>-old</w:delText>
        </w:r>
      </w:del>
      <w:r w:rsidR="00DB3308">
        <w:rPr>
          <w:rFonts w:ascii="Arial" w:hAnsi="Arial" w:cs="Arial"/>
        </w:rPr>
        <w:t xml:space="preserve"> </w:t>
      </w:r>
      <w:del w:id="129" w:author="Krishna Sanaka" w:date="2025-12-25T13:26:00Z" w16du:dateUtc="2025-12-25T18:26:00Z">
        <w:r w:rsidR="00DB3308" w:rsidDel="0077740C">
          <w:rPr>
            <w:rFonts w:ascii="Arial" w:hAnsi="Arial" w:cs="Arial"/>
          </w:rPr>
          <w:delText>[</w:delText>
        </w:r>
      </w:del>
      <w:ins w:id="130" w:author="Krishna Sanaka" w:date="2025-12-25T13:26:00Z" w16du:dateUtc="2025-12-25T18:26:00Z">
        <w:r w:rsidR="0077740C">
          <w:rPr>
            <w:rFonts w:ascii="Arial" w:hAnsi="Arial" w:cs="Arial"/>
          </w:rPr>
          <w:t>(</w:t>
        </w:r>
      </w:ins>
      <w:r w:rsidR="00DD6C83">
        <w:rPr>
          <w:rFonts w:ascii="Arial" w:hAnsi="Arial" w:cs="Arial"/>
        </w:rPr>
        <w:t xml:space="preserve">APC </w:t>
      </w:r>
      <w:del w:id="131" w:author="Krishna Sanaka" w:date="2025-12-25T10:45:00Z" w16du:dateUtc="2025-12-25T15:45:00Z">
        <w:r w:rsidR="00DB3308" w:rsidDel="00C65308">
          <w:rPr>
            <w:rFonts w:ascii="Arial" w:hAnsi="Arial" w:cs="Arial"/>
          </w:rPr>
          <w:delText>2.9</w:delText>
        </w:r>
      </w:del>
      <w:ins w:id="132" w:author="Krishna Sanaka" w:date="2025-12-25T10:45:00Z" w16du:dateUtc="2025-12-25T15:45:00Z">
        <w:r w:rsidR="00C65308">
          <w:rPr>
            <w:rFonts w:ascii="Arial" w:hAnsi="Arial" w:cs="Arial"/>
          </w:rPr>
          <w:t>3.21</w:t>
        </w:r>
      </w:ins>
      <w:r w:rsidR="00DB3308">
        <w:rPr>
          <w:rFonts w:ascii="Arial" w:hAnsi="Arial" w:cs="Arial"/>
        </w:rPr>
        <w:t xml:space="preserve"> </w:t>
      </w:r>
      <w:del w:id="133" w:author="Krishna Sanaka" w:date="2025-12-25T13:26:00Z" w16du:dateUtc="2025-12-25T18:26:00Z">
        <w:r w:rsidR="00DB3308" w:rsidDel="0077740C">
          <w:rPr>
            <w:rFonts w:ascii="Arial" w:hAnsi="Arial" w:cs="Arial"/>
          </w:rPr>
          <w:delText>(</w:delText>
        </w:r>
      </w:del>
      <w:ins w:id="134" w:author="Krishna Sanaka" w:date="2025-12-25T13:26:00Z" w16du:dateUtc="2025-12-25T18:26:00Z">
        <w:r w:rsidR="0077740C">
          <w:rPr>
            <w:rFonts w:ascii="Arial" w:hAnsi="Arial" w:cs="Arial"/>
          </w:rPr>
          <w:t>[</w:t>
        </w:r>
      </w:ins>
      <w:r w:rsidR="00DB3308">
        <w:rPr>
          <w:rFonts w:ascii="Arial" w:hAnsi="Arial" w:cs="Arial"/>
        </w:rPr>
        <w:t xml:space="preserve">95% CI: </w:t>
      </w:r>
      <w:del w:id="135" w:author="Krishna Sanaka" w:date="2025-12-25T10:46:00Z" w16du:dateUtc="2025-12-25T15:46:00Z">
        <w:r w:rsidR="00DB3308" w:rsidDel="00C65308">
          <w:rPr>
            <w:rFonts w:ascii="Arial" w:hAnsi="Arial" w:cs="Arial"/>
          </w:rPr>
          <w:delText>2.2</w:delText>
        </w:r>
      </w:del>
      <w:ins w:id="136" w:author="Krishna Sanaka" w:date="2025-12-25T10:46:00Z" w16du:dateUtc="2025-12-25T15:46:00Z">
        <w:r w:rsidR="00C65308">
          <w:rPr>
            <w:rFonts w:ascii="Arial" w:hAnsi="Arial" w:cs="Arial"/>
          </w:rPr>
          <w:t>2.43</w:t>
        </w:r>
      </w:ins>
      <w:r w:rsidR="00DB3308">
        <w:rPr>
          <w:rFonts w:ascii="Arial" w:hAnsi="Arial" w:cs="Arial"/>
        </w:rPr>
        <w:t xml:space="preserve">, </w:t>
      </w:r>
      <w:del w:id="137" w:author="Krishna Sanaka" w:date="2025-12-25T10:46:00Z" w16du:dateUtc="2025-12-25T15:46:00Z">
        <w:r w:rsidR="00DB3308" w:rsidDel="00C65308">
          <w:rPr>
            <w:rFonts w:ascii="Arial" w:hAnsi="Arial" w:cs="Arial"/>
          </w:rPr>
          <w:delText>3.6</w:delText>
        </w:r>
      </w:del>
      <w:ins w:id="138" w:author="Krishna Sanaka" w:date="2025-12-25T10:46:00Z" w16du:dateUtc="2025-12-25T15:46:00Z">
        <w:r w:rsidR="00C65308">
          <w:rPr>
            <w:rFonts w:ascii="Arial" w:hAnsi="Arial" w:cs="Arial"/>
          </w:rPr>
          <w:t>4</w:t>
        </w:r>
      </w:ins>
      <w:ins w:id="139" w:author="Krishna Sanaka" w:date="2025-12-25T13:26:00Z" w16du:dateUtc="2025-12-25T18:26:00Z">
        <w:r w:rsidR="0077740C">
          <w:rPr>
            <w:rFonts w:ascii="Arial" w:hAnsi="Arial" w:cs="Arial"/>
          </w:rPr>
          <w:t>]</w:t>
        </w:r>
      </w:ins>
      <w:r w:rsidR="00DB3308">
        <w:rPr>
          <w:rFonts w:ascii="Arial" w:hAnsi="Arial" w:cs="Arial"/>
        </w:rPr>
        <w:t>; p &lt; 0.001)</w:t>
      </w:r>
      <w:del w:id="140" w:author="Krishna Sanaka" w:date="2025-12-25T13:26:00Z" w16du:dateUtc="2025-12-25T18:26:00Z">
        <w:r w:rsidR="00DB3308" w:rsidDel="0077740C">
          <w:rPr>
            <w:rFonts w:ascii="Arial" w:hAnsi="Arial" w:cs="Arial"/>
          </w:rPr>
          <w:delText>]</w:delText>
        </w:r>
      </w:del>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w:t>
      </w:r>
    </w:p>
    <w:p w14:paraId="57142965" w14:textId="180477E8" w:rsidR="00185440" w:rsidRDefault="00185440" w:rsidP="00A4220B">
      <w:pPr>
        <w:spacing w:after="0"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w:t>
      </w:r>
      <w:del w:id="141" w:author="Krishna Sanaka" w:date="2025-12-25T10:46:00Z" w16du:dateUtc="2025-12-25T15:46:00Z">
        <w:r w:rsidR="00BC4CE2" w:rsidDel="00487961">
          <w:rPr>
            <w:rFonts w:ascii="Arial" w:hAnsi="Arial" w:cs="Arial"/>
          </w:rPr>
          <w:delText>28</w:delText>
        </w:r>
      </w:del>
      <w:ins w:id="142" w:author="Krishna Sanaka" w:date="2025-12-25T10:46:00Z" w16du:dateUtc="2025-12-25T15:46:00Z">
        <w:r w:rsidR="00487961">
          <w:rPr>
            <w:rFonts w:ascii="Arial" w:hAnsi="Arial" w:cs="Arial"/>
          </w:rPr>
          <w:t>35</w:t>
        </w:r>
      </w:ins>
      <w:r w:rsidR="00BC4CE2">
        <w:rPr>
          <w:rFonts w:ascii="Arial" w:hAnsi="Arial" w:cs="Arial"/>
        </w:rPr>
        <w:t>)</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del w:id="143" w:author="Krishna Sanaka" w:date="2025-12-25T10:46:00Z" w16du:dateUtc="2025-12-25T15:46:00Z">
        <w:r w:rsidR="00270207" w:rsidDel="00487961">
          <w:rPr>
            <w:rFonts w:ascii="Arial" w:hAnsi="Arial" w:cs="Arial"/>
          </w:rPr>
          <w:delText>0.83</w:delText>
        </w:r>
      </w:del>
      <w:ins w:id="144" w:author="Krishna Sanaka" w:date="2025-12-25T10:46:00Z" w16du:dateUtc="2025-12-25T15:46:00Z">
        <w:r w:rsidR="00487961">
          <w:rPr>
            <w:rFonts w:ascii="Arial" w:hAnsi="Arial" w:cs="Arial"/>
          </w:rPr>
          <w:t>1.05</w:t>
        </w:r>
      </w:ins>
      <w:r w:rsidR="00270207">
        <w:rPr>
          <w:rFonts w:ascii="Arial" w:hAnsi="Arial" w:cs="Arial"/>
        </w:rPr>
        <w:t>).</w:t>
      </w:r>
      <w:r w:rsidR="00953295" w:rsidRPr="00953295">
        <w:rPr>
          <w:rFonts w:ascii="Arial" w:hAnsi="Arial" w:cs="Arial"/>
        </w:rPr>
        <w:t xml:space="preserve"> </w:t>
      </w:r>
      <w:del w:id="145" w:author="Sanaka, Krishna" w:date="2025-11-17T13:56:00Z" w16du:dateUtc="2025-11-17T18:56:00Z">
        <w:r w:rsidR="004E6DF3" w:rsidDel="008A7E64">
          <w:rPr>
            <w:rFonts w:ascii="Arial" w:hAnsi="Arial" w:cs="Arial"/>
          </w:rPr>
          <w:delText xml:space="preserve">However, </w:delText>
        </w:r>
      </w:del>
      <w:ins w:id="146" w:author="Sanaka, Krishna" w:date="2025-11-17T13:56:00Z" w16du:dateUtc="2025-11-17T18:56:00Z">
        <w:r w:rsidR="008A7E64">
          <w:rPr>
            <w:rFonts w:ascii="Arial" w:hAnsi="Arial" w:cs="Arial"/>
          </w:rPr>
          <w:t>I</w:t>
        </w:r>
      </w:ins>
      <w:del w:id="147" w:author="Sanaka, Krishna" w:date="2025-11-17T13:56:00Z" w16du:dateUtc="2025-11-17T18:56:00Z">
        <w:r w:rsidR="004E6DF3" w:rsidDel="008A7E64">
          <w:rPr>
            <w:rFonts w:ascii="Arial" w:hAnsi="Arial" w:cs="Arial"/>
          </w:rPr>
          <w:delText>i</w:delText>
        </w:r>
      </w:del>
      <w:r w:rsidR="004E6DF3">
        <w:rPr>
          <w:rFonts w:ascii="Arial" w:hAnsi="Arial" w:cs="Arial"/>
        </w:rPr>
        <w:t>t had a lower APC</w:t>
      </w:r>
      <w:ins w:id="148" w:author="Sanaka, Krishna" w:date="2025-11-17T13:45:00Z" w16du:dateUtc="2025-11-17T18:45:00Z">
        <w:r w:rsidR="00A06BCA">
          <w:rPr>
            <w:rFonts w:ascii="Arial" w:hAnsi="Arial" w:cs="Arial"/>
          </w:rPr>
          <w:t xml:space="preserve"> </w:t>
        </w:r>
        <w:r w:rsidR="00A06BCA" w:rsidRPr="00A06BCA">
          <w:rPr>
            <w:rFonts w:ascii="Arial" w:hAnsi="Arial" w:cs="Arial"/>
          </w:rPr>
          <w:t>(</w:t>
        </w:r>
        <w:r w:rsidR="00A06BCA" w:rsidRPr="00A06BCA">
          <w:rPr>
            <w:rFonts w:ascii="Arial" w:hAnsi="Arial" w:cs="Arial"/>
            <w:rPrChange w:id="149" w:author="Sanaka, Krishna" w:date="2025-11-17T13:46:00Z" w16du:dateUtc="2025-11-17T18:46:00Z">
              <w:rPr>
                <w:rFonts w:ascii="Arial" w:hAnsi="Arial" w:cs="Arial"/>
                <w:sz w:val="22"/>
                <w:szCs w:val="22"/>
              </w:rPr>
            </w:rPrChange>
          </w:rPr>
          <w:t>4.0</w:t>
        </w:r>
      </w:ins>
      <w:ins w:id="150" w:author="Krishna Sanaka" w:date="2025-12-25T10:46:00Z" w16du:dateUtc="2025-12-25T15:46:00Z">
        <w:r w:rsidR="00487961">
          <w:rPr>
            <w:rFonts w:ascii="Arial" w:hAnsi="Arial" w:cs="Arial"/>
          </w:rPr>
          <w:t>7</w:t>
        </w:r>
      </w:ins>
      <w:ins w:id="151" w:author="Sanaka, Krishna" w:date="2025-11-17T13:45:00Z" w16du:dateUtc="2025-11-17T18:45:00Z">
        <w:del w:id="152" w:author="Krishna Sanaka" w:date="2025-12-25T10:46:00Z" w16du:dateUtc="2025-12-25T15:46:00Z">
          <w:r w:rsidR="00A06BCA" w:rsidRPr="00A06BCA" w:rsidDel="00487961">
            <w:rPr>
              <w:rFonts w:ascii="Arial" w:hAnsi="Arial" w:cs="Arial"/>
              <w:rPrChange w:id="153" w:author="Sanaka, Krishna" w:date="2025-11-17T13:46:00Z" w16du:dateUtc="2025-11-17T18:46:00Z">
                <w:rPr>
                  <w:rFonts w:ascii="Arial" w:hAnsi="Arial" w:cs="Arial"/>
                  <w:sz w:val="22"/>
                  <w:szCs w:val="22"/>
                </w:rPr>
              </w:rPrChange>
            </w:rPr>
            <w:delText>4</w:delText>
          </w:r>
        </w:del>
        <w:r w:rsidR="00A06BCA" w:rsidRPr="00A06BCA">
          <w:rPr>
            <w:rFonts w:ascii="Arial" w:hAnsi="Arial" w:cs="Arial"/>
            <w:rPrChange w:id="154" w:author="Sanaka, Krishna" w:date="2025-11-17T13:46:00Z" w16du:dateUtc="2025-11-17T18:46:00Z">
              <w:rPr>
                <w:rFonts w:ascii="Arial" w:hAnsi="Arial" w:cs="Arial"/>
                <w:sz w:val="22"/>
                <w:szCs w:val="22"/>
              </w:rPr>
            </w:rPrChange>
          </w:rPr>
          <w:t>% [95</w:t>
        </w:r>
      </w:ins>
      <w:ins w:id="155" w:author="Sanaka, Krishna" w:date="2025-11-17T13:46:00Z" w16du:dateUtc="2025-11-17T18:46:00Z">
        <w:r w:rsidR="00A06BCA" w:rsidRPr="00A06BCA">
          <w:rPr>
            <w:rFonts w:ascii="Arial" w:hAnsi="Arial" w:cs="Arial"/>
            <w:rPrChange w:id="156" w:author="Sanaka, Krishna" w:date="2025-11-17T13:46:00Z" w16du:dateUtc="2025-11-17T18:46:00Z">
              <w:rPr>
                <w:rFonts w:ascii="Arial" w:hAnsi="Arial" w:cs="Arial"/>
                <w:sz w:val="22"/>
                <w:szCs w:val="22"/>
              </w:rPr>
            </w:rPrChange>
          </w:rPr>
          <w:t xml:space="preserve">% CI: </w:t>
        </w:r>
      </w:ins>
      <w:ins w:id="157" w:author="Sanaka, Krishna" w:date="2025-11-17T13:45:00Z" w16du:dateUtc="2025-11-17T18:45:00Z">
        <w:r w:rsidR="00A06BCA" w:rsidRPr="00A06BCA">
          <w:rPr>
            <w:rFonts w:ascii="Arial" w:hAnsi="Arial" w:cs="Arial"/>
            <w:rPrChange w:id="158" w:author="Sanaka, Krishna" w:date="2025-11-17T13:46:00Z" w16du:dateUtc="2025-11-17T18:46:00Z">
              <w:rPr>
                <w:rFonts w:ascii="Arial" w:hAnsi="Arial" w:cs="Arial"/>
                <w:sz w:val="22"/>
                <w:szCs w:val="22"/>
              </w:rPr>
            </w:rPrChange>
          </w:rPr>
          <w:t>3.0</w:t>
        </w:r>
      </w:ins>
      <w:ins w:id="159" w:author="Krishna Sanaka" w:date="2025-12-25T10:47:00Z" w16du:dateUtc="2025-12-25T15:47:00Z">
        <w:r w:rsidR="00487961">
          <w:rPr>
            <w:rFonts w:ascii="Arial" w:hAnsi="Arial" w:cs="Arial"/>
          </w:rPr>
          <w:t>7</w:t>
        </w:r>
      </w:ins>
      <w:ins w:id="160" w:author="Sanaka, Krishna" w:date="2025-11-17T13:45:00Z" w16du:dateUtc="2025-11-17T18:45:00Z">
        <w:del w:id="161" w:author="Krishna Sanaka" w:date="2025-12-25T10:47:00Z" w16du:dateUtc="2025-12-25T15:47:00Z">
          <w:r w:rsidR="00A06BCA" w:rsidRPr="00A06BCA" w:rsidDel="00487961">
            <w:rPr>
              <w:rFonts w:ascii="Arial" w:hAnsi="Arial" w:cs="Arial"/>
              <w:rPrChange w:id="162" w:author="Sanaka, Krishna" w:date="2025-11-17T13:46:00Z" w16du:dateUtc="2025-11-17T18:46:00Z">
                <w:rPr>
                  <w:rFonts w:ascii="Arial" w:hAnsi="Arial" w:cs="Arial"/>
                  <w:sz w:val="22"/>
                  <w:szCs w:val="22"/>
                </w:rPr>
              </w:rPrChange>
            </w:rPr>
            <w:delText>3</w:delText>
          </w:r>
        </w:del>
        <w:r w:rsidR="00A06BCA" w:rsidRPr="00A06BCA">
          <w:rPr>
            <w:rFonts w:ascii="Arial" w:hAnsi="Arial" w:cs="Arial"/>
            <w:rPrChange w:id="163" w:author="Sanaka, Krishna" w:date="2025-11-17T13:46:00Z" w16du:dateUtc="2025-11-17T18:46:00Z">
              <w:rPr>
                <w:rFonts w:ascii="Arial" w:hAnsi="Arial" w:cs="Arial"/>
                <w:sz w:val="22"/>
                <w:szCs w:val="22"/>
              </w:rPr>
            </w:rPrChange>
          </w:rPr>
          <w:t>, 5.</w:t>
        </w:r>
      </w:ins>
      <w:ins w:id="164" w:author="Krishna Sanaka" w:date="2025-12-25T10:47:00Z" w16du:dateUtc="2025-12-25T15:47:00Z">
        <w:r w:rsidR="00487961">
          <w:rPr>
            <w:rFonts w:ascii="Arial" w:hAnsi="Arial" w:cs="Arial"/>
          </w:rPr>
          <w:t>1</w:t>
        </w:r>
      </w:ins>
      <w:ins w:id="165" w:author="Sanaka, Krishna" w:date="2025-11-17T13:45:00Z" w16du:dateUtc="2025-11-17T18:45:00Z">
        <w:del w:id="166" w:author="Krishna Sanaka" w:date="2025-12-25T10:47:00Z" w16du:dateUtc="2025-12-25T15:47:00Z">
          <w:r w:rsidR="00A06BCA" w:rsidRPr="00A06BCA" w:rsidDel="00487961">
            <w:rPr>
              <w:rFonts w:ascii="Arial" w:hAnsi="Arial" w:cs="Arial"/>
              <w:rPrChange w:id="167" w:author="Sanaka, Krishna" w:date="2025-11-17T13:46:00Z" w16du:dateUtc="2025-11-17T18:46:00Z">
                <w:rPr>
                  <w:rFonts w:ascii="Arial" w:hAnsi="Arial" w:cs="Arial"/>
                  <w:sz w:val="22"/>
                  <w:szCs w:val="22"/>
                </w:rPr>
              </w:rPrChange>
            </w:rPr>
            <w:delText>07</w:delText>
          </w:r>
        </w:del>
        <w:r w:rsidR="00A06BCA" w:rsidRPr="00A06BCA">
          <w:rPr>
            <w:rFonts w:ascii="Arial" w:hAnsi="Arial" w:cs="Arial"/>
            <w:rPrChange w:id="168" w:author="Sanaka, Krishna" w:date="2025-11-17T13:46:00Z" w16du:dateUtc="2025-11-17T18:46:00Z">
              <w:rPr>
                <w:rFonts w:ascii="Arial" w:hAnsi="Arial" w:cs="Arial"/>
                <w:sz w:val="22"/>
                <w:szCs w:val="22"/>
              </w:rPr>
            </w:rPrChange>
          </w:rPr>
          <w:t>]</w:t>
        </w:r>
      </w:ins>
      <w:ins w:id="169" w:author="Krishna Sanaka" w:date="2025-12-25T13:27:00Z" w16du:dateUtc="2025-12-25T18:27:00Z">
        <w:r w:rsidR="003F2788">
          <w:rPr>
            <w:rFonts w:ascii="Arial" w:hAnsi="Arial" w:cs="Arial"/>
          </w:rPr>
          <w:t>; p &lt; 0.001</w:t>
        </w:r>
      </w:ins>
      <w:ins w:id="170" w:author="Sanaka, Krishna" w:date="2025-11-17T13:45:00Z" w16du:dateUtc="2025-11-17T18:45:00Z">
        <w:r w:rsidR="00A06BCA" w:rsidRPr="00A06BCA">
          <w:rPr>
            <w:rFonts w:ascii="Arial" w:hAnsi="Arial" w:cs="Arial"/>
            <w:rPrChange w:id="171" w:author="Sanaka, Krishna" w:date="2025-11-17T13:46:00Z" w16du:dateUtc="2025-11-17T18:46:00Z">
              <w:rPr>
                <w:rFonts w:ascii="Arial" w:hAnsi="Arial" w:cs="Arial"/>
                <w:sz w:val="22"/>
                <w:szCs w:val="22"/>
              </w:rPr>
            </w:rPrChange>
          </w:rPr>
          <w:t>)</w:t>
        </w:r>
      </w:ins>
      <w:r w:rsidR="004E6DF3">
        <w:rPr>
          <w:rFonts w:ascii="Arial" w:hAnsi="Arial" w:cs="Arial"/>
        </w:rPr>
        <w:t xml:space="preserve"> than decubitus ulcer-associated osteomyelitis </w:t>
      </w:r>
      <w:r w:rsidR="004E6DF3" w:rsidRPr="00953295">
        <w:rPr>
          <w:rFonts w:ascii="Arial" w:hAnsi="Arial" w:cs="Arial"/>
        </w:rPr>
        <w:t xml:space="preserve">(APC: </w:t>
      </w:r>
      <w:r w:rsidR="004E6DF3">
        <w:rPr>
          <w:rFonts w:ascii="Arial" w:hAnsi="Arial" w:cs="Arial"/>
        </w:rPr>
        <w:t>6.</w:t>
      </w:r>
      <w:ins w:id="172" w:author="Krishna Sanaka" w:date="2025-12-25T10:47:00Z" w16du:dateUtc="2025-12-25T15:47:00Z">
        <w:r w:rsidR="00487961">
          <w:rPr>
            <w:rFonts w:ascii="Arial" w:hAnsi="Arial" w:cs="Arial"/>
          </w:rPr>
          <w:t>99</w:t>
        </w:r>
      </w:ins>
      <w:del w:id="173" w:author="Krishna Sanaka" w:date="2025-12-25T10:47:00Z" w16du:dateUtc="2025-12-25T15:47:00Z">
        <w:r w:rsidR="004E6DF3" w:rsidDel="00487961">
          <w:rPr>
            <w:rFonts w:ascii="Arial" w:hAnsi="Arial" w:cs="Arial"/>
          </w:rPr>
          <w:delText>17</w:delText>
        </w:r>
      </w:del>
      <w:r w:rsidR="004E6DF3" w:rsidRPr="00953295">
        <w:rPr>
          <w:rFonts w:ascii="Arial" w:hAnsi="Arial" w:cs="Arial"/>
        </w:rPr>
        <w:t xml:space="preserve">% [95% CI: </w:t>
      </w:r>
      <w:ins w:id="174" w:author="Krishna Sanaka" w:date="2025-12-25T10:47:00Z" w16du:dateUtc="2025-12-25T15:47:00Z">
        <w:r w:rsidR="00487961">
          <w:rPr>
            <w:rFonts w:ascii="Arial" w:hAnsi="Arial" w:cs="Arial"/>
          </w:rPr>
          <w:t>6.12</w:t>
        </w:r>
      </w:ins>
      <w:del w:id="175" w:author="Krishna Sanaka" w:date="2025-12-25T10:47:00Z" w16du:dateUtc="2025-12-25T15:47:00Z">
        <w:r w:rsidR="004E6DF3" w:rsidDel="00487961">
          <w:rPr>
            <w:rFonts w:ascii="Arial" w:hAnsi="Arial" w:cs="Arial"/>
          </w:rPr>
          <w:delText>5.32</w:delText>
        </w:r>
      </w:del>
      <w:r w:rsidR="004E6DF3" w:rsidRPr="00953295">
        <w:rPr>
          <w:rFonts w:ascii="Arial" w:hAnsi="Arial" w:cs="Arial"/>
        </w:rPr>
        <w:t xml:space="preserve">%, </w:t>
      </w:r>
      <w:r w:rsidR="004E6DF3">
        <w:rPr>
          <w:rFonts w:ascii="Arial" w:hAnsi="Arial" w:cs="Arial"/>
        </w:rPr>
        <w:t>7.</w:t>
      </w:r>
      <w:ins w:id="176" w:author="Krishna Sanaka" w:date="2025-12-25T10:47:00Z" w16du:dateUtc="2025-12-25T15:47:00Z">
        <w:r w:rsidR="00487961">
          <w:rPr>
            <w:rFonts w:ascii="Arial" w:hAnsi="Arial" w:cs="Arial"/>
          </w:rPr>
          <w:t>87</w:t>
        </w:r>
      </w:ins>
      <w:del w:id="177" w:author="Krishna Sanaka" w:date="2025-12-25T10:47:00Z" w16du:dateUtc="2025-12-25T15:47:00Z">
        <w:r w:rsidR="004E6DF3" w:rsidDel="00487961">
          <w:rPr>
            <w:rFonts w:ascii="Arial" w:hAnsi="Arial" w:cs="Arial"/>
          </w:rPr>
          <w:delText>04</w:delText>
        </w:r>
      </w:del>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640376">
        <w:rPr>
          <w:rFonts w:ascii="Arial" w:hAnsi="Arial" w:cs="Arial"/>
        </w:rPr>
        <w:t xml:space="preserve">and </w:t>
      </w:r>
      <w:r w:rsidR="007524C1">
        <w:rPr>
          <w:rFonts w:ascii="Arial" w:hAnsi="Arial" w:cs="Arial"/>
        </w:rPr>
        <w:t xml:space="preserve">trauma-associated osteomyelitis </w:t>
      </w:r>
      <w:r w:rsidR="007524C1" w:rsidRPr="00953295">
        <w:rPr>
          <w:rFonts w:ascii="Arial" w:hAnsi="Arial" w:cs="Arial"/>
        </w:rPr>
        <w:t xml:space="preserve">(APC: </w:t>
      </w:r>
      <w:del w:id="178" w:author="Krishna Sanaka" w:date="2025-12-25T10:48:00Z" w16du:dateUtc="2025-12-25T15:48:00Z">
        <w:r w:rsidR="007524C1" w:rsidDel="00487961">
          <w:rPr>
            <w:rFonts w:ascii="Arial" w:hAnsi="Arial" w:cs="Arial"/>
          </w:rPr>
          <w:delText>6.85</w:delText>
        </w:r>
      </w:del>
      <w:ins w:id="179" w:author="Krishna Sanaka" w:date="2025-12-25T10:48:00Z" w16du:dateUtc="2025-12-25T15:48:00Z">
        <w:r w:rsidR="00487961">
          <w:rPr>
            <w:rFonts w:ascii="Arial" w:hAnsi="Arial" w:cs="Arial"/>
          </w:rPr>
          <w:t>7.9</w:t>
        </w:r>
      </w:ins>
      <w:r w:rsidR="007524C1" w:rsidRPr="00953295">
        <w:rPr>
          <w:rFonts w:ascii="Arial" w:hAnsi="Arial" w:cs="Arial"/>
        </w:rPr>
        <w:t xml:space="preserve">% [95% CI: </w:t>
      </w:r>
      <w:del w:id="180" w:author="Krishna Sanaka" w:date="2025-12-25T10:48:00Z" w16du:dateUtc="2025-12-25T15:48:00Z">
        <w:r w:rsidR="007524C1" w:rsidDel="00487961">
          <w:rPr>
            <w:rFonts w:ascii="Arial" w:hAnsi="Arial" w:cs="Arial"/>
          </w:rPr>
          <w:delText>5.09</w:delText>
        </w:r>
      </w:del>
      <w:ins w:id="181" w:author="Krishna Sanaka" w:date="2025-12-25T10:48:00Z" w16du:dateUtc="2025-12-25T15:48:00Z">
        <w:r w:rsidR="00487961">
          <w:rPr>
            <w:rFonts w:ascii="Arial" w:hAnsi="Arial" w:cs="Arial"/>
          </w:rPr>
          <w:t>6.23</w:t>
        </w:r>
      </w:ins>
      <w:r w:rsidR="007524C1" w:rsidRPr="00953295">
        <w:rPr>
          <w:rFonts w:ascii="Arial" w:hAnsi="Arial" w:cs="Arial"/>
        </w:rPr>
        <w:t xml:space="preserve">%, </w:t>
      </w:r>
      <w:del w:id="182" w:author="Krishna Sanaka" w:date="2025-12-25T10:48:00Z" w16du:dateUtc="2025-12-25T15:48:00Z">
        <w:r w:rsidR="007524C1" w:rsidRPr="00953295" w:rsidDel="00487961">
          <w:rPr>
            <w:rFonts w:ascii="Arial" w:hAnsi="Arial" w:cs="Arial"/>
          </w:rPr>
          <w:delText>8.</w:delText>
        </w:r>
        <w:r w:rsidR="007524C1" w:rsidDel="00487961">
          <w:rPr>
            <w:rFonts w:ascii="Arial" w:hAnsi="Arial" w:cs="Arial"/>
          </w:rPr>
          <w:delText>64</w:delText>
        </w:r>
      </w:del>
      <w:ins w:id="183" w:author="Krishna Sanaka" w:date="2025-12-25T10:48:00Z" w16du:dateUtc="2025-12-25T15:48:00Z">
        <w:r w:rsidR="00487961">
          <w:rPr>
            <w:rFonts w:ascii="Arial" w:hAnsi="Arial" w:cs="Arial"/>
          </w:rPr>
          <w:t>9.6</w:t>
        </w:r>
      </w:ins>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640376">
        <w:rPr>
          <w:rFonts w:ascii="Arial" w:hAnsi="Arial" w:cs="Arial"/>
        </w:rPr>
        <w:t xml:space="preserve">.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5.</w:t>
      </w:r>
      <w:del w:id="184" w:author="Krishna Sanaka" w:date="2025-12-25T10:49:00Z" w16du:dateUtc="2025-12-25T15:49:00Z">
        <w:r w:rsidR="000232F1" w:rsidDel="005F5634">
          <w:rPr>
            <w:rFonts w:ascii="Arial" w:hAnsi="Arial" w:cs="Arial"/>
          </w:rPr>
          <w:delText>27</w:delText>
        </w:r>
      </w:del>
      <w:ins w:id="185" w:author="Krishna Sanaka" w:date="2025-12-25T10:49:00Z" w16du:dateUtc="2025-12-25T15:49:00Z">
        <w:r w:rsidR="005F5634">
          <w:rPr>
            <w:rFonts w:ascii="Arial" w:hAnsi="Arial" w:cs="Arial"/>
          </w:rPr>
          <w:t>54</w:t>
        </w:r>
      </w:ins>
      <w:r w:rsidR="000232F1">
        <w:rPr>
          <w:rFonts w:ascii="Arial" w:hAnsi="Arial" w:cs="Arial"/>
        </w:rPr>
        <w:t xml:space="preserve">%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w:t>
      </w:r>
      <w:del w:id="186" w:author="Krishna Sanaka" w:date="2025-12-25T10:49:00Z" w16du:dateUtc="2025-12-25T15:49:00Z">
        <w:r w:rsidR="00C003CB" w:rsidDel="005F5634">
          <w:rPr>
            <w:rFonts w:ascii="Arial" w:hAnsi="Arial" w:cs="Arial"/>
          </w:rPr>
          <w:delText>19</w:delText>
        </w:r>
      </w:del>
      <w:ins w:id="187" w:author="Krishna Sanaka" w:date="2025-12-25T10:49:00Z" w16du:dateUtc="2025-12-25T15:49:00Z">
        <w:r w:rsidR="005F5634">
          <w:rPr>
            <w:rFonts w:ascii="Arial" w:hAnsi="Arial" w:cs="Arial"/>
          </w:rPr>
          <w:t>48</w:t>
        </w:r>
      </w:ins>
      <w:r w:rsidR="00C003CB">
        <w:rPr>
          <w:rFonts w:ascii="Arial" w:hAnsi="Arial" w:cs="Arial"/>
        </w:rPr>
        <w:t>%</w:t>
      </w:r>
      <w:r w:rsidR="00627849">
        <w:rPr>
          <w:rFonts w:ascii="Arial" w:hAnsi="Arial" w:cs="Arial"/>
        </w:rPr>
        <w:t>, 6.</w:t>
      </w:r>
      <w:del w:id="188" w:author="Krishna Sanaka" w:date="2025-12-25T10:49:00Z" w16du:dateUtc="2025-12-25T15:49:00Z">
        <w:r w:rsidR="00627849" w:rsidDel="005F5634">
          <w:rPr>
            <w:rFonts w:ascii="Arial" w:hAnsi="Arial" w:cs="Arial"/>
          </w:rPr>
          <w:delText>36</w:delText>
        </w:r>
      </w:del>
      <w:ins w:id="189" w:author="Krishna Sanaka" w:date="2025-12-25T10:49:00Z" w16du:dateUtc="2025-12-25T15:49:00Z">
        <w:r w:rsidR="005F5634">
          <w:rPr>
            <w:rFonts w:ascii="Arial" w:hAnsi="Arial" w:cs="Arial"/>
          </w:rPr>
          <w:t>61</w:t>
        </w:r>
      </w:ins>
      <w:r w:rsidR="00627849">
        <w:rPr>
          <w:rFonts w:ascii="Arial" w:hAnsi="Arial" w:cs="Arial"/>
        </w:rPr>
        <w:t>%</w:t>
      </w:r>
      <w:r w:rsidR="0097324D">
        <w:rPr>
          <w:rFonts w:ascii="Arial" w:hAnsi="Arial" w:cs="Arial"/>
        </w:rPr>
        <w:t xml:space="preserve">]; </w:t>
      </w:r>
      <w:r w:rsidR="003C46B4">
        <w:rPr>
          <w:rFonts w:ascii="Arial" w:hAnsi="Arial" w:cs="Arial"/>
        </w:rPr>
        <w:t>p &lt; 0.001)</w:t>
      </w:r>
      <w:r w:rsidR="00A4220B">
        <w:rPr>
          <w:rFonts w:ascii="Arial" w:hAnsi="Arial" w:cs="Arial"/>
        </w:rPr>
        <w:t>.</w:t>
      </w:r>
    </w:p>
    <w:p w14:paraId="6347EEC8" w14:textId="45FD4997"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1.5</w:t>
      </w:r>
      <w:ins w:id="190" w:author="Krishna Sanaka" w:date="2025-12-25T10:56:00Z" w16du:dateUtc="2025-12-25T15:56:00Z">
        <w:r w:rsidR="00725F63">
          <w:rPr>
            <w:rFonts w:ascii="Arial" w:hAnsi="Arial" w:cs="Arial"/>
          </w:rPr>
          <w:t>9</w:t>
        </w:r>
      </w:ins>
      <w:del w:id="191" w:author="Krishna Sanaka" w:date="2025-12-25T10:56:00Z" w16du:dateUtc="2025-12-25T15:56:00Z">
        <w:r w:rsidR="007C17FF" w:rsidDel="00725F63">
          <w:rPr>
            <w:rFonts w:ascii="Arial" w:hAnsi="Arial" w:cs="Arial"/>
          </w:rPr>
          <w:delText>6</w:delText>
        </w:r>
      </w:del>
      <w:r w:rsidR="007C17FF">
        <w:rPr>
          <w:rFonts w:ascii="Arial" w:hAnsi="Arial" w:cs="Arial"/>
        </w:rPr>
        <w:t xml:space="preserve">% [95% CI: </w:t>
      </w:r>
      <w:r w:rsidR="00920A50">
        <w:rPr>
          <w:rFonts w:ascii="Arial" w:hAnsi="Arial" w:cs="Arial"/>
        </w:rPr>
        <w:t>0.8</w:t>
      </w:r>
      <w:ins w:id="192" w:author="Krishna Sanaka" w:date="2025-12-25T10:56:00Z" w16du:dateUtc="2025-12-25T15:56:00Z">
        <w:r w:rsidR="000800DB">
          <w:rPr>
            <w:rFonts w:ascii="Arial" w:hAnsi="Arial" w:cs="Arial"/>
          </w:rPr>
          <w:t>6</w:t>
        </w:r>
      </w:ins>
      <w:del w:id="193" w:author="Krishna Sanaka" w:date="2025-12-25T10:56:00Z" w16du:dateUtc="2025-12-25T15:56:00Z">
        <w:r w:rsidR="00920A50" w:rsidDel="000800DB">
          <w:rPr>
            <w:rFonts w:ascii="Arial" w:hAnsi="Arial" w:cs="Arial"/>
          </w:rPr>
          <w:delText>4</w:delText>
        </w:r>
      </w:del>
      <w:r w:rsidR="00920A50">
        <w:rPr>
          <w:rFonts w:ascii="Arial" w:hAnsi="Arial" w:cs="Arial"/>
        </w:rPr>
        <w:t xml:space="preserve">%, </w:t>
      </w:r>
      <w:r w:rsidR="00840D7F">
        <w:rPr>
          <w:rFonts w:ascii="Arial" w:hAnsi="Arial" w:cs="Arial"/>
        </w:rPr>
        <w:t>2.</w:t>
      </w:r>
      <w:del w:id="194" w:author="Krishna Sanaka" w:date="2025-12-25T10:56:00Z" w16du:dateUtc="2025-12-25T15:56:00Z">
        <w:r w:rsidR="00840D7F" w:rsidDel="000800DB">
          <w:rPr>
            <w:rFonts w:ascii="Arial" w:hAnsi="Arial" w:cs="Arial"/>
          </w:rPr>
          <w:delText>28</w:delText>
        </w:r>
      </w:del>
      <w:ins w:id="195" w:author="Krishna Sanaka" w:date="2025-12-25T10:56:00Z" w16du:dateUtc="2025-12-25T15:56:00Z">
        <w:r w:rsidR="000800DB">
          <w:rPr>
            <w:rFonts w:ascii="Arial" w:hAnsi="Arial" w:cs="Arial"/>
          </w:rPr>
          <w:t>33</w:t>
        </w:r>
      </w:ins>
      <w:r w:rsidR="00840D7F">
        <w:rPr>
          <w:rFonts w:ascii="Arial" w:hAnsi="Arial" w:cs="Arial"/>
        </w:rPr>
        <w:t>%</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w:t>
      </w:r>
      <w:del w:id="196" w:author="Krishna Sanaka" w:date="2025-12-25T10:57:00Z" w16du:dateUtc="2025-12-25T15:57:00Z">
        <w:r w:rsidR="008F5E67" w:rsidDel="000800DB">
          <w:rPr>
            <w:rFonts w:ascii="Arial" w:hAnsi="Arial" w:cs="Arial"/>
          </w:rPr>
          <w:delText>8</w:delText>
        </w:r>
      </w:del>
      <w:r w:rsidR="003D428B">
        <w:rPr>
          <w:rFonts w:ascii="Arial" w:hAnsi="Arial" w:cs="Arial"/>
        </w:rPr>
        <w:t xml:space="preserve">% [95% CI: </w:t>
      </w:r>
      <w:r w:rsidR="000A0E77">
        <w:rPr>
          <w:rFonts w:ascii="Arial" w:hAnsi="Arial" w:cs="Arial"/>
        </w:rPr>
        <w:t>7.</w:t>
      </w:r>
      <w:del w:id="197" w:author="Krishna Sanaka" w:date="2025-12-25T10:57:00Z" w16du:dateUtc="2025-12-25T15:57:00Z">
        <w:r w:rsidR="000A0E77" w:rsidDel="000800DB">
          <w:rPr>
            <w:rFonts w:ascii="Arial" w:hAnsi="Arial" w:cs="Arial"/>
          </w:rPr>
          <w:delText>76</w:delText>
        </w:r>
      </w:del>
      <w:ins w:id="198" w:author="Krishna Sanaka" w:date="2025-12-25T10:57:00Z" w16du:dateUtc="2025-12-25T15:57:00Z">
        <w:r w:rsidR="000800DB">
          <w:rPr>
            <w:rFonts w:ascii="Arial" w:hAnsi="Arial" w:cs="Arial"/>
          </w:rPr>
          <w:t>63</w:t>
        </w:r>
      </w:ins>
      <w:r w:rsidR="006436C5">
        <w:rPr>
          <w:rFonts w:ascii="Arial" w:hAnsi="Arial" w:cs="Arial"/>
        </w:rPr>
        <w:t xml:space="preserve">%, </w:t>
      </w:r>
      <w:r w:rsidR="00B366D2">
        <w:rPr>
          <w:rFonts w:ascii="Arial" w:hAnsi="Arial" w:cs="Arial"/>
        </w:rPr>
        <w:t>10.</w:t>
      </w:r>
      <w:del w:id="199" w:author="Krishna Sanaka" w:date="2025-12-25T10:57:00Z" w16du:dateUtc="2025-12-25T15:57:00Z">
        <w:r w:rsidR="00B366D2" w:rsidDel="000800DB">
          <w:rPr>
            <w:rFonts w:ascii="Arial" w:hAnsi="Arial" w:cs="Arial"/>
          </w:rPr>
          <w:delText>61</w:delText>
        </w:r>
      </w:del>
      <w:ins w:id="200" w:author="Krishna Sanaka" w:date="2025-12-25T10:57:00Z" w16du:dateUtc="2025-12-25T15:57:00Z">
        <w:r w:rsidR="000800DB">
          <w:rPr>
            <w:rFonts w:ascii="Arial" w:hAnsi="Arial" w:cs="Arial"/>
          </w:rPr>
          <w:t>59</w:t>
        </w:r>
      </w:ins>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22"/>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7FC76CCE" w:rsidR="00FD703E" w:rsidRDefault="00FD703E" w:rsidP="00FD703E">
      <w:pPr>
        <w:spacing w:after="0" w:line="480" w:lineRule="auto"/>
        <w:ind w:firstLine="720"/>
        <w:rPr>
          <w:rFonts w:ascii="Arial" w:hAnsi="Arial" w:cs="Arial"/>
        </w:rPr>
      </w:pPr>
      <w:r>
        <w:rPr>
          <w:rFonts w:ascii="Arial" w:hAnsi="Arial" w:cs="Arial"/>
        </w:rPr>
        <w:lastRenderedPageBreak/>
        <w:t>We conduc</w:t>
      </w:r>
      <w:r w:rsidR="00976DF4">
        <w:rPr>
          <w:rFonts w:ascii="Arial" w:hAnsi="Arial" w:cs="Arial"/>
        </w:rPr>
        <w:t xml:space="preserve">ted a national analysis of osteomyelitis-related mortality in the </w:t>
      </w:r>
      <w:r w:rsidR="00E8572F">
        <w:rPr>
          <w:rFonts w:ascii="Arial" w:hAnsi="Arial" w:cs="Arial"/>
        </w:rPr>
        <w:t>U.S.</w:t>
      </w:r>
      <w:r w:rsidR="00976DF4">
        <w:rPr>
          <w:rFonts w:ascii="Arial" w:hAnsi="Arial" w:cs="Arial"/>
        </w:rPr>
        <w:t xml:space="preserve"> from 1999 to 2023 using CDC death certificate data. We found that osteomyelitis-related deaths have increased significantly over the past 25 years</w:t>
      </w:r>
      <w:del w:id="201" w:author="Sanaka, Krishna" w:date="2025-12-12T13:48:00Z" w16du:dateUtc="2025-12-12T18:48:00Z">
        <w:r w:rsidR="00976DF4" w:rsidDel="006037F0">
          <w:rPr>
            <w:rFonts w:ascii="Arial" w:hAnsi="Arial" w:cs="Arial"/>
          </w:rPr>
          <w:delText>, with a sharp acceleration in recent years</w:delText>
        </w:r>
      </w:del>
      <w:r w:rsidR="00976DF4">
        <w:rPr>
          <w:rFonts w:ascii="Arial" w:hAnsi="Arial" w:cs="Arial"/>
        </w:rPr>
        <w:t xml:space="preserve">.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2D5AE74F"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 xml:space="preserve">9.7% in 1999-2000 to </w:t>
      </w:r>
      <w:r w:rsidR="00BE490B">
        <w:rPr>
          <w:rFonts w:ascii="Arial" w:hAnsi="Arial" w:cs="Arial"/>
        </w:rPr>
        <w:t xml:space="preserve">14.3% in </w:t>
      </w:r>
      <w:r w:rsidR="006C1D1A">
        <w:rPr>
          <w:rFonts w:ascii="Arial" w:hAnsi="Arial" w:cs="Arial"/>
        </w:rPr>
        <w:t>2021-2023</w:t>
      </w:r>
      <w:ins w:id="202" w:author="Sanaka, Krishna" w:date="2025-12-02T19:32:00Z" w16du:dateUtc="2025-12-03T00:32:00Z">
        <w:r w:rsidR="00D149B4">
          <w:rPr>
            <w:rFonts w:ascii="Arial" w:hAnsi="Arial" w:cs="Arial"/>
          </w:rPr>
          <w:t xml:space="preserve">, and prior epidemiologic work has shown that the average age of individuals with osteomyelitis has risen markedly </w:t>
        </w:r>
        <w:r w:rsidR="0059724A">
          <w:rPr>
            <w:rFonts w:ascii="Arial" w:hAnsi="Arial" w:cs="Arial"/>
          </w:rPr>
          <w:t>over recent decades</w:t>
        </w:r>
      </w:ins>
      <w:r w:rsidRPr="00063ACA">
        <w:rPr>
          <w:rFonts w:ascii="Arial" w:hAnsi="Arial" w:cs="Arial"/>
        </w:rPr>
        <w:t>.</w:t>
      </w:r>
      <w:r w:rsidR="004A2643">
        <w:rPr>
          <w:rFonts w:ascii="Arial" w:hAnsi="Arial" w:cs="Arial"/>
        </w:rPr>
        <w:fldChar w:fldCharType="begin"/>
      </w:r>
      <w:r w:rsidR="004C74BA">
        <w:rPr>
          <w:rFonts w:ascii="Arial" w:hAnsi="Arial" w:cs="Arial"/>
        </w:rPr>
        <w:instrText xml:space="preserve"> ADDIN ZOTERO_ITEM CSL_CITATION {"citationID":"baLKHITO","properties":{"formattedCitation":"\\super 2,5\\nosupersub{}","plainCitation":"2,5","noteIndex":0},"citationItems":[{"id":5878,"uris":["http://zotero.org/groups/5952805/items/XGFQT5RX"],"itemData":{"id":5878,"type":"article-journal","abstract":"Background:\nThe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4C74BA" w:rsidRPr="004C74BA">
        <w:rPr>
          <w:rFonts w:ascii="Arial" w:hAnsi="Arial" w:cs="Arial"/>
          <w:kern w:val="0"/>
          <w:vertAlign w:val="superscript"/>
        </w:rPr>
        <w:t>2,5</w:t>
      </w:r>
      <w:r w:rsidR="004A2643">
        <w:rPr>
          <w:rFonts w:ascii="Arial" w:hAnsi="Arial" w:cs="Arial"/>
        </w:rPr>
        <w:fldChar w:fldCharType="end"/>
      </w:r>
      <w:r>
        <w:rPr>
          <w:rFonts w:ascii="Arial" w:hAnsi="Arial" w:cs="Arial"/>
        </w:rPr>
        <w:t xml:space="preserve"> </w:t>
      </w:r>
      <w:r w:rsidRPr="00B532EA">
        <w:rPr>
          <w:rFonts w:ascii="Arial" w:hAnsi="Arial" w:cs="Arial"/>
        </w:rPr>
        <w:t xml:space="preserve">Diabetic foot ulcers affect </w:t>
      </w:r>
      <w:r w:rsidR="0037780C">
        <w:rPr>
          <w:rFonts w:ascii="Arial" w:hAnsi="Arial" w:cs="Arial"/>
        </w:rPr>
        <w:t>up to one-third of patients</w:t>
      </w:r>
      <w:r w:rsidRPr="00B532EA">
        <w:rPr>
          <w:rFonts w:ascii="Arial" w:hAnsi="Arial" w:cs="Arial"/>
        </w:rPr>
        <w:t xml:space="preserve"> with diabetes during their lifetime</w:t>
      </w:r>
      <w:r w:rsidR="00EC4893">
        <w:rPr>
          <w:rFonts w:ascii="Arial" w:hAnsi="Arial" w:cs="Arial"/>
        </w:rPr>
        <w:t xml:space="preserve"> and represent an important pathway to osteomyelitis</w:t>
      </w:r>
      <w:r w:rsidRPr="00B532EA">
        <w:rPr>
          <w:rFonts w:ascii="Arial" w:hAnsi="Arial" w:cs="Arial"/>
        </w:rPr>
        <w:t>.</w:t>
      </w:r>
      <w:r>
        <w:rPr>
          <w:rFonts w:ascii="Arial" w:hAnsi="Arial" w:cs="Arial"/>
        </w:rPr>
        <w:fldChar w:fldCharType="begin"/>
      </w:r>
      <w:r w:rsidR="002B640F">
        <w:rPr>
          <w:rFonts w:ascii="Arial" w:hAnsi="Arial" w:cs="Arial"/>
        </w:rPr>
        <w:instrText xml:space="preserve"> ADDIN ZOTERO_ITEM CSL_CITATION {"citationID":"PFMCz2ra","properties":{"formattedCitation":"\\super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w:t>
      </w:r>
      <w:ins w:id="203" w:author="Sanaka, Krishna" w:date="2025-12-02T19:33:00Z" w16du:dateUtc="2025-12-03T00:33:00Z">
        <w:r w:rsidR="004C74BA">
          <w:rPr>
            <w:rFonts w:ascii="Arial" w:hAnsi="Arial" w:cs="Arial"/>
          </w:rPr>
          <w:t xml:space="preserve">In the present study, </w:t>
        </w:r>
      </w:ins>
      <w:ins w:id="204" w:author="Sanaka, Krishna" w:date="2025-12-02T19:34:00Z" w16du:dateUtc="2025-12-03T00:34:00Z">
        <w:r w:rsidR="000329A1">
          <w:rPr>
            <w:rFonts w:ascii="Arial" w:hAnsi="Arial" w:cs="Arial"/>
          </w:rPr>
          <w:t>diabetes</w:t>
        </w:r>
        <w:r w:rsidR="00D132D6">
          <w:rPr>
            <w:rFonts w:ascii="Arial" w:hAnsi="Arial" w:cs="Arial"/>
          </w:rPr>
          <w:t>-associated osteomyelitis mortality increased in parallel with these national trends, consistent with the expanding population of older adults living with diabetes.</w:t>
        </w:r>
      </w:ins>
      <w:r w:rsidR="00927F58">
        <w:rPr>
          <w:rFonts w:ascii="Arial" w:hAnsi="Arial" w:cs="Arial"/>
        </w:rPr>
        <w:fldChar w:fldCharType="begin"/>
      </w:r>
      <w:r w:rsidR="00511629">
        <w:rPr>
          <w:rFonts w:ascii="Arial" w:hAnsi="Arial" w:cs="Arial"/>
        </w:rPr>
        <w:instrText xml:space="preserve"> ADDIN ZOTERO_ITEM CSL_CITATION {"citationID":"yLmPKPVK","properties":{"formattedCitation":"\\super 7\\nosupersub{}","plainCitation":"7","noteIndex":0},"citationItems":[{"id":6804,"uris":["http://zotero.org/groups/5952805/items/CK3VH7E5"],"itemData":{"id":6804,"type":"article-journal","container-title":"Diabetes Care","DOI":"10.2337/dc12-1801","ISSN":"0149-5992","issue":"12","journalAbbreviation":"Diabetes Care","note":"PMID: 23100048\nPMCID: PMC3507610","page":"2650-2664","source":"PubMed Central","title":"Diabetes in Older Adults","volume":"35","author":[{"family":"Kirkman","given":"M. Sue"},{"family":"Briscoe","given":"Vanessa Jones"},{"family":"Clark","given":"Nathaniel"},{"family":"Florez","given":"Hermes"},{"family":"Haas","given":"Linda B."},{"family":"Halter","given":"Jeffrey B."},{"family":"Huang","given":"Elbert S."},{"family":"Korytkowski","given":"Mary T."},{"family":"Munshi","given":"Medha N."},{"family":"Odegard","given":"Peggy Soule"},{"family":"Pratley","given":"Richard E."},{"family":"Swift","given":"Carrie S."}],"issued":{"date-parts":[["2012",12]]}}}],"schema":"https://github.com/citation-style-language/schema/raw/master/csl-citation.json"} </w:instrText>
      </w:r>
      <w:r w:rsidR="00927F58">
        <w:rPr>
          <w:rFonts w:ascii="Arial" w:hAnsi="Arial" w:cs="Arial"/>
        </w:rPr>
        <w:fldChar w:fldCharType="separate"/>
      </w:r>
      <w:r w:rsidR="00511629" w:rsidRPr="00511629">
        <w:rPr>
          <w:rFonts w:ascii="Arial" w:hAnsi="Arial" w:cs="Arial"/>
          <w:kern w:val="0"/>
          <w:vertAlign w:val="superscript"/>
        </w:rPr>
        <w:t>7</w:t>
      </w:r>
      <w:r w:rsidR="00927F58">
        <w:rPr>
          <w:rFonts w:ascii="Arial" w:hAnsi="Arial" w:cs="Arial"/>
        </w:rPr>
        <w:fldChar w:fldCharType="end"/>
      </w:r>
      <w:ins w:id="205" w:author="Sanaka, Krishna" w:date="2025-12-02T19:34:00Z" w16du:dateUtc="2025-12-03T00:34:00Z">
        <w:r w:rsidR="00D132D6">
          <w:rPr>
            <w:rFonts w:ascii="Arial" w:hAnsi="Arial" w:cs="Arial"/>
          </w:rPr>
          <w:t xml:space="preserve"> </w:t>
        </w:r>
      </w:ins>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increase in U</w:t>
      </w:r>
      <w:ins w:id="206" w:author="Krishna Sanaka" w:date="2025-12-25T13:27:00Z" w16du:dateUtc="2025-12-25T18:27:00Z">
        <w:r w:rsidR="003F2788">
          <w:rPr>
            <w:rFonts w:ascii="Arial" w:hAnsi="Arial" w:cs="Arial"/>
          </w:rPr>
          <w:t>.</w:t>
        </w:r>
      </w:ins>
      <w:r w:rsidR="00635922">
        <w:rPr>
          <w:rFonts w:ascii="Arial" w:hAnsi="Arial" w:cs="Arial"/>
        </w:rPr>
        <w:t>S</w:t>
      </w:r>
      <w:ins w:id="207" w:author="Krishna Sanaka" w:date="2025-12-25T13:27:00Z" w16du:dateUtc="2025-12-25T18:27:00Z">
        <w:r w:rsidR="003F2788">
          <w:rPr>
            <w:rFonts w:ascii="Arial" w:hAnsi="Arial" w:cs="Arial"/>
          </w:rPr>
          <w:t>.</w:t>
        </w:r>
      </w:ins>
      <w:r w:rsidR="00635922">
        <w:rPr>
          <w:rFonts w:ascii="Arial" w:hAnsi="Arial" w:cs="Arial"/>
        </w:rPr>
        <w:t xml:space="preserve"> traffic deaths </w:t>
      </w:r>
      <w:r w:rsidR="00E714CA">
        <w:rPr>
          <w:rFonts w:ascii="Arial" w:hAnsi="Arial" w:cs="Arial"/>
        </w:rPr>
        <w:t xml:space="preserve">from </w:t>
      </w:r>
      <w:r w:rsidR="00B0035D">
        <w:rPr>
          <w:rFonts w:ascii="Arial" w:hAnsi="Arial" w:cs="Arial"/>
        </w:rPr>
        <w:t>2013 to 2022</w:t>
      </w:r>
      <w:del w:id="208" w:author="Krishna Sanaka" w:date="2025-12-25T12:09:00Z" w16du:dateUtc="2025-12-25T17:09:00Z">
        <w:r w:rsidR="00B0035D" w:rsidDel="007D3944">
          <w:rPr>
            <w:rFonts w:ascii="Arial" w:hAnsi="Arial" w:cs="Arial"/>
          </w:rPr>
          <w:delText xml:space="preserve"> </w:delText>
        </w:r>
        <w:r w:rsidR="008A27CE" w:rsidDel="007D3944">
          <w:rPr>
            <w:rFonts w:ascii="Arial" w:hAnsi="Arial" w:cs="Arial"/>
          </w:rPr>
          <w:delText xml:space="preserve">as well as an increase in the US AAMR </w:delText>
        </w:r>
        <w:r w:rsidR="00550087" w:rsidDel="007D3944">
          <w:rPr>
            <w:rFonts w:ascii="Arial" w:hAnsi="Arial" w:cs="Arial"/>
          </w:rPr>
          <w:delText xml:space="preserve">from firearms from </w:delText>
        </w:r>
        <w:r w:rsidR="00841999" w:rsidDel="007D3944">
          <w:rPr>
            <w:rFonts w:ascii="Arial" w:hAnsi="Arial" w:cs="Arial"/>
          </w:rPr>
          <w:delText xml:space="preserve">approximately </w:delText>
        </w:r>
        <w:r w:rsidR="003E1412" w:rsidDel="007D3944">
          <w:rPr>
            <w:rFonts w:ascii="Arial" w:hAnsi="Arial" w:cs="Arial"/>
          </w:rPr>
          <w:delText>10.3 per 100,000 between 1999 and 2014</w:delText>
        </w:r>
        <w:r w:rsidR="00822AFA" w:rsidDel="007D3944">
          <w:rPr>
            <w:rFonts w:ascii="Arial" w:hAnsi="Arial" w:cs="Arial"/>
          </w:rPr>
          <w:delText xml:space="preserve"> to </w:delText>
        </w:r>
        <w:r w:rsidR="00956FA9" w:rsidDel="007D3944">
          <w:rPr>
            <w:rFonts w:ascii="Arial" w:hAnsi="Arial" w:cs="Arial"/>
          </w:rPr>
          <w:delText>11.8 per 100,000 between 2016 and 2018</w:delText>
        </w:r>
      </w:del>
      <w:r w:rsidR="00956FA9">
        <w:rPr>
          <w:rFonts w:ascii="Arial" w:hAnsi="Arial" w:cs="Arial"/>
        </w:rPr>
        <w:t>.</w:t>
      </w:r>
      <w:r w:rsidR="00575C0A">
        <w:rPr>
          <w:rFonts w:ascii="Arial" w:hAnsi="Arial" w:cs="Arial"/>
        </w:rPr>
        <w:fldChar w:fldCharType="begin"/>
      </w:r>
      <w:r w:rsidR="00511629">
        <w:rPr>
          <w:rFonts w:ascii="Arial" w:hAnsi="Arial" w:cs="Arial"/>
        </w:rPr>
        <w:instrText xml:space="preserve"> ADDIN ZOTERO_ITEM CSL_CITATION {"citationID":"1zCDxjsF","properties":{"formattedCitation":"\\super 8\\nosupersub{}","plainCitation":"8","noteIndex":0},"citationItems":[{"id":6316,"uris":["http://zotero.org/groups/5952805/items/45PN5KQR"],"itemData":{"id":6316,"type":"article-journal","abstract":"Road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A."},{"family":"Barry","given":"Vaughn"},{"family":"Matthews","given":"Sarah"},{"family":"Lee","given":"Robin"}],"issued":{"date-parts":[["2025",3,13]]}}}],"schema":"https://github.com/citation-style-language/schema/raw/master/csl-citation.json"} </w:instrText>
      </w:r>
      <w:r w:rsidR="00575C0A">
        <w:rPr>
          <w:rFonts w:ascii="Arial" w:hAnsi="Arial" w:cs="Arial"/>
        </w:rPr>
        <w:fldChar w:fldCharType="separate"/>
      </w:r>
      <w:r w:rsidR="00511629" w:rsidRPr="00511629">
        <w:rPr>
          <w:rFonts w:ascii="Arial" w:hAnsi="Arial" w:cs="Arial"/>
          <w:kern w:val="0"/>
          <w:vertAlign w:val="superscript"/>
        </w:rPr>
        <w:t>8</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02244D">
        <w:rPr>
          <w:rFonts w:ascii="Arial" w:hAnsi="Arial" w:cs="Arial"/>
        </w:rPr>
        <w:t>U.S.</w:t>
      </w:r>
      <w:r w:rsidR="008C51B4">
        <w:rPr>
          <w:rFonts w:ascii="Arial" w:hAnsi="Arial" w:cs="Arial"/>
        </w:rPr>
        <w:t xml:space="preserve">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ins w:id="209" w:author="Krishna Sanaka" w:date="2025-12-25T13:29:00Z" w16du:dateUtc="2025-12-25T18:29:00Z">
        <w:r w:rsidR="007C3DC5">
          <w:rPr>
            <w:rFonts w:ascii="Arial" w:hAnsi="Arial" w:cs="Arial"/>
          </w:rPr>
          <w:t>preventive</w:t>
        </w:r>
      </w:ins>
      <w:del w:id="210" w:author="Krishna Sanaka" w:date="2025-12-25T13:29:00Z" w16du:dateUtc="2025-12-25T18:29:00Z">
        <w:r w:rsidR="00A807FC" w:rsidDel="007C3DC5">
          <w:rPr>
            <w:rFonts w:ascii="Arial" w:hAnsi="Arial" w:cs="Arial"/>
          </w:rPr>
          <w:delText>preventative</w:delText>
        </w:r>
      </w:del>
      <w:r w:rsidR="00A807FC">
        <w:rPr>
          <w:rFonts w:ascii="Arial" w:hAnsi="Arial" w:cs="Arial"/>
        </w:rPr>
        <w:t xml:space="preserve"> care against pressure ulcers.</w:t>
      </w:r>
      <w:r w:rsidR="00A564BC">
        <w:rPr>
          <w:rFonts w:ascii="Arial" w:hAnsi="Arial" w:cs="Arial"/>
        </w:rPr>
        <w:fldChar w:fldCharType="begin"/>
      </w:r>
      <w:r w:rsidR="00511629">
        <w:rPr>
          <w:rFonts w:ascii="Arial" w:hAnsi="Arial" w:cs="Arial"/>
        </w:rPr>
        <w:instrText xml:space="preserve"> ADDIN ZOTERO_ITEM CSL_CITATION {"citationID":"PVqw1aVi","properties":{"formattedCitation":"\\super 9\\nosupersub{}","plainCitation":"9","noteIndex":0},"citationItems":[{"id":6321,"uris":["http://zotero.org/groups/5952805/items/H4QZXSTA"],"itemData":{"id":6321,"type":"article-journal","abstract":"Background\nThe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511629" w:rsidRPr="00511629">
        <w:rPr>
          <w:rFonts w:ascii="Arial" w:hAnsi="Arial" w:cs="Arial"/>
          <w:kern w:val="0"/>
          <w:vertAlign w:val="superscript"/>
        </w:rPr>
        <w:t>9</w:t>
      </w:r>
      <w:r w:rsidR="00A564BC">
        <w:rPr>
          <w:rFonts w:ascii="Arial" w:hAnsi="Arial" w:cs="Arial"/>
        </w:rPr>
        <w:fldChar w:fldCharType="end"/>
      </w:r>
    </w:p>
    <w:p w14:paraId="522AF3CD" w14:textId="48052A6E" w:rsidR="00C45D18" w:rsidRDefault="00996FFB" w:rsidP="00982D1A">
      <w:pPr>
        <w:spacing w:after="0" w:line="480" w:lineRule="auto"/>
        <w:ind w:firstLine="720"/>
        <w:rPr>
          <w:rFonts w:ascii="Arial" w:hAnsi="Arial" w:cs="Arial"/>
        </w:rPr>
      </w:pPr>
      <w:r>
        <w:rPr>
          <w:rFonts w:ascii="Arial" w:hAnsi="Arial" w:cs="Arial"/>
        </w:rPr>
        <w:lastRenderedPageBreak/>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2B640F">
        <w:rPr>
          <w:rFonts w:ascii="Arial" w:hAnsi="Arial" w:cs="Arial"/>
        </w:rPr>
        <w:instrText xml:space="preserve"> ADDIN ZOTERO_ITEM CSL_CITATION {"citationID":"Rp8cPUDH","properties":{"formattedCitation":"\\super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2B640F">
        <w:rPr>
          <w:rFonts w:ascii="Arial" w:hAnsi="Arial" w:cs="Arial"/>
        </w:rPr>
        <w:instrText xml:space="preserve"> ADDIN ZOTERO_ITEM CSL_CITATION {"citationID":"tSpo6YCb","properties":{"formattedCitation":"\\super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Pr>
          <w:rFonts w:ascii="Arial" w:hAnsi="Arial" w:cs="Arial"/>
        </w:rPr>
        <w:t xml:space="preserve"> </w:t>
      </w:r>
    </w:p>
    <w:p w14:paraId="78DE106C" w14:textId="1D31EBCE"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 xml:space="preserve">For example, </w:t>
      </w:r>
      <w:del w:id="211" w:author="Krishna Sanaka" w:date="2025-12-25T12:03:00Z" w16du:dateUtc="2025-12-25T17:03:00Z">
        <w:r w:rsidR="00BE3BC8" w:rsidDel="006A6792">
          <w:rPr>
            <w:rFonts w:ascii="Arial" w:hAnsi="Arial" w:cs="Arial"/>
          </w:rPr>
          <w:delText>m</w:delText>
        </w:r>
        <w:r w:rsidRPr="00B532EA" w:rsidDel="006A6792">
          <w:rPr>
            <w:rFonts w:ascii="Arial" w:hAnsi="Arial" w:cs="Arial"/>
          </w:rPr>
          <w:delText>ortality from C. difficile infection</w:delText>
        </w:r>
      </w:del>
      <w:ins w:id="212" w:author="Sanaka, Krishna" w:date="2025-12-02T18:54:00Z" w16du:dateUtc="2025-12-02T23:54:00Z">
        <w:del w:id="213" w:author="Krishna Sanaka" w:date="2025-12-25T12:03:00Z" w16du:dateUtc="2025-12-25T17:03:00Z">
          <w:r w:rsidR="00E937BF" w:rsidDel="006A6792">
            <w:rPr>
              <w:rFonts w:ascii="Arial" w:hAnsi="Arial" w:cs="Arial"/>
            </w:rPr>
            <w:delText xml:space="preserve"> as well as </w:delText>
          </w:r>
        </w:del>
        <w:r w:rsidR="00E937BF">
          <w:rPr>
            <w:rFonts w:ascii="Arial" w:hAnsi="Arial" w:cs="Arial"/>
          </w:rPr>
          <w:t>the pre</w:t>
        </w:r>
      </w:ins>
      <w:ins w:id="214" w:author="Sanaka, Krishna" w:date="2025-12-02T18:55:00Z" w16du:dateUtc="2025-12-02T23:55:00Z">
        <w:r w:rsidR="00E937BF">
          <w:rPr>
            <w:rFonts w:ascii="Arial" w:hAnsi="Arial" w:cs="Arial"/>
          </w:rPr>
          <w:t>valence of sepsis</w:t>
        </w:r>
      </w:ins>
      <w:ins w:id="215" w:author="Sanaka, Krishna" w:date="2025-12-02T18:59:00Z" w16du:dateUtc="2025-12-02T23:59:00Z">
        <w:r w:rsidR="001E0E4D">
          <w:rPr>
            <w:rFonts w:ascii="Arial" w:hAnsi="Arial" w:cs="Arial"/>
          </w:rPr>
          <w:t xml:space="preserve"> and urinary tract infections</w:t>
        </w:r>
      </w:ins>
      <w:r w:rsidRPr="00B532EA">
        <w:rPr>
          <w:rFonts w:ascii="Arial" w:hAnsi="Arial" w:cs="Arial"/>
        </w:rPr>
        <w:t xml:space="preserve"> has a</w:t>
      </w:r>
      <w:r w:rsidR="00725D47">
        <w:rPr>
          <w:rFonts w:ascii="Arial" w:hAnsi="Arial" w:cs="Arial"/>
        </w:rPr>
        <w:t>lso</w:t>
      </w:r>
      <w:r w:rsidRPr="00B532EA">
        <w:rPr>
          <w:rFonts w:ascii="Arial" w:hAnsi="Arial" w:cs="Arial"/>
        </w:rPr>
        <w:t xml:space="preserve"> climbed over </w:t>
      </w:r>
      <w:r w:rsidR="00011330">
        <w:rPr>
          <w:rFonts w:ascii="Arial" w:hAnsi="Arial" w:cs="Arial"/>
        </w:rPr>
        <w:t>recent decades</w:t>
      </w:r>
      <w:r w:rsidRPr="00B532EA">
        <w:rPr>
          <w:rFonts w:ascii="Arial" w:hAnsi="Arial" w:cs="Arial"/>
        </w:rPr>
        <w:t xml:space="preserve">, </w:t>
      </w:r>
      <w:del w:id="216" w:author="Sanaka, Krishna" w:date="2025-12-02T19:05:00Z" w16du:dateUtc="2025-12-03T00:05:00Z">
        <w:r w:rsidRPr="00B532EA" w:rsidDel="008C1544">
          <w:rPr>
            <w:rFonts w:ascii="Arial" w:hAnsi="Arial" w:cs="Arial"/>
          </w:rPr>
          <w:delText>often driven by host factors and structural vulnerabilities</w:delText>
        </w:r>
      </w:del>
      <w:ins w:id="217" w:author="Sanaka, Krishna" w:date="2025-12-02T19:05:00Z" w16du:dateUtc="2025-12-03T00:05:00Z">
        <w:r w:rsidR="008C1544">
          <w:rPr>
            <w:rFonts w:ascii="Arial" w:hAnsi="Arial" w:cs="Arial"/>
          </w:rPr>
          <w:t>reflecting a broader pattern in which several infectious diseases have shown rising population-level impact over recent decades</w:t>
        </w:r>
      </w:ins>
      <w:r w:rsidRPr="00B532EA">
        <w:rPr>
          <w:rFonts w:ascii="Arial" w:hAnsi="Arial" w:cs="Arial"/>
        </w:rPr>
        <w:t>.</w:t>
      </w:r>
      <w:del w:id="218" w:author="Sanaka, Krishna" w:date="2025-12-02T18:56:00Z" w16du:dateUtc="2025-12-02T23:56:00Z">
        <w:r w:rsidR="001E0E4D" w:rsidDel="001E0E4D">
          <w:rPr>
            <w:rFonts w:ascii="Arial" w:hAnsi="Arial" w:cs="Arial"/>
          </w:rPr>
          <w:fldChar w:fldCharType="begin"/>
        </w:r>
        <w:r w:rsidR="001E0E4D" w:rsidDel="001E0E4D">
          <w:rPr>
            <w:rFonts w:ascii="Arial" w:hAnsi="Arial" w:cs="Arial"/>
          </w:rPr>
          <w:delInstrText xml:space="preserve"> ADDIN ZOTERO_ITEM CSL_CITATION {"citationID":"IUReGj41","properties":{"formattedCitation":"\\super 13\\nosupersub{}","plainCitation":"13","noteIndex":0},"citationItems":[{"id":6796,"uris":["http://zotero.org/groups/5952805/items/3C2ILBVD"],"itemData":{"id":6796,"type":"article-journal","abstract":"Rationale: Stakeholders seek to monitor processes and outcomes of care among patients with sepsis, but use of administrative data for sepsis surveillance is controversial. Prior studies using only principal diagnoses from claims data have shown a trend of rising sepsis incidence with falling infection incidence, implying that administrative data are inaccurate for sepsis surveillance., Objectives: Because a sepsis diagnosis often modifies an infection site diagnosis, we sought to investigate trends in sepsis and infection using both principal and secondary diagnoses in administrative data., Methods: This was a retrospective cohort study. We used data from the Nationwide Inpatient Sample years 2003 to 2009 to identify age-standardized, population-based trends in sepsis and infection using all available diagnosis codes. Infection sites were defined as bacteremia, pneumonia, urinary tract, skin/soft tissue, and gastrointestinal; codes for septicemia, sepsis, severe sepsis, and septic shock were used to identify “sepsis.” We identified patients with infection and mechanical ventilation to estimate incidence of severe sepsis without requiring specific claims for sepsis or acute organ failure., Measurements and Main Results: We identified 53.9 million adult infection hospitalizations during the years 2003 to 2009; average age was 63 years, 61% of patients were women, and 70% reported white race, 14% black, and 11% Hispanic ethnicity. Incidence of hospitalizations with an infection claim increased from 3,147/100,000 U.S. residents in 2003 to 3,480/100,000 in 2009 (11% increase), whereas hospitalizations with sepsis claims increased from 359/100,000 to 535/100,000 residents during the same time frame (49% increase); P = 0.009 between infection and sepsis trends. The proportion of infection hospitalizations with a sepsis claim increased from 7.5% in 2003 to 11.5% in 2009 (54% increase). The incidence of hospitalizations with both an infection and mechanical ventilation claim during 2003 was 173/100,000 as compared with 251/100,000 in 2009 (45% increase); P = 0.76 compared with sepsis trends., Conclusions: Sepsis claims are increasing at a greater rate than infection claims but are not inversely related. Trends in sepsis are similar to trends in infection cases requiring mechanical ventilation. Further studies should seek to identify the optimal algorithms to identify sepsis within administrative data and explore potential mechanisms for the increasing incidence of infection and sepsis in the United States.","container-title":"Annals of the American Thoracic Society","DOI":"10.1513/AnnalsATS.201411-498BC","ISSN":"2329-6933","issue":"2","journalAbbreviation":"Ann Am Thorac Soc","note":"PMID: 25569845\nPMCID: PMC4342831","page":"216-220","source":"PubMed Central","title":"Trends in Sepsis and Infection Sources in the United States. A Population-Based Study","volume":"12","author":[{"family":"Walkey","given":"Allan J."},{"family":"Lagu","given":"Tara"},{"family":"Lindenauer","given":"Peter K."}],"issued":{"date-parts":[["2015",2]]}}}],"schema":"https://github.com/citation-style-language/schema/raw/master/csl-citation.json"} </w:delInstrText>
        </w:r>
        <w:r w:rsidR="001E0E4D" w:rsidDel="001E0E4D">
          <w:rPr>
            <w:rFonts w:ascii="Arial" w:hAnsi="Arial" w:cs="Arial"/>
          </w:rPr>
          <w:fldChar w:fldCharType="separate"/>
        </w:r>
        <w:r w:rsidR="001E0E4D" w:rsidRPr="001E0E4D" w:rsidDel="001E0E4D">
          <w:rPr>
            <w:rFonts w:ascii="Arial" w:hAnsi="Arial" w:cs="Arial"/>
            <w:kern w:val="0"/>
            <w:vertAlign w:val="superscript"/>
          </w:rPr>
          <w:delText>13</w:delText>
        </w:r>
        <w:r w:rsidR="001E0E4D" w:rsidDel="001E0E4D">
          <w:rPr>
            <w:rFonts w:ascii="Arial" w:hAnsi="Arial" w:cs="Arial"/>
          </w:rPr>
          <w:fldChar w:fldCharType="end"/>
        </w:r>
      </w:del>
      <w:r w:rsidR="009D5C2C">
        <w:rPr>
          <w:rFonts w:ascii="Arial" w:hAnsi="Arial" w:cs="Arial"/>
        </w:rPr>
        <w:fldChar w:fldCharType="begin"/>
      </w:r>
      <w:r w:rsidR="00511629">
        <w:rPr>
          <w:rFonts w:ascii="Arial" w:hAnsi="Arial" w:cs="Arial"/>
        </w:rPr>
        <w:instrText xml:space="preserve"> ADDIN ZOTERO_ITEM CSL_CITATION {"citationID":"o0rmkiqu","properties":{"formattedCitation":"\\super 11,12\\nosupersub{}","plainCitation":"11,12","noteIndex":0},"citationItems":[{"id":6796,"uris":["http://zotero.org/groups/5952805/items/3C2ILBVD"],"itemData":{"id":6796,"type":"article-journal","abstract":"Rationale: Stakeholders seek to monitor processes and outcomes of care among patients with sepsis, but use of administrative data for sepsis surveillance is controversial. Prior studies using only principal diagnoses from claims data have shown a trend of rising sepsis incidence with falling infection incidence, implying that administrative data are inaccurate for sepsis surveillance., Objectives: Because a sepsis diagnosis often modifies an infection site diagnosis, we sought to investigate trends in sepsis and infection using both principal and secondary diagnoses in administrative data., Methods: This was a retrospective cohort study. We used data from the Nationwide Inpatient Sample years 2003 to 2009 to identify age-standardized, population-based trends in sepsis and infection using all available diagnosis codes. Infection sites were defined as bacteremia, pneumonia, urinary tract, skin/soft tissue, and gastrointestinal; codes for septicemia, sepsis, severe sepsis, and septic shock were used to identify “sepsis.” We identified patients with infection and mechanical ventilation to estimate incidence of severe sepsis without requiring specific claims for sepsis or acute organ failure., Measurements and Main Results: We identified 53.9 million adult infection hospitalizations during the years 2003 to 2009; average age was 63 years, 61% of patients were women, and 70% reported white race, 14% black, and 11% Hispanic ethnicity. Incidence of hospitalizations with an infection claim increased from 3,147/100,000 U.S. residents in 2003 to 3,480/100,000 in 2009 (11% increase), whereas hospitalizations with sepsis claims increased from 359/100,000 to 535/100,000 residents during the same time frame (49% increase); P = 0.009 between infection and sepsis trends. The proportion of infection hospitalizations with a sepsis claim increased from 7.5% in 2003 to 11.5% in 2009 (54% increase). The incidence of hospitalizations with both an infection and mechanical ventilation claim during 2003 was 173/100,000 as compared with 251/100,000 in 2009 (45% increase); P = 0.76 compared with sepsis trends., Conclusions: Sepsis claims are increasing at a greater rate than infection claims but are not inversely related. Trends in sepsis are similar to trends in infection cases requiring mechanical ventilation. Further studies should seek to identify the optimal algorithms to identify sepsis within administrative data and explore potential mechanisms for the increasing incidence of infection and sepsis in the United States.","container-title":"Annals of the American Thoracic Society","DOI":"10.1513/AnnalsATS.201411-498BC","ISSN":"2329-6933","issue":"2","journalAbbreviation":"Ann Am Thorac Soc","note":"PMID: 25569845\nPMCID: PMC4342831","page":"216-220","source":"PubMed Central","title":"Trends in Sepsis and Infection Sources in the United States. A Population-Based Study","volume":"12","author":[{"family":"Walkey","given":"Allan J."},{"family":"Lagu","given":"Tara"},{"family":"Lindenauer","given":"Peter K."}],"issued":{"date-parts":[["2015",2]]}}},{"id":6920,"uris":["http://zotero.org/groups/5952805/items/H24K3DVA"],"itemData":{"id":6920,"type":"article-journal","abstract":"Urinary tract infections (UTIs) are prevalent; however, comprehensive and current epidemiological data remain scarce. This study examined the global, national, and regional burden of UTIs by sex, age, and socio-demographic index (SDI) from 1990 to 2021. The 2021 Global Burden of Disease study included age-standardised incidence rate (ASIR), age-standardised prevalence rate (ASPR), age-standardised death rate (ASDR), and age-standardised disability-adjusted life years rate (ASDAR). The estimated annual percentage change was used to depict temporal trends, whereas Pearson correlation analysis explore its correlation with the human development index (HDI), the SDI, and age-standardised rates (ASRs). An autoregressive integrated moving average model forecasted the UTI burden trends. From 1990 to 2021, the number of UTI cases increased by 66.45%, reaching 4.49 billion cases, with an ASIR of 5,531.88 per 100,000 population. The greatest incidence of UTIs was seen in women and older adult men. Tropical Latin America and low–middle SDI regions exhibited the highest ASIR, ASPR, ASDR, and ASDAR, while East Asia showed the lowest. ASDR and ASDAR decreased with higher SDI levels. ASR and HDI were weakly positively correlated with ASDR and ASDAR. ASIR, ASPR, and ASDAR are projected to increase until 2050. The global burden of UTIs is rising and is influenced by geographical location, age, sex, and economic development, crucial for guiding medical practices and forming relevant policies.","container-title":"Scientific Reports","DOI":"10.1038/s41598-025-89240-5","ISSN":"2045-2322","issue":"1","journalAbbreviation":"Sci Rep","language":"en","license":"2025 The Author(s)","note":"publisher: Nature Publishing Group","page":"4702","source":"www-nature-com.proxy.library.upenn.edu","title":"Epidemiological trends and predictions of urinary tract infections in the global burden of disease study 2021","volume":"15","author":[{"family":"He","given":"Yining"},{"family":"Zhao","given":"Jing"},{"family":"Wang","given":"Lanhui"},{"family":"Han","given":"Chao"},{"family":"Yan","given":"Ruxue"},{"family":"Zhu","given":"Peiqi"},{"family":"Qian","given":"Tianyang"},{"family":"Yu","given":"Siyao"},{"family":"Zhu","given":"Xiaolin"},{"family":"He","given":"Weiming"}],"issued":{"date-parts":[["2025",2,8]]}}}],"schema":"https://github.com/citation-style-language/schema/raw/master/csl-citation.json"} </w:instrText>
      </w:r>
      <w:r w:rsidR="009D5C2C">
        <w:rPr>
          <w:rFonts w:ascii="Arial" w:hAnsi="Arial" w:cs="Arial"/>
        </w:rPr>
        <w:fldChar w:fldCharType="separate"/>
      </w:r>
      <w:r w:rsidR="00511629" w:rsidRPr="00511629">
        <w:rPr>
          <w:rFonts w:ascii="Arial" w:hAnsi="Arial" w:cs="Arial"/>
          <w:kern w:val="0"/>
          <w:vertAlign w:val="superscript"/>
        </w:rPr>
        <w:t>11,12</w:t>
      </w:r>
      <w:r w:rsidR="009D5C2C">
        <w:rPr>
          <w:rFonts w:ascii="Arial" w:hAnsi="Arial" w:cs="Arial"/>
        </w:rPr>
        <w:fldChar w:fldCharType="end"/>
      </w:r>
      <w:r w:rsidRPr="00B532EA">
        <w:rPr>
          <w:rFonts w:ascii="Arial" w:hAnsi="Arial" w:cs="Arial"/>
        </w:rPr>
        <w:t xml:space="preserve"> </w:t>
      </w:r>
      <w:ins w:id="219" w:author="Sanaka, Krishna" w:date="2025-12-02T19:56:00Z" w16du:dateUtc="2025-12-03T00:56:00Z">
        <w:r w:rsidR="00AD7ACB">
          <w:rPr>
            <w:rFonts w:ascii="Arial" w:hAnsi="Arial" w:cs="Arial"/>
          </w:rPr>
          <w:t>Furthermore,</w:t>
        </w:r>
      </w:ins>
      <w:ins w:id="220" w:author="Sanaka, Krishna" w:date="2025-12-02T19:58:00Z" w16du:dateUtc="2025-12-03T00:58:00Z">
        <w:r w:rsidR="00781634">
          <w:rPr>
            <w:rFonts w:ascii="Arial" w:hAnsi="Arial" w:cs="Arial"/>
          </w:rPr>
          <w:t xml:space="preserve"> </w:t>
        </w:r>
      </w:ins>
      <w:ins w:id="221" w:author="Sanaka, Krishna" w:date="2025-12-02T19:59:00Z" w16du:dateUtc="2025-12-03T00:59:00Z">
        <w:r w:rsidR="00781634">
          <w:rPr>
            <w:rFonts w:ascii="Arial" w:hAnsi="Arial" w:cs="Arial"/>
          </w:rPr>
          <w:t xml:space="preserve">antimicrobial resistance is a growing problem in </w:t>
        </w:r>
        <w:r w:rsidR="00632D44">
          <w:rPr>
            <w:rFonts w:ascii="Arial" w:hAnsi="Arial" w:cs="Arial"/>
          </w:rPr>
          <w:t xml:space="preserve">infectious diseases, and </w:t>
        </w:r>
      </w:ins>
      <w:ins w:id="222" w:author="Sanaka, Krishna" w:date="2025-12-02T20:02:00Z" w16du:dateUtc="2025-12-03T01:02:00Z">
        <w:r w:rsidR="00D52F8E">
          <w:rPr>
            <w:rFonts w:ascii="Arial" w:hAnsi="Arial" w:cs="Arial"/>
          </w:rPr>
          <w:t xml:space="preserve">osteomyelitis </w:t>
        </w:r>
        <w:r w:rsidR="00D56C71">
          <w:rPr>
            <w:rFonts w:ascii="Arial" w:hAnsi="Arial" w:cs="Arial"/>
          </w:rPr>
          <w:t xml:space="preserve">caused by multidrug resistant </w:t>
        </w:r>
        <w:r w:rsidR="006D3B0B">
          <w:rPr>
            <w:rFonts w:ascii="Arial" w:hAnsi="Arial" w:cs="Arial"/>
          </w:rPr>
          <w:t xml:space="preserve">agents </w:t>
        </w:r>
        <w:r w:rsidR="00AE5B44">
          <w:rPr>
            <w:rFonts w:ascii="Arial" w:hAnsi="Arial" w:cs="Arial"/>
          </w:rPr>
          <w:t>is associated with worsened morbidity over time.</w:t>
        </w:r>
      </w:ins>
      <w:r w:rsidR="00631EB2">
        <w:rPr>
          <w:rFonts w:ascii="Arial" w:hAnsi="Arial" w:cs="Arial"/>
        </w:rPr>
        <w:fldChar w:fldCharType="begin"/>
      </w:r>
      <w:r w:rsidR="00511629">
        <w:rPr>
          <w:rFonts w:ascii="Arial" w:hAnsi="Arial" w:cs="Arial"/>
        </w:rPr>
        <w:instrText xml:space="preserve"> ADDIN ZOTERO_ITEM CSL_CITATION {"citationID":"qbgg5VPO","properties":{"formattedCitation":"\\super 13\\nosupersub{}","plainCitation":"13","noteIndex":0},"citationItems":[{"id":6812,"uris":["http://zotero.org/groups/5952805/items/E533PPTN"],"itemData":{"id":6812,"type":"article-journal","abstract":"Diabetic foot ulcers commonly precede diabetic foot osteomyelitis (DFO) and once the latter occurs, surgical management is often performed. The presence of osteomyelitis is an independent risk factor for the development of re-ulceration. We investigated the relationship between causative organisms in osteomyelitis and 1-year diabetic foot outcomes (re-ulceration, amputation, and death) following surgical management in an observational cohort of 223 patients. Univariate and multivariate analyses were performed for available demographic, clinical, and laboratory data. In addition, random forest plots were used to identify microbiologic predictors of 1-year outcomes. Patients with osteomyelitis managed surgically were younger and exhibited more painful peripheral neuropathy than outpatients with diabetes alone (both P &lt; .0001). Osteomyelitis proximal margin cultures were diverse, at times polymicrobial, and included multidrug-resistant organisms in 13.9% of the cohort. In patients who underwent surgery, 44.5% experienced a re-ulceration on the same foot within 12 months of surgery. The presence of multidrug-resistant organisms on proximal bone culture was found to be a significant predictor of diabetic foot ulcer recurrence in univariate modelling (P &lt; .001) and importance rankings. This is the first study to use prediction modelling to identify a relationship between multidrug-resistant organisms and diabetic foot ulcer recurrence following DFO.","container-title":"International Wound Journal","DOI":"10.1111/iwj.13439","ISSN":"1742-481X","issue":"6","journalAbbreviation":"Int Wound J","language":"eng","note":"PMID: 32633880\nPMCID: PMC7736527","page":"1634-1641","source":"PubMed","title":"Multidrug resistant organism predicts ulcer recurrence following surgical management of diabetic foot osteomyelitis","volume":"17","author":[{"family":"Schmidt","given":"Brian M."},{"family":"Ye","given":"Wen"},{"family":"Zhou","given":"Shiwei"}],"issued":{"date-parts":[["2020",12]]}}}],"schema":"https://github.com/citation-style-language/schema/raw/master/csl-citation.json"} </w:instrText>
      </w:r>
      <w:r w:rsidR="00631EB2">
        <w:rPr>
          <w:rFonts w:ascii="Arial" w:hAnsi="Arial" w:cs="Arial"/>
        </w:rPr>
        <w:fldChar w:fldCharType="separate"/>
      </w:r>
      <w:r w:rsidR="00511629" w:rsidRPr="00511629">
        <w:rPr>
          <w:rFonts w:ascii="Arial" w:hAnsi="Arial" w:cs="Arial"/>
          <w:kern w:val="0"/>
          <w:vertAlign w:val="superscript"/>
        </w:rPr>
        <w:t>13</w:t>
      </w:r>
      <w:r w:rsidR="00631EB2">
        <w:rPr>
          <w:rFonts w:ascii="Arial" w:hAnsi="Arial" w:cs="Arial"/>
        </w:rPr>
        <w:fldChar w:fldCharType="end"/>
      </w:r>
      <w:ins w:id="223" w:author="Sanaka, Krishna" w:date="2025-12-02T20:02:00Z" w16du:dateUtc="2025-12-03T01:02:00Z">
        <w:r w:rsidR="00AE5B44">
          <w:rPr>
            <w:rFonts w:ascii="Arial" w:hAnsi="Arial" w:cs="Arial"/>
          </w:rPr>
          <w:t xml:space="preserve"> </w:t>
        </w:r>
      </w:ins>
      <w:r w:rsidRPr="00B532EA">
        <w:rPr>
          <w:rFonts w:ascii="Arial" w:hAnsi="Arial" w:cs="Arial"/>
        </w:rPr>
        <w:t>In this context, osteomyelitis joins a group of infections whose lethality depends less on virulence than on the failure to prevent, detect, and coordinate care for medically complex individuals.</w:t>
      </w:r>
    </w:p>
    <w:p w14:paraId="770DCB65" w14:textId="58B947A6" w:rsidR="00B532EA" w:rsidRPr="00B532EA" w:rsidRDefault="00B532EA" w:rsidP="00FD703E">
      <w:pPr>
        <w:spacing w:after="0" w:line="480" w:lineRule="auto"/>
        <w:ind w:firstLine="720"/>
        <w:rPr>
          <w:rFonts w:ascii="Arial" w:hAnsi="Arial" w:cs="Arial"/>
        </w:rPr>
      </w:pPr>
      <w:r w:rsidRPr="00B532EA">
        <w:rPr>
          <w:rFonts w:ascii="Arial" w:hAnsi="Arial" w:cs="Arial"/>
        </w:rPr>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w:t>
      </w:r>
      <w:ins w:id="224" w:author="Sanaka, Krishna" w:date="2025-12-02T19:16:00Z" w16du:dateUtc="2025-12-03T00:16:00Z">
        <w:r w:rsidR="00774233">
          <w:rPr>
            <w:rFonts w:ascii="Arial" w:hAnsi="Arial" w:cs="Arial"/>
          </w:rPr>
          <w:t xml:space="preserve"> </w:t>
        </w:r>
      </w:ins>
      <w:ins w:id="225" w:author="Sanaka, Krishna" w:date="2025-12-02T19:18:00Z" w16du:dateUtc="2025-12-03T00:18:00Z">
        <w:r w:rsidR="003B3277">
          <w:rPr>
            <w:rFonts w:ascii="Arial" w:hAnsi="Arial" w:cs="Arial"/>
          </w:rPr>
          <w:t>Notably</w:t>
        </w:r>
      </w:ins>
      <w:ins w:id="226" w:author="Sanaka, Krishna" w:date="2025-12-02T19:16:00Z" w16du:dateUtc="2025-12-03T00:16:00Z">
        <w:r w:rsidR="00774233">
          <w:rPr>
            <w:rFonts w:ascii="Arial" w:hAnsi="Arial" w:cs="Arial"/>
          </w:rPr>
          <w:t xml:space="preserve">, </w:t>
        </w:r>
      </w:ins>
      <w:ins w:id="227" w:author="Sanaka, Krishna" w:date="2025-12-02T19:18:00Z" w16du:dateUtc="2025-12-03T00:18:00Z">
        <w:r w:rsidR="00AF0A85">
          <w:rPr>
            <w:rFonts w:ascii="Arial" w:hAnsi="Arial" w:cs="Arial"/>
          </w:rPr>
          <w:t xml:space="preserve">foot </w:t>
        </w:r>
      </w:ins>
      <w:ins w:id="228" w:author="Sanaka, Krishna" w:date="2025-12-02T19:17:00Z" w16du:dateUtc="2025-12-03T00:17:00Z">
        <w:r w:rsidR="009A1F73">
          <w:rPr>
            <w:rFonts w:ascii="Arial" w:hAnsi="Arial" w:cs="Arial"/>
          </w:rPr>
          <w:t xml:space="preserve">wounds that last longer than 30 days </w:t>
        </w:r>
        <w:r w:rsidR="00B838EF">
          <w:rPr>
            <w:rFonts w:ascii="Arial" w:hAnsi="Arial" w:cs="Arial"/>
          </w:rPr>
          <w:t xml:space="preserve">are </w:t>
        </w:r>
        <w:r w:rsidR="008074FD">
          <w:rPr>
            <w:rFonts w:ascii="Arial" w:hAnsi="Arial" w:cs="Arial"/>
          </w:rPr>
          <w:t xml:space="preserve">nearly 5 times more likely </w:t>
        </w:r>
        <w:r w:rsidR="0070056A">
          <w:rPr>
            <w:rFonts w:ascii="Arial" w:hAnsi="Arial" w:cs="Arial"/>
          </w:rPr>
          <w:t xml:space="preserve">to result in osteomyelitis than those </w:t>
        </w:r>
        <w:r w:rsidR="005944B4">
          <w:rPr>
            <w:rFonts w:ascii="Arial" w:hAnsi="Arial" w:cs="Arial"/>
          </w:rPr>
          <w:t xml:space="preserve">that </w:t>
        </w:r>
        <w:r w:rsidR="00D456F7">
          <w:rPr>
            <w:rFonts w:ascii="Arial" w:hAnsi="Arial" w:cs="Arial"/>
          </w:rPr>
          <w:t>last less than 30 days.</w:t>
        </w:r>
      </w:ins>
      <w:r w:rsidR="00AF0A85">
        <w:rPr>
          <w:rFonts w:ascii="Arial" w:hAnsi="Arial" w:cs="Arial"/>
        </w:rPr>
        <w:fldChar w:fldCharType="begin"/>
      </w:r>
      <w:r w:rsidR="00511629">
        <w:rPr>
          <w:rFonts w:ascii="Arial" w:hAnsi="Arial" w:cs="Arial"/>
        </w:rPr>
        <w:instrText xml:space="preserve"> ADDIN ZOTERO_ITEM CSL_CITATION {"citationID":"OhFnIzNr","properties":{"formattedCitation":"\\super 14\\nosupersub{}","plainCitation":"14","noteIndex":0},"citationItems":[{"id":6801,"uris":["http://zotero.org/groups/5952805/items/82JDLBJK"],"itemData":{"id":6801,"type":"article-journal","abstract":"OBJECTIVE—To prospectively determine risk factors for foot infection in a cohort of people with diabetes.RESEARCH DESIGN AND METHODS—We evaluated then followed 1,666 consecutive diabetic patients enrolled in a managed care–based outpatient clinic in a 2-year longitudinal outcomes study. At enrollment, patients underwent a standardized general medical examination and detailed foot assessment and were educated about proper foot care. They were then rescreened at scheduled intervals and also seen promptly if they developed any foot problem.RESULTS—During the evaluation period, 151 (9.1%) patients developed 199 foot infections, all but one involving a wound or penetrating injury. Most patients had infections involving only the soft tissue, but 19.9% had bone culture–proven osteomyelitis. For those who developed a foot infection, compared with those who did not, the risk of hospitalization was 55.7 times greater (95% CI 30.3–102.2; P &amp;lt; 0.001) and the risk of amputation was 154.5 times greater (58.5–468.5; P &amp;lt; 0.001). Foot wounds preceded all but one infection. Significant (P &amp;lt; 0.05) independent risk factors for foot infection from a multivariate analysis included wounds that penetrated to bone (odds ratio 6.7), wounds with a duration &amp;gt;30 days (4.7), recurrent wounds (2.4), wounds with a traumatic etiology (2.4), and presence of peripheral vascular disease (1.9).CONCLUSIONS—Foot infections occur relatively frequently in individuals with diabetes, almost always follow trauma, and dramatically increase the risk of hospitalization and amputation. Efforts to prevent infections should be targeted at people with traumatic foot wounds, especially those that are chronic, deep, recurrent, or associated with peripheral vascular disease.","container-title":"Diabetes Care","DOI":"10.2337/dc05-2425","ISSN":"0149-5992","issue":"6","journalAbbreviation":"Diabetes Care","page":"1288-1293","source":"Silverchair","title":"Risk Factors for Foot Infections in Individuals With Diabetes","volume":"29","author":[{"family":"Lavery","given":"Lawrence A."},{"family":"Armstrong","given":"David G."},{"family":"Wunderlich","given":"Robert P."},{"family":"Mohler","given":"M. Jane"},{"family":"Wendel","given":"Christopher S."},{"family":"Lipsky","given":"Benjamin A."}],"issued":{"date-parts":[["2006",6,1]]}}}],"schema":"https://github.com/citation-style-language/schema/raw/master/csl-citation.json"} </w:instrText>
      </w:r>
      <w:r w:rsidR="00AF0A85">
        <w:rPr>
          <w:rFonts w:ascii="Arial" w:hAnsi="Arial" w:cs="Arial"/>
        </w:rPr>
        <w:fldChar w:fldCharType="separate"/>
      </w:r>
      <w:r w:rsidR="00511629" w:rsidRPr="00511629">
        <w:rPr>
          <w:rFonts w:ascii="Arial" w:hAnsi="Arial" w:cs="Arial"/>
          <w:kern w:val="0"/>
          <w:vertAlign w:val="superscript"/>
        </w:rPr>
        <w:t>14</w:t>
      </w:r>
      <w:r w:rsidR="00AF0A85">
        <w:rPr>
          <w:rFonts w:ascii="Arial" w:hAnsi="Arial" w:cs="Arial"/>
        </w:rPr>
        <w:fldChar w:fldCharType="end"/>
      </w:r>
      <w:r w:rsidRPr="00B532EA">
        <w:rPr>
          <w:rFonts w:ascii="Arial" w:hAnsi="Arial" w:cs="Arial"/>
        </w:rPr>
        <w:t xml:space="preserve"> Finally, osteomyelitis </w:t>
      </w:r>
      <w:r w:rsidRPr="00B532EA">
        <w:rPr>
          <w:rFonts w:ascii="Arial" w:hAnsi="Arial" w:cs="Arial"/>
        </w:rPr>
        <w:lastRenderedPageBreak/>
        <w:t>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6F79E2">
        <w:rPr>
          <w:rFonts w:ascii="Arial" w:hAnsi="Arial" w:cs="Arial"/>
        </w:rPr>
        <w:instrText xml:space="preserve"> ADDIN ZOTERO_ITEM CSL_CITATION {"citationID":"URLPhNkZ","properties":{"formattedCitation":"\\super 15\\nosupersub{}","plainCitation":"15","noteIndex":0},"citationItems":[{"id":6306,"uris":["http://zotero.org/groups/5952805/items/BA6RMQWV"],"itemData":{"id":6306,"type":"article-journal","abstract":"BACKGROUND: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6F79E2" w:rsidRPr="006F79E2">
        <w:rPr>
          <w:rFonts w:ascii="Arial" w:hAnsi="Arial" w:cs="Arial"/>
          <w:kern w:val="0"/>
          <w:vertAlign w:val="superscript"/>
        </w:rPr>
        <w:t>15</w:t>
      </w:r>
      <w:r w:rsidR="009B3D8B">
        <w:rPr>
          <w:rFonts w:ascii="Arial" w:hAnsi="Arial" w:cs="Arial"/>
        </w:rPr>
        <w:fldChar w:fldCharType="end"/>
      </w:r>
    </w:p>
    <w:p w14:paraId="3C4CC0CA" w14:textId="7C033392" w:rsidR="00B532EA" w:rsidRPr="00B532EA" w:rsidRDefault="003D1CB5" w:rsidP="00FD703E">
      <w:pPr>
        <w:spacing w:after="0" w:line="480" w:lineRule="auto"/>
        <w:ind w:firstLine="720"/>
        <w:rPr>
          <w:rFonts w:ascii="Arial" w:hAnsi="Arial" w:cs="Arial"/>
        </w:rPr>
      </w:pPr>
      <w:r>
        <w:rPr>
          <w:rFonts w:ascii="Arial" w:hAnsi="Arial" w:cs="Arial"/>
        </w:rPr>
        <w:t>The</w:t>
      </w:r>
      <w:r w:rsidR="00B532EA" w:rsidRPr="00B532EA">
        <w:rPr>
          <w:rFonts w:ascii="Arial" w:hAnsi="Arial" w:cs="Arial"/>
        </w:rPr>
        <w:t xml:space="preserve"> </w:t>
      </w:r>
      <w:r w:rsidR="00A96983">
        <w:rPr>
          <w:rFonts w:ascii="Arial" w:hAnsi="Arial" w:cs="Arial"/>
        </w:rPr>
        <w:t>key</w:t>
      </w:r>
      <w:r w:rsidR="00B532EA" w:rsidRPr="00B532EA">
        <w:rPr>
          <w:rFonts w:ascii="Arial" w:hAnsi="Arial" w:cs="Arial"/>
        </w:rPr>
        <w:t xml:space="preserve"> strengths</w:t>
      </w:r>
      <w:r>
        <w:rPr>
          <w:rFonts w:ascii="Arial" w:hAnsi="Arial" w:cs="Arial"/>
        </w:rPr>
        <w:t xml:space="preserve"> of this study</w:t>
      </w:r>
      <w:r w:rsidR="00B532EA" w:rsidRPr="00B532EA">
        <w:rPr>
          <w:rFonts w:ascii="Arial" w:hAnsi="Arial" w:cs="Arial"/>
        </w:rPr>
        <w:t xml:space="preserve"> </w:t>
      </w:r>
      <w:r w:rsidR="00CB3CCD">
        <w:rPr>
          <w:rFonts w:ascii="Arial" w:hAnsi="Arial" w:cs="Arial"/>
        </w:rPr>
        <w:t>include</w:t>
      </w:r>
      <w:r w:rsidR="00B532EA"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00B532EA" w:rsidRPr="00B532EA">
        <w:rPr>
          <w:rFonts w:ascii="Arial" w:hAnsi="Arial" w:cs="Arial"/>
        </w:rPr>
        <w:t>by</w:t>
      </w:r>
      <w:r w:rsidR="00CB3CCD">
        <w:rPr>
          <w:rFonts w:ascii="Arial" w:hAnsi="Arial" w:cs="Arial"/>
        </w:rPr>
        <w:t xml:space="preserve"> key</w:t>
      </w:r>
      <w:r w:rsidR="00B532EA"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ins w:id="229" w:author="Sanaka, Krishna" w:date="2025-12-02T19:43:00Z" w16du:dateUtc="2025-12-03T00:43:00Z">
        <w:r w:rsidR="000C5C70">
          <w:rPr>
            <w:rFonts w:ascii="Arial" w:hAnsi="Arial" w:cs="Arial"/>
          </w:rPr>
          <w:t xml:space="preserve">Death certificates are </w:t>
        </w:r>
      </w:ins>
      <w:ins w:id="230" w:author="Sanaka, Krishna" w:date="2025-12-02T19:44:00Z" w16du:dateUtc="2025-12-03T00:44:00Z">
        <w:r w:rsidR="000C5C70">
          <w:rPr>
            <w:rFonts w:ascii="Arial" w:hAnsi="Arial" w:cs="Arial"/>
          </w:rPr>
          <w:t xml:space="preserve">also prone to </w:t>
        </w:r>
        <w:r w:rsidR="0062479C">
          <w:rPr>
            <w:rFonts w:ascii="Arial" w:hAnsi="Arial" w:cs="Arial"/>
          </w:rPr>
          <w:t xml:space="preserve">classification errors, especially </w:t>
        </w:r>
        <w:r w:rsidR="005D0C23">
          <w:rPr>
            <w:rFonts w:ascii="Arial" w:hAnsi="Arial" w:cs="Arial"/>
          </w:rPr>
          <w:t xml:space="preserve">by physicians </w:t>
        </w:r>
        <w:r w:rsidR="00C3032E">
          <w:rPr>
            <w:rFonts w:ascii="Arial" w:hAnsi="Arial" w:cs="Arial"/>
          </w:rPr>
          <w:t>with less formal training.</w:t>
        </w:r>
      </w:ins>
      <w:r w:rsidR="00AD7ACB">
        <w:rPr>
          <w:rFonts w:ascii="Arial" w:hAnsi="Arial" w:cs="Arial"/>
        </w:rPr>
        <w:fldChar w:fldCharType="begin"/>
      </w:r>
      <w:r w:rsidR="00511629">
        <w:rPr>
          <w:rFonts w:ascii="Arial" w:hAnsi="Arial" w:cs="Arial"/>
        </w:rPr>
        <w:instrText xml:space="preserve"> ADDIN ZOTERO_ITEM CSL_CITATION {"citationID":"9C03Wbn6","properties":{"formattedCitation":"\\super 16\\nosupersub{}","plainCitation":"16","noteIndex":0},"citationItems":[{"id":6807,"uris":["http://zotero.org/groups/5952805/items/CRSHSQPL"],"itemData":{"id":6807,"type":"article-journal","abstract":"PURPOSE: To determine the ability of residents in completing death certificates correctly.\nMETHODS: A total of 4800 residents were asked to complete a survey and cause-of-death statement using a sample case of in-hospital death due to urosepsis, of whom 590 residents (12%) responded. A scoring scale designed based on instructions from the National Association of Medical Examiners and the American College of Pathologists was used to measure responses quantitatively.\nRESULTS: Overall performance was poor, with only 23% (n = 137) of responses in the optimal scoring range. The average score was influenced significantly by level of residency training, as well as previous experience, prior formal training, and awareness of the guidelines regarding death certificate completion. Optimal scores correlated with level of residency training and prior formal training in death certificate completion, suggesting the benefits of experience and instruction. Forty-five percent (n = 267) of respondents incorrectly identified a cardiovascular event as the primary cause of death.\nCONCLUSION: The residents in this study demonstrated suboptimal performance in death certificate completion. Cardiovascular events were often incorrectly identified as the primary cause of death. Formal training can improve performance and should be emphasized in medical schools and residencies.","container-title":"The American Journal of Medicine","DOI":"10.1016/j.amjmed.2004.04.018","ISSN":"0002-9343","issue":"7","journalAbbreviation":"Am J Med","language":"eng","note":"PMID: 15464706","page":"492-498","source":"PubMed","title":"Death certificate completion: how well are physicians trained and are cardiovascular causes overstated?","title-short":"Death certificate completion","volume":"117","author":[{"family":"Lakkireddy","given":"Dhanunjaya R."},{"family":"Gowda","given":"Manohar S."},{"family":"Murray","given":"Caroline W."},{"family":"Basarakodu","given":"Krishnamohan R."},{"family":"Vacek","given":"James L."}],"issued":{"date-parts":[["2004",10,1]]}}}],"schema":"https://github.com/citation-style-language/schema/raw/master/csl-citation.json"} </w:instrText>
      </w:r>
      <w:r w:rsidR="00AD7ACB">
        <w:rPr>
          <w:rFonts w:ascii="Arial" w:hAnsi="Arial" w:cs="Arial"/>
        </w:rPr>
        <w:fldChar w:fldCharType="separate"/>
      </w:r>
      <w:r w:rsidR="00511629" w:rsidRPr="00511629">
        <w:rPr>
          <w:rFonts w:ascii="Arial" w:hAnsi="Arial" w:cs="Arial"/>
          <w:kern w:val="0"/>
          <w:vertAlign w:val="superscript"/>
        </w:rPr>
        <w:t>16</w:t>
      </w:r>
      <w:r w:rsidR="00AD7ACB">
        <w:rPr>
          <w:rFonts w:ascii="Arial" w:hAnsi="Arial" w:cs="Arial"/>
        </w:rPr>
        <w:fldChar w:fldCharType="end"/>
      </w:r>
      <w:ins w:id="231" w:author="Sanaka, Krishna" w:date="2025-12-02T19:44:00Z" w16du:dateUtc="2025-12-03T00:44:00Z">
        <w:r w:rsidR="00C3032E">
          <w:rPr>
            <w:rFonts w:ascii="Arial" w:hAnsi="Arial" w:cs="Arial"/>
          </w:rPr>
          <w:t xml:space="preserve"> </w:t>
        </w:r>
      </w:ins>
      <w:r w:rsidR="00B532EA" w:rsidRPr="00B532EA">
        <w:rPr>
          <w:rFonts w:ascii="Arial" w:hAnsi="Arial" w:cs="Arial"/>
        </w:rPr>
        <w:t>We could not assess clinical variables such as infection severity, treatment received, or timing of diagnosis</w:t>
      </w:r>
      <w:ins w:id="232" w:author="Krishna Sanaka" w:date="2025-12-24T16:33:00Z" w16du:dateUtc="2025-12-24T21:33:00Z">
        <w:r w:rsidR="005124A1">
          <w:rPr>
            <w:rFonts w:ascii="Arial" w:hAnsi="Arial" w:cs="Arial"/>
          </w:rPr>
          <w:t xml:space="preserve"> as well as certain socioeconomic variables such as </w:t>
        </w:r>
      </w:ins>
      <w:ins w:id="233" w:author="Krishna Sanaka" w:date="2025-12-25T13:00:00Z" w16du:dateUtc="2025-12-25T18:00:00Z">
        <w:r w:rsidR="00D05088">
          <w:rPr>
            <w:rFonts w:ascii="Arial" w:hAnsi="Arial" w:cs="Arial"/>
          </w:rPr>
          <w:t>insurance type, urbanicity, and average</w:t>
        </w:r>
      </w:ins>
      <w:ins w:id="234" w:author="Krishna Sanaka" w:date="2025-12-24T16:33:00Z" w16du:dateUtc="2025-12-24T21:33:00Z">
        <w:r w:rsidR="005124A1">
          <w:rPr>
            <w:rFonts w:ascii="Arial" w:hAnsi="Arial" w:cs="Arial"/>
          </w:rPr>
          <w:t xml:space="preserve"> ZIP code income and home value</w:t>
        </w:r>
      </w:ins>
      <w:r w:rsidR="00B532EA" w:rsidRPr="00B532EA">
        <w:rPr>
          <w:rFonts w:ascii="Arial" w:hAnsi="Arial" w:cs="Arial"/>
        </w:rPr>
        <w:t xml:space="preserve">. </w:t>
      </w:r>
      <w:ins w:id="235" w:author="Krishna Sanaka" w:date="2025-12-24T11:43:00Z" w16du:dateUtc="2025-12-24T16:43:00Z">
        <w:r w:rsidR="006E06B3">
          <w:rPr>
            <w:rFonts w:ascii="Arial" w:hAnsi="Arial" w:cs="Arial"/>
          </w:rPr>
          <w:t xml:space="preserve">We were also unable to assess </w:t>
        </w:r>
        <w:r w:rsidR="00A05050">
          <w:rPr>
            <w:rFonts w:ascii="Arial" w:hAnsi="Arial" w:cs="Arial"/>
          </w:rPr>
          <w:t xml:space="preserve">certain predisposing factors for osteomyelitis such as intravenous drug use, </w:t>
        </w:r>
        <w:r w:rsidR="00DD2633">
          <w:rPr>
            <w:rFonts w:ascii="Arial" w:hAnsi="Arial" w:cs="Arial"/>
          </w:rPr>
          <w:t xml:space="preserve">tobacco use, and </w:t>
        </w:r>
        <w:r w:rsidR="0001169C">
          <w:rPr>
            <w:rFonts w:ascii="Arial" w:hAnsi="Arial" w:cs="Arial"/>
          </w:rPr>
          <w:t xml:space="preserve">the presence of an implantable orthopedic device. </w:t>
        </w:r>
      </w:ins>
      <w:r w:rsidR="00B532EA" w:rsidRPr="00B532EA">
        <w:rPr>
          <w:rFonts w:ascii="Arial" w:hAnsi="Arial" w:cs="Arial"/>
        </w:rPr>
        <w:t xml:space="preserve">Moreover, </w:t>
      </w:r>
      <w:r w:rsidR="00893312">
        <w:rPr>
          <w:rFonts w:ascii="Arial" w:hAnsi="Arial" w:cs="Arial"/>
        </w:rPr>
        <w:t xml:space="preserve">by nature, a mortality database does not capture the morbidity of non-fatal disease. </w:t>
      </w:r>
      <w:r w:rsidR="001002F3" w:rsidRPr="00B532EA">
        <w:rPr>
          <w:rFonts w:ascii="Arial" w:hAnsi="Arial" w:cs="Arial"/>
        </w:rPr>
        <w:t>The ICD-10 transition may affect coding consistency over time. The inflection point in 2016 coincides with the broader implementation of ICD-10, which may have improved detection or coding specificity of osteomyelitis-related deaths.</w:t>
      </w:r>
      <w:r w:rsidR="002B640F">
        <w:rPr>
          <w:rFonts w:ascii="Arial" w:hAnsi="Arial" w:cs="Arial"/>
        </w:rPr>
        <w:fldChar w:fldCharType="begin"/>
      </w:r>
      <w:r w:rsidR="00511629">
        <w:rPr>
          <w:rFonts w:ascii="Arial" w:hAnsi="Arial" w:cs="Arial"/>
        </w:rPr>
        <w:instrText xml:space="preserve"> ADDIN ZOTERO_ITEM CSL_CITATION {"citationID":"uldkYs11","properties":{"formattedCitation":"\\super 17\\nosupersub{}","plainCitation":"17","noteIndex":0},"citationItems":[{"id":6787,"uris":["http://zotero.org/groups/5952805/items/2D4WACB2"],"itemData":{"id":6787,"type":"article-journal","abstract":"OBJECTIVES: This report presents preliminary results describing the effects of implementing the Tenth Revision of the International Classification of Diseases (ICD-10) on mortality statistics for selected causes of death effective with deaths occurring in the United States in 1999. The report also describes major features of the Tenth Revision (ICD-10), including changes from the Ninth Revision (ICD-9) in classification and rules for selecting underlying causes of death. Application of comparability ratios is also discussed.\nMETHODS: The report is based on cause-of-death information from a large sample of 1996 death certificates filed in the 50 States and the District of Columbia. Cause-of-death information in the sample includes underlying cause of death classified by both ICD-9 and ICD-10. Because the data file on which comparability information is derived is incomplete, results are preliminary.\nRESULTS: Preliminary comparability ratios by cause of death presented in this report indicate the extent of discontinuities in cause-of-death trends from 1998 through 1999 resulting from implementing ICD-10. For some leading causes (e.g., Septicemia, Influenza and pneumonia, Alzheimer's disease, and Nephritis, nephrotic syndrome and nephrosis), the discontinuity in trend is substantial. The ranking of leading causes of death is also substantially affected for some causes of death.\nCONCLUSIONS: Results of this study, although preliminary, are essential to analyzing trends in mortality between ICD-9 and ICD-10. In particular, the results provide a means for interpreting changes between 1998, which is the last year in which ICD-9 was used, and 1999, the year in which ICD-10 was implemented for mortality in the United States.","container-title":"National Vital Statistics Reports: From the Centers for Disease Control and Prevention, National Center for Health Statistics, National Vital Statistics System","ISSN":"1551-8922","issue":"2","journalAbbreviation":"Natl Vital Stat Rep","language":"eng","note":"PMID: 11381674","page":"1-32","source":"PubMed","title":"Comparability of cause of death between ICD-9 and ICD-10: preliminary estimates","title-short":"Comparability of cause of death between ICD-9 and ICD-10","volume":"49","author":[{"family":"Anderson","given":"R. N."},{"family":"Miniño","given":"A. M."},{"family":"Hoyert","given":"D. L."},{"family":"Rosenberg","given":"H. M."}],"issued":{"date-parts":[["2001",5,18]]}}}],"schema":"https://github.com/citation-style-language/schema/raw/master/csl-citation.json"} </w:instrText>
      </w:r>
      <w:r w:rsidR="002B640F">
        <w:rPr>
          <w:rFonts w:ascii="Arial" w:hAnsi="Arial" w:cs="Arial"/>
        </w:rPr>
        <w:fldChar w:fldCharType="separate"/>
      </w:r>
      <w:r w:rsidR="00511629" w:rsidRPr="00511629">
        <w:rPr>
          <w:rFonts w:ascii="Arial" w:hAnsi="Arial" w:cs="Arial"/>
          <w:kern w:val="0"/>
          <w:vertAlign w:val="superscript"/>
        </w:rPr>
        <w:t>17</w:t>
      </w:r>
      <w:r w:rsidR="002B640F">
        <w:rPr>
          <w:rFonts w:ascii="Arial" w:hAnsi="Arial" w:cs="Arial"/>
        </w:rPr>
        <w:fldChar w:fldCharType="end"/>
      </w:r>
      <w:r w:rsidR="001002F3" w:rsidRPr="00B532EA">
        <w:rPr>
          <w:rFonts w:ascii="Arial" w:hAnsi="Arial" w:cs="Arial"/>
        </w:rPr>
        <w:t xml:space="preserve"> </w:t>
      </w:r>
      <w:ins w:id="236" w:author="Sanaka, Krishna" w:date="2025-12-02T18:28:00Z" w16du:dateUtc="2025-12-02T23:28:00Z">
        <w:r w:rsidR="002B640F">
          <w:rPr>
            <w:rFonts w:ascii="Arial" w:hAnsi="Arial" w:cs="Arial"/>
          </w:rPr>
          <w:t xml:space="preserve">Additionally, </w:t>
        </w:r>
      </w:ins>
      <w:ins w:id="237" w:author="Sanaka, Krishna" w:date="2025-12-02T18:29:00Z" w16du:dateUtc="2025-12-02T23:29:00Z">
        <w:r w:rsidR="00C55E1E">
          <w:rPr>
            <w:rFonts w:ascii="Arial" w:hAnsi="Arial" w:cs="Arial"/>
          </w:rPr>
          <w:t xml:space="preserve">updated </w:t>
        </w:r>
        <w:r w:rsidR="009539D8">
          <w:rPr>
            <w:rFonts w:ascii="Arial" w:hAnsi="Arial" w:cs="Arial"/>
          </w:rPr>
          <w:t xml:space="preserve">guidelines </w:t>
        </w:r>
        <w:r w:rsidR="00444CB6">
          <w:rPr>
            <w:rFonts w:ascii="Arial" w:hAnsi="Arial" w:cs="Arial"/>
          </w:rPr>
          <w:t xml:space="preserve">over the study period have encouraged the earlier use of imaging and </w:t>
        </w:r>
        <w:r w:rsidR="002C6E23">
          <w:rPr>
            <w:rFonts w:ascii="Arial" w:hAnsi="Arial" w:cs="Arial"/>
          </w:rPr>
          <w:t xml:space="preserve">more structured evaluation of suspected osteomyelitis, </w:t>
        </w:r>
        <w:r w:rsidR="00093908">
          <w:rPr>
            <w:rFonts w:ascii="Arial" w:hAnsi="Arial" w:cs="Arial"/>
          </w:rPr>
          <w:t xml:space="preserve">meaning that this </w:t>
        </w:r>
      </w:ins>
      <w:ins w:id="238" w:author="Sanaka, Krishna" w:date="2025-12-02T18:30:00Z" w16du:dateUtc="2025-12-02T23:30:00Z">
        <w:r w:rsidR="00093908">
          <w:rPr>
            <w:rFonts w:ascii="Arial" w:hAnsi="Arial" w:cs="Arial"/>
          </w:rPr>
          <w:t>condition may have been included on more d</w:t>
        </w:r>
        <w:r w:rsidR="004D459A">
          <w:rPr>
            <w:rFonts w:ascii="Arial" w:hAnsi="Arial" w:cs="Arial"/>
          </w:rPr>
          <w:t>eath</w:t>
        </w:r>
        <w:r w:rsidR="00093908">
          <w:rPr>
            <w:rFonts w:ascii="Arial" w:hAnsi="Arial" w:cs="Arial"/>
          </w:rPr>
          <w:t xml:space="preserve"> certificates </w:t>
        </w:r>
        <w:r w:rsidR="004D459A">
          <w:rPr>
            <w:rFonts w:ascii="Arial" w:hAnsi="Arial" w:cs="Arial"/>
          </w:rPr>
          <w:t>irrespective of its prevalence.</w:t>
        </w:r>
      </w:ins>
      <w:r w:rsidR="00E937BF">
        <w:rPr>
          <w:rFonts w:ascii="Arial" w:hAnsi="Arial" w:cs="Arial"/>
        </w:rPr>
        <w:fldChar w:fldCharType="begin"/>
      </w:r>
      <w:r w:rsidR="00511629">
        <w:rPr>
          <w:rFonts w:ascii="Arial" w:hAnsi="Arial" w:cs="Arial"/>
        </w:rPr>
        <w:instrText xml:space="preserve"> ADDIN ZOTERO_ITEM CSL_CITATION {"citationID":"coUHL91X","properties":{"formattedCitation":"\\super 18\\nosupersub{}","plainCitation":"18","noteIndex":0},"citationItems":[{"id":6917,"uris":["http://zotero.org/groups/5952805/items/QN7V9XKH"],"itemData":{"id":6917,"type":"article-journal","abstract":"Traditional approaches to practice guidelines frequently result in dissociation between strength of recommendation and quality of evidence.To construct a clinical guideline for pyogenic osteomyelitis management, with a new standard of evidence to resolve the gap between strength of recommendation and quality of evidence, through the use of a novel open access approach utilizing social media tools.This consensus statement and systematic review study used a novel approach from the WikiGuidelines Group, an open access collaborative research project, to construct clinical guidelines for pyogenic osteomyelitis. In June 2021 and February 2022, authors recruited via social media conducted multiple PubMed literature searches, including all years and languages, regarding osteomyelitis management; criteria for article quality and inclusion were specified in the group’s charter. The GRADE system for evaluating evidence was not used based on previously published concerns regarding the potential dissociation between strength of recommendation and quality of evidence. Instead, the charter required that clear recommendations be made only when reproducible, prospective, controlled studies provided hypothesis-confirming evidence. In the absence of such data, clinical reviews were drafted to discuss pros and cons of care choices. Both clear recommendations and clinical reviews were planned with the intention to be regularly updated as new data become available.Sixty-three participants with diverse expertise from 8 countries developed the group’s charter and its first guideline on pyogenic osteomyelitis. These participants included both nonacademic and academic physicians and pharmacists specializing in general internal medicine or hospital medicine, infectious diseases, orthopedic surgery, pharmacology, and medical microbiology. Of the 7 questions addressed in the guideline, 2 clear recommendations were offered for the use of oral antibiotic therapy and the duration of therapy. In addition, 5 clinical reviews were authored addressing diagnosis, approaches to osteomyelitis underlying a pressure ulcer, timing for the administration of empirical therapy, specific antimicrobial options (including empirical regimens, use of antimicrobials targeting resistant pathogens, the role of bone penetration, and the use of rifampin as adjunctive therapy), and the role of biomarkers and imaging to assess responses to therapy.The WikiGuidelines approach offers a novel methodology for clinical guideline development that precludes recommendations based on low-quality data or opinion. The primary limitation is the need for more rigorous clinical investigations, enabling additional clear recommendations for clinical questions currently unresolved by high-quality data.","container-title":"JAMA Network Open","DOI":"10.1001/jamanetworkopen.2022.11321","ISSN":"2574-3805","issue":"5","journalAbbreviation":"JAMA Netw Open","page":"e2211321","source":"Silverchair","title":"Use of Novel Strategies to Develop Guidelines for Management of Pyogenic Osteomyelitis in Adults: A WikiGuidelines Group Consensus Statement","title-short":"Use of Novel Strategies to Develop Guidelines for Management of Pyogenic Osteomyelitis in Adults","volume":"5","author":[{"family":"Spellberg","given":"Brad"},{"family":"Aggrey","given":"Gloria"},{"family":"Brennan","given":"Meghan B."},{"family":"Footer","given":"Brent"},{"family":"Forrest","given":"Graeme"},{"family":"Hamilton","given":"Fergus"},{"family":"Minejima","given":"Emi"},{"family":"Moore","given":"Jessica"},{"family":"Ahn","given":"Jaimo"},{"family":"Angarone","given":"Michael"},{"family":"Centor","given":"Robert M."},{"family":"Cherabuddi","given":"Kartikeya"},{"family":"Curran","given":"Jennifer"},{"family":"Davar","given":"Kusha"},{"family":"Davis","given":"Joshua"},{"family":"Dong","given":"Mei Qin"},{"family":"Ghanem","given":"Bassam"},{"family":"Hutcheon","given":"Doug"},{"family":"Jent","given":"Philipp"},{"family":"Kang","given":"Minji"},{"family":"Lee","given":"Rachael"},{"family":"McDonald","given":"Emily G."},{"family":"Morris","given":"Andrew M."},{"family":"Reece","given":"Rebecca"},{"family":"Schwartz","given":"Ilan S."},{"family":"So","given":"Miranda"},{"family":"Tong","given":"Steven"},{"family":"Tucker","given":"Christopher"},{"family":"Wald-Dickler","given":"Noah"},{"family":"Weinstein","given":"Erica J."},{"family":"Williams","given":"Riley","suffix":"II"},{"family":"Yen","given":"Christina"},{"family":"Zhou","given":"Shiwei"},{"family":"Lee","given":"Todd C."},{"literal":"WikiGuidelines Group"}],"issued":{"date-parts":[["2022",5,10]]}}}],"schema":"https://github.com/citation-style-language/schema/raw/master/csl-citation.json"} </w:instrText>
      </w:r>
      <w:r w:rsidR="00E937BF">
        <w:rPr>
          <w:rFonts w:ascii="Arial" w:hAnsi="Arial" w:cs="Arial"/>
        </w:rPr>
        <w:fldChar w:fldCharType="separate"/>
      </w:r>
      <w:r w:rsidR="00511629" w:rsidRPr="00511629">
        <w:rPr>
          <w:rFonts w:ascii="Arial" w:hAnsi="Arial" w:cs="Arial"/>
          <w:kern w:val="0"/>
          <w:vertAlign w:val="superscript"/>
        </w:rPr>
        <w:t>18</w:t>
      </w:r>
      <w:r w:rsidR="00E937BF">
        <w:rPr>
          <w:rFonts w:ascii="Arial" w:hAnsi="Arial" w:cs="Arial"/>
        </w:rPr>
        <w:fldChar w:fldCharType="end"/>
      </w:r>
      <w:ins w:id="239" w:author="Sanaka, Krishna" w:date="2025-12-02T18:30:00Z" w16du:dateUtc="2025-12-02T23:30:00Z">
        <w:r w:rsidR="004D459A">
          <w:rPr>
            <w:rFonts w:ascii="Arial" w:hAnsi="Arial" w:cs="Arial"/>
          </w:rPr>
          <w:t xml:space="preserve"> </w:t>
        </w:r>
      </w:ins>
      <w:r w:rsidR="001002F3" w:rsidRPr="00B532EA">
        <w:rPr>
          <w:rFonts w:ascii="Arial" w:hAnsi="Arial" w:cs="Arial"/>
        </w:rPr>
        <w:t xml:space="preserve">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33FB08A" w14:textId="3407FEE6" w:rsidR="006A13C1" w:rsidRDefault="00B532EA" w:rsidP="006A13C1">
      <w:pPr>
        <w:spacing w:after="0" w:line="480" w:lineRule="auto"/>
        <w:ind w:firstLine="720"/>
        <w:rPr>
          <w:rFonts w:ascii="Arial" w:hAnsi="Arial" w:cs="Arial"/>
        </w:rPr>
      </w:pPr>
      <w:r w:rsidRPr="00B532EA">
        <w:rPr>
          <w:rFonts w:ascii="Arial" w:hAnsi="Arial" w:cs="Arial"/>
        </w:rPr>
        <w:lastRenderedPageBreak/>
        <w:t>In conclusion, mortality from osteomyelitis has increased</w:t>
      </w:r>
      <w:del w:id="240" w:author="Krishna Sanaka" w:date="2025-12-24T10:24:00Z" w16du:dateUtc="2025-12-24T15:24:00Z">
        <w:r w:rsidRPr="00B532EA" w:rsidDel="005F728E">
          <w:rPr>
            <w:rFonts w:ascii="Arial" w:hAnsi="Arial" w:cs="Arial"/>
          </w:rPr>
          <w:delText xml:space="preserve"> sharply</w:delText>
        </w:r>
      </w:del>
      <w:r w:rsidRPr="00B532EA">
        <w:rPr>
          <w:rFonts w:ascii="Arial" w:hAnsi="Arial" w:cs="Arial"/>
        </w:rPr>
        <w:t xml:space="preserve"> in the United States</w:t>
      </w:r>
      <w:del w:id="241" w:author="Krishna Sanaka" w:date="2025-12-24T10:24:00Z" w16du:dateUtc="2025-12-24T15:24:00Z">
        <w:r w:rsidRPr="00B532EA" w:rsidDel="005F728E">
          <w:rPr>
            <w:rFonts w:ascii="Arial" w:hAnsi="Arial" w:cs="Arial"/>
          </w:rPr>
          <w:delText>, especially in the last decade</w:delText>
        </w:r>
      </w:del>
      <w:ins w:id="242" w:author="Krishna Sanaka" w:date="2025-12-24T10:24:00Z" w16du:dateUtc="2025-12-24T15:24:00Z">
        <w:r w:rsidR="005F728E">
          <w:rPr>
            <w:rFonts w:ascii="Arial" w:hAnsi="Arial" w:cs="Arial"/>
          </w:rPr>
          <w:t xml:space="preserve"> from 1999 to 2023</w:t>
        </w:r>
      </w:ins>
      <w:r w:rsidRPr="00B532EA">
        <w:rPr>
          <w:rFonts w:ascii="Arial" w:hAnsi="Arial" w:cs="Arial"/>
        </w:rPr>
        <w:t>.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are needed.</w:t>
      </w:r>
    </w:p>
    <w:p w14:paraId="57E28818" w14:textId="77777777" w:rsidR="002B640F" w:rsidRDefault="002B640F">
      <w:pPr>
        <w:rPr>
          <w:ins w:id="243" w:author="Sanaka, Krishna" w:date="2025-12-02T18:24:00Z" w16du:dateUtc="2025-12-02T23:24:00Z"/>
          <w:rFonts w:ascii="Arial" w:hAnsi="Arial" w:cs="Arial"/>
          <w:b/>
          <w:bCs/>
        </w:rPr>
      </w:pPr>
      <w:ins w:id="244" w:author="Sanaka, Krishna" w:date="2025-12-02T18:24:00Z" w16du:dateUtc="2025-12-02T23:24:00Z">
        <w:r>
          <w:rPr>
            <w:rFonts w:ascii="Arial" w:hAnsi="Arial" w:cs="Arial"/>
            <w:b/>
            <w:bCs/>
          </w:rPr>
          <w:br w:type="page"/>
        </w:r>
      </w:ins>
    </w:p>
    <w:p w14:paraId="059C7338" w14:textId="41042A96" w:rsidR="00576412" w:rsidRPr="009367A7" w:rsidRDefault="00576412" w:rsidP="00576412">
      <w:pPr>
        <w:spacing w:after="0" w:line="480" w:lineRule="auto"/>
        <w:rPr>
          <w:rFonts w:ascii="Arial" w:hAnsi="Arial" w:cs="Arial"/>
        </w:rPr>
      </w:pPr>
      <w:r>
        <w:rPr>
          <w:rFonts w:ascii="Arial" w:hAnsi="Arial" w:cs="Arial"/>
          <w:b/>
          <w:bCs/>
        </w:rPr>
        <w:lastRenderedPageBreak/>
        <w:t xml:space="preserve">Funding: </w:t>
      </w:r>
      <w:r w:rsidRPr="009367A7">
        <w:rPr>
          <w:rFonts w:ascii="Arial" w:hAnsi="Arial" w:cs="Arial"/>
        </w:rPr>
        <w:t>This research received no specific grant.</w:t>
      </w:r>
    </w:p>
    <w:p w14:paraId="5DFCE14A" w14:textId="43E726B9" w:rsidR="00576412" w:rsidRDefault="000E48BE" w:rsidP="00576412">
      <w:pPr>
        <w:spacing w:after="0" w:line="480" w:lineRule="auto"/>
        <w:rPr>
          <w:rFonts w:ascii="Arial" w:hAnsi="Arial" w:cs="Arial"/>
        </w:rPr>
      </w:pPr>
      <w:r>
        <w:rPr>
          <w:rFonts w:ascii="Arial" w:hAnsi="Arial" w:cs="Arial"/>
          <w:b/>
          <w:bCs/>
        </w:rPr>
        <w:t xml:space="preserve">Potential </w:t>
      </w:r>
      <w:r w:rsidR="00576412">
        <w:rPr>
          <w:rFonts w:ascii="Arial" w:hAnsi="Arial" w:cs="Arial"/>
          <w:b/>
          <w:bCs/>
        </w:rPr>
        <w:t>Conflicts of Interest:</w:t>
      </w:r>
      <w:r w:rsidR="00576412">
        <w:rPr>
          <w:rFonts w:ascii="Arial" w:hAnsi="Arial" w:cs="Arial"/>
        </w:rPr>
        <w:t xml:space="preserve"> All authors had no conflicts of interest to report.</w:t>
      </w:r>
    </w:p>
    <w:p w14:paraId="33FA21BA" w14:textId="31ADFF1B" w:rsidR="004E7458" w:rsidRPr="004E7458" w:rsidRDefault="004E7458" w:rsidP="00576412">
      <w:pPr>
        <w:spacing w:after="0" w:line="480" w:lineRule="auto"/>
        <w:rPr>
          <w:rFonts w:ascii="Arial" w:hAnsi="Arial" w:cs="Arial"/>
        </w:rPr>
      </w:pPr>
      <w:r>
        <w:rPr>
          <w:rFonts w:ascii="Arial" w:hAnsi="Arial" w:cs="Arial"/>
          <w:b/>
          <w:bCs/>
        </w:rPr>
        <w:t>Patient Consent Statement:</w:t>
      </w:r>
      <w:r>
        <w:rPr>
          <w:rFonts w:ascii="Arial" w:hAnsi="Arial" w:cs="Arial"/>
        </w:rPr>
        <w:t xml:space="preserve"> This study does not include factors necessitating patient consent.</w:t>
      </w:r>
    </w:p>
    <w:p w14:paraId="495BCBB1" w14:textId="77777777" w:rsidR="00576412" w:rsidRDefault="00576412" w:rsidP="00576412">
      <w:pPr>
        <w:spacing w:after="0" w:line="480" w:lineRule="auto"/>
        <w:rPr>
          <w:rFonts w:ascii="Arial" w:hAnsi="Arial" w:cs="Arial"/>
        </w:rPr>
      </w:pPr>
      <w:r>
        <w:rPr>
          <w:rFonts w:ascii="Arial" w:hAnsi="Arial" w:cs="Arial"/>
        </w:rPr>
        <w:br w:type="page"/>
      </w:r>
    </w:p>
    <w:p w14:paraId="7C65E8C3" w14:textId="556F2087" w:rsidR="00A03763" w:rsidRPr="006A13C1" w:rsidRDefault="001A2A11" w:rsidP="006A13C1">
      <w:pPr>
        <w:spacing w:after="0" w:line="480" w:lineRule="auto"/>
        <w:rPr>
          <w:rFonts w:ascii="Arial" w:hAnsi="Arial" w:cs="Arial"/>
        </w:rPr>
      </w:pPr>
      <w:r>
        <w:rPr>
          <w:rFonts w:ascii="Arial" w:hAnsi="Arial" w:cs="Arial"/>
          <w:b/>
          <w:bCs/>
        </w:rPr>
        <w:lastRenderedPageBreak/>
        <w:t>References:</w:t>
      </w:r>
    </w:p>
    <w:p w14:paraId="40E10C4B" w14:textId="77777777" w:rsidR="006F79E2" w:rsidRPr="006F79E2" w:rsidRDefault="0001183B" w:rsidP="006F79E2">
      <w:pPr>
        <w:pStyle w:val="Bibliography"/>
        <w:rPr>
          <w:rFonts w:ascii="Arial" w:hAnsi="Arial" w:cs="Arial"/>
        </w:rPr>
      </w:pPr>
      <w:r>
        <w:rPr>
          <w:rFonts w:ascii="Arial" w:hAnsi="Arial" w:cs="Arial"/>
        </w:rPr>
        <w:fldChar w:fldCharType="begin"/>
      </w:r>
      <w:r w:rsidR="00511629">
        <w:rPr>
          <w:rFonts w:ascii="Arial" w:hAnsi="Arial" w:cs="Arial"/>
        </w:rPr>
        <w:instrText xml:space="preserve"> ADDIN ZOTERO_BIBL {"uncited":[],"omitted":[],"custom":[]} CSL_BIBLIOGRAPHY </w:instrText>
      </w:r>
      <w:r>
        <w:rPr>
          <w:rFonts w:ascii="Arial" w:hAnsi="Arial" w:cs="Arial"/>
        </w:rPr>
        <w:fldChar w:fldCharType="separate"/>
      </w:r>
      <w:r w:rsidR="006F79E2" w:rsidRPr="006F79E2">
        <w:rPr>
          <w:rFonts w:ascii="Arial" w:hAnsi="Arial" w:cs="Arial"/>
        </w:rPr>
        <w:t>1.</w:t>
      </w:r>
      <w:r w:rsidR="006F79E2" w:rsidRPr="006F79E2">
        <w:rPr>
          <w:rFonts w:ascii="Arial" w:hAnsi="Arial" w:cs="Arial"/>
        </w:rPr>
        <w:tab/>
        <w:t xml:space="preserve">Lew DP, Waldvogel FA. Osteomyelitis. </w:t>
      </w:r>
      <w:r w:rsidR="006F79E2" w:rsidRPr="006F79E2">
        <w:rPr>
          <w:rFonts w:ascii="Arial" w:hAnsi="Arial" w:cs="Arial"/>
          <w:i/>
          <w:iCs/>
        </w:rPr>
        <w:t>The Lancet</w:t>
      </w:r>
      <w:r w:rsidR="006F79E2" w:rsidRPr="006F79E2">
        <w:rPr>
          <w:rFonts w:ascii="Arial" w:hAnsi="Arial" w:cs="Arial"/>
        </w:rPr>
        <w:t>. 2004;364(9431):369-379. doi:10.1016/S0140-6736(04)16727-5</w:t>
      </w:r>
    </w:p>
    <w:p w14:paraId="14A16F44" w14:textId="77777777" w:rsidR="006F79E2" w:rsidRPr="006F79E2" w:rsidRDefault="006F79E2" w:rsidP="006F79E2">
      <w:pPr>
        <w:pStyle w:val="Bibliography"/>
        <w:rPr>
          <w:rFonts w:ascii="Arial" w:hAnsi="Arial" w:cs="Arial"/>
        </w:rPr>
      </w:pPr>
      <w:r w:rsidRPr="006F79E2">
        <w:rPr>
          <w:rFonts w:ascii="Arial" w:hAnsi="Arial" w:cs="Arial"/>
        </w:rPr>
        <w:t>2.</w:t>
      </w:r>
      <w:r w:rsidRPr="006F79E2">
        <w:rPr>
          <w:rFonts w:ascii="Arial" w:hAnsi="Arial" w:cs="Arial"/>
        </w:rPr>
        <w:tab/>
        <w:t xml:space="preserve">Kremers HM, Nwojo ME, Ransom JE, Wood-Wentz CM, Melton LJ, Huddleston PM. Trends in the Epidemiology of Osteomyelitis. </w:t>
      </w:r>
      <w:r w:rsidRPr="006F79E2">
        <w:rPr>
          <w:rFonts w:ascii="Arial" w:hAnsi="Arial" w:cs="Arial"/>
          <w:i/>
          <w:iCs/>
        </w:rPr>
        <w:t>J Bone Joint Surg Am</w:t>
      </w:r>
      <w:r w:rsidRPr="006F79E2">
        <w:rPr>
          <w:rFonts w:ascii="Arial" w:hAnsi="Arial" w:cs="Arial"/>
        </w:rPr>
        <w:t>. 2015;97(10):837-845. doi:10.2106/JBJS.N.01350</w:t>
      </w:r>
    </w:p>
    <w:p w14:paraId="10364B43" w14:textId="77777777" w:rsidR="006F79E2" w:rsidRPr="006F79E2" w:rsidRDefault="006F79E2" w:rsidP="006F79E2">
      <w:pPr>
        <w:pStyle w:val="Bibliography"/>
        <w:rPr>
          <w:rFonts w:ascii="Arial" w:hAnsi="Arial" w:cs="Arial"/>
        </w:rPr>
      </w:pPr>
      <w:r w:rsidRPr="006F79E2">
        <w:rPr>
          <w:rFonts w:ascii="Arial" w:hAnsi="Arial" w:cs="Arial"/>
        </w:rPr>
        <w:t>3.</w:t>
      </w:r>
      <w:r w:rsidRPr="006F79E2">
        <w:rPr>
          <w:rFonts w:ascii="Arial" w:hAnsi="Arial" w:cs="Arial"/>
        </w:rPr>
        <w:tab/>
        <w:t xml:space="preserve">Huang CC, Tsai KT, Weng SF, et al. Chronic osteomyelitis increases long-term mortality risk in the elderly: a nationwide population-based cohort study. </w:t>
      </w:r>
      <w:r w:rsidRPr="006F79E2">
        <w:rPr>
          <w:rFonts w:ascii="Arial" w:hAnsi="Arial" w:cs="Arial"/>
          <w:i/>
          <w:iCs/>
        </w:rPr>
        <w:t>BMC Geriatr</w:t>
      </w:r>
      <w:r w:rsidRPr="006F79E2">
        <w:rPr>
          <w:rFonts w:ascii="Arial" w:hAnsi="Arial" w:cs="Arial"/>
        </w:rPr>
        <w:t>. 2016;16:72. doi:10.1186/s12877-016-0248-8</w:t>
      </w:r>
    </w:p>
    <w:p w14:paraId="0DF20EBA" w14:textId="77777777" w:rsidR="006F79E2" w:rsidRPr="006F79E2" w:rsidRDefault="006F79E2" w:rsidP="006F79E2">
      <w:pPr>
        <w:pStyle w:val="Bibliography"/>
        <w:rPr>
          <w:rFonts w:ascii="Arial" w:hAnsi="Arial" w:cs="Arial"/>
        </w:rPr>
      </w:pPr>
      <w:r w:rsidRPr="006F79E2">
        <w:rPr>
          <w:rFonts w:ascii="Arial" w:hAnsi="Arial" w:cs="Arial"/>
        </w:rPr>
        <w:t>4.</w:t>
      </w:r>
      <w:r w:rsidRPr="006F79E2">
        <w:rPr>
          <w:rFonts w:ascii="Arial" w:hAnsi="Arial" w:cs="Arial"/>
        </w:rPr>
        <w:tab/>
        <w:t>Centers for Disease Control and Prevention. CDC WONDER. Centers for Disease Control and Prevention. April 8, 2025. Accessed April 15, 2025. https://wonder.cdc.gov/</w:t>
      </w:r>
    </w:p>
    <w:p w14:paraId="1A2BB0B1" w14:textId="77777777" w:rsidR="006F79E2" w:rsidRPr="006F79E2" w:rsidRDefault="006F79E2" w:rsidP="006F79E2">
      <w:pPr>
        <w:pStyle w:val="Bibliography"/>
        <w:rPr>
          <w:rFonts w:ascii="Arial" w:hAnsi="Arial" w:cs="Arial"/>
        </w:rPr>
      </w:pPr>
      <w:r w:rsidRPr="006F79E2">
        <w:rPr>
          <w:rFonts w:ascii="Arial" w:hAnsi="Arial" w:cs="Arial"/>
        </w:rPr>
        <w:t>5.</w:t>
      </w:r>
      <w:r w:rsidRPr="006F79E2">
        <w:rPr>
          <w:rFonts w:ascii="Arial" w:hAnsi="Arial" w:cs="Arial"/>
        </w:rPr>
        <w:tab/>
        <w:t xml:space="preserve">Baumblatt J, Fryar C, Gu Q, Ashman J. </w:t>
      </w:r>
      <w:r w:rsidRPr="006F79E2">
        <w:rPr>
          <w:rFonts w:ascii="Arial" w:hAnsi="Arial" w:cs="Arial"/>
          <w:i/>
          <w:iCs/>
        </w:rPr>
        <w:t>Prevalence of Total, Diagnosed, and Undiagnosed Diabetes in Adults: United States, August 2021–August 2023</w:t>
      </w:r>
      <w:r w:rsidRPr="006F79E2">
        <w:rPr>
          <w:rFonts w:ascii="Arial" w:hAnsi="Arial" w:cs="Arial"/>
        </w:rPr>
        <w:t>. National Center for Health Statistics (U.S.); 2024. doi:10.15620/cdc/165794</w:t>
      </w:r>
    </w:p>
    <w:p w14:paraId="192635D8" w14:textId="77777777" w:rsidR="006F79E2" w:rsidRPr="006F79E2" w:rsidRDefault="006F79E2" w:rsidP="006F79E2">
      <w:pPr>
        <w:pStyle w:val="Bibliography"/>
        <w:rPr>
          <w:rFonts w:ascii="Arial" w:hAnsi="Arial" w:cs="Arial"/>
        </w:rPr>
      </w:pPr>
      <w:r w:rsidRPr="006F79E2">
        <w:rPr>
          <w:rFonts w:ascii="Arial" w:hAnsi="Arial" w:cs="Arial"/>
        </w:rPr>
        <w:t>6.</w:t>
      </w:r>
      <w:r w:rsidRPr="006F79E2">
        <w:rPr>
          <w:rFonts w:ascii="Arial" w:hAnsi="Arial" w:cs="Arial"/>
        </w:rPr>
        <w:tab/>
        <w:t xml:space="preserve">Armstrong DG, Swerdlow MA, Armstrong AA, Conte MS, Padula WV, Bus SA. Five year mortality and direct costs of care for people with diabetic foot complications are comparable to cancer. </w:t>
      </w:r>
      <w:r w:rsidRPr="006F79E2">
        <w:rPr>
          <w:rFonts w:ascii="Arial" w:hAnsi="Arial" w:cs="Arial"/>
          <w:i/>
          <w:iCs/>
        </w:rPr>
        <w:t>J Foot Ankle Res</w:t>
      </w:r>
      <w:r w:rsidRPr="006F79E2">
        <w:rPr>
          <w:rFonts w:ascii="Arial" w:hAnsi="Arial" w:cs="Arial"/>
        </w:rPr>
        <w:t>. 2020;13(1):16. doi:10.1186/s13047-020-00383-2</w:t>
      </w:r>
    </w:p>
    <w:p w14:paraId="69EC5424" w14:textId="77777777" w:rsidR="006F79E2" w:rsidRPr="006F79E2" w:rsidRDefault="006F79E2" w:rsidP="006F79E2">
      <w:pPr>
        <w:pStyle w:val="Bibliography"/>
        <w:rPr>
          <w:rFonts w:ascii="Arial" w:hAnsi="Arial" w:cs="Arial"/>
        </w:rPr>
      </w:pPr>
      <w:r w:rsidRPr="006F79E2">
        <w:rPr>
          <w:rFonts w:ascii="Arial" w:hAnsi="Arial" w:cs="Arial"/>
        </w:rPr>
        <w:t>7.</w:t>
      </w:r>
      <w:r w:rsidRPr="006F79E2">
        <w:rPr>
          <w:rFonts w:ascii="Arial" w:hAnsi="Arial" w:cs="Arial"/>
        </w:rPr>
        <w:tab/>
        <w:t xml:space="preserve">Kirkman MS, Briscoe VJ, Clark N, et al. Diabetes in Older Adults. </w:t>
      </w:r>
      <w:r w:rsidRPr="006F79E2">
        <w:rPr>
          <w:rFonts w:ascii="Arial" w:hAnsi="Arial" w:cs="Arial"/>
          <w:i/>
          <w:iCs/>
        </w:rPr>
        <w:t>Diabetes Care</w:t>
      </w:r>
      <w:r w:rsidRPr="006F79E2">
        <w:rPr>
          <w:rFonts w:ascii="Arial" w:hAnsi="Arial" w:cs="Arial"/>
        </w:rPr>
        <w:t>. 2012;35(12):2650-2664. doi:10.2337/dc12-1801</w:t>
      </w:r>
    </w:p>
    <w:p w14:paraId="2A64DD85" w14:textId="77777777" w:rsidR="006F79E2" w:rsidRPr="006F79E2" w:rsidRDefault="006F79E2" w:rsidP="006F79E2">
      <w:pPr>
        <w:pStyle w:val="Bibliography"/>
        <w:rPr>
          <w:rFonts w:ascii="Arial" w:hAnsi="Arial" w:cs="Arial"/>
        </w:rPr>
      </w:pPr>
      <w:r w:rsidRPr="006F79E2">
        <w:rPr>
          <w:rFonts w:ascii="Arial" w:hAnsi="Arial" w:cs="Arial"/>
        </w:rPr>
        <w:t>8.</w:t>
      </w:r>
      <w:r w:rsidRPr="006F79E2">
        <w:rPr>
          <w:rFonts w:ascii="Arial" w:hAnsi="Arial" w:cs="Arial"/>
        </w:rPr>
        <w:tab/>
        <w:t xml:space="preserve">Naumann RB, West BA, Barry V, Matthews S, Lee R. Pedestrian and Overall Road Traffic Crash Deaths - United States and 27 Other High-Income Countries, 2013-2022. </w:t>
      </w:r>
      <w:r w:rsidRPr="006F79E2">
        <w:rPr>
          <w:rFonts w:ascii="Arial" w:hAnsi="Arial" w:cs="Arial"/>
          <w:i/>
          <w:iCs/>
        </w:rPr>
        <w:t>MMWR Morb Mortal Wkly Rep</w:t>
      </w:r>
      <w:r w:rsidRPr="006F79E2">
        <w:rPr>
          <w:rFonts w:ascii="Arial" w:hAnsi="Arial" w:cs="Arial"/>
        </w:rPr>
        <w:t>. 2025;74(8):134-139. doi:10.15585/mmwr.mm7408a2</w:t>
      </w:r>
    </w:p>
    <w:p w14:paraId="7A92F521" w14:textId="77777777" w:rsidR="006F79E2" w:rsidRPr="006F79E2" w:rsidRDefault="006F79E2" w:rsidP="006F79E2">
      <w:pPr>
        <w:pStyle w:val="Bibliography"/>
        <w:rPr>
          <w:rFonts w:ascii="Arial" w:hAnsi="Arial" w:cs="Arial"/>
        </w:rPr>
      </w:pPr>
      <w:r w:rsidRPr="006F79E2">
        <w:rPr>
          <w:rFonts w:ascii="Arial" w:hAnsi="Arial" w:cs="Arial"/>
        </w:rPr>
        <w:t>9.</w:t>
      </w:r>
      <w:r w:rsidRPr="006F79E2">
        <w:rPr>
          <w:rFonts w:ascii="Arial" w:hAnsi="Arial" w:cs="Arial"/>
        </w:rPr>
        <w:tab/>
        <w:t xml:space="preserve">Jaul E, Barron J, Rosenzweig JP, Menczel J. An overview of co-morbidities and the development of pressure ulcers among older adults. </w:t>
      </w:r>
      <w:r w:rsidRPr="006F79E2">
        <w:rPr>
          <w:rFonts w:ascii="Arial" w:hAnsi="Arial" w:cs="Arial"/>
          <w:i/>
          <w:iCs/>
        </w:rPr>
        <w:t>BMC Geriatr</w:t>
      </w:r>
      <w:r w:rsidRPr="006F79E2">
        <w:rPr>
          <w:rFonts w:ascii="Arial" w:hAnsi="Arial" w:cs="Arial"/>
        </w:rPr>
        <w:t>. 2018;18:305. doi:10.1186/s12877-018-0997-7</w:t>
      </w:r>
    </w:p>
    <w:p w14:paraId="72D2ED91" w14:textId="77777777" w:rsidR="006F79E2" w:rsidRPr="006F79E2" w:rsidRDefault="006F79E2" w:rsidP="006F79E2">
      <w:pPr>
        <w:pStyle w:val="Bibliography"/>
        <w:rPr>
          <w:rFonts w:ascii="Arial" w:hAnsi="Arial" w:cs="Arial"/>
        </w:rPr>
      </w:pPr>
      <w:r w:rsidRPr="006F79E2">
        <w:rPr>
          <w:rFonts w:ascii="Arial" w:hAnsi="Arial" w:cs="Arial"/>
        </w:rPr>
        <w:t>10.</w:t>
      </w:r>
      <w:r w:rsidRPr="006F79E2">
        <w:rPr>
          <w:rFonts w:ascii="Arial" w:hAnsi="Arial" w:cs="Arial"/>
        </w:rPr>
        <w:tab/>
        <w:t xml:space="preserve">Armstrong DG, Boulton AJM, Bus SA. Diabetic Foot Ulcers and Their Recurrence. Ingelfinger JR, ed. </w:t>
      </w:r>
      <w:r w:rsidRPr="006F79E2">
        <w:rPr>
          <w:rFonts w:ascii="Arial" w:hAnsi="Arial" w:cs="Arial"/>
          <w:i/>
          <w:iCs/>
        </w:rPr>
        <w:t>N Engl J Med</w:t>
      </w:r>
      <w:r w:rsidRPr="006F79E2">
        <w:rPr>
          <w:rFonts w:ascii="Arial" w:hAnsi="Arial" w:cs="Arial"/>
        </w:rPr>
        <w:t>. 2017;376(24):2367-2375. doi:10.1056/NEJMra1615439</w:t>
      </w:r>
    </w:p>
    <w:p w14:paraId="20F0DA2D" w14:textId="77777777" w:rsidR="006F79E2" w:rsidRPr="006F79E2" w:rsidRDefault="006F79E2" w:rsidP="006F79E2">
      <w:pPr>
        <w:pStyle w:val="Bibliography"/>
        <w:rPr>
          <w:rFonts w:ascii="Arial" w:hAnsi="Arial" w:cs="Arial"/>
        </w:rPr>
      </w:pPr>
      <w:r w:rsidRPr="006F79E2">
        <w:rPr>
          <w:rFonts w:ascii="Arial" w:hAnsi="Arial" w:cs="Arial"/>
        </w:rPr>
        <w:t>11.</w:t>
      </w:r>
      <w:r w:rsidRPr="006F79E2">
        <w:rPr>
          <w:rFonts w:ascii="Arial" w:hAnsi="Arial" w:cs="Arial"/>
        </w:rPr>
        <w:tab/>
        <w:t xml:space="preserve">Walkey AJ, Lagu T, Lindenauer PK. Trends in Sepsis and Infection Sources in the United States. A Population-Based Study. </w:t>
      </w:r>
      <w:r w:rsidRPr="006F79E2">
        <w:rPr>
          <w:rFonts w:ascii="Arial" w:hAnsi="Arial" w:cs="Arial"/>
          <w:i/>
          <w:iCs/>
        </w:rPr>
        <w:t>Ann Am Thorac Soc</w:t>
      </w:r>
      <w:r w:rsidRPr="006F79E2">
        <w:rPr>
          <w:rFonts w:ascii="Arial" w:hAnsi="Arial" w:cs="Arial"/>
        </w:rPr>
        <w:t>. 2015;12(2):216-220. doi:10.1513/AnnalsATS.201411-498BC</w:t>
      </w:r>
    </w:p>
    <w:p w14:paraId="52EEA59F" w14:textId="77777777" w:rsidR="006F79E2" w:rsidRPr="006F79E2" w:rsidRDefault="006F79E2" w:rsidP="006F79E2">
      <w:pPr>
        <w:pStyle w:val="Bibliography"/>
        <w:rPr>
          <w:rFonts w:ascii="Arial" w:hAnsi="Arial" w:cs="Arial"/>
        </w:rPr>
      </w:pPr>
      <w:r w:rsidRPr="006F79E2">
        <w:rPr>
          <w:rFonts w:ascii="Arial" w:hAnsi="Arial" w:cs="Arial"/>
        </w:rPr>
        <w:lastRenderedPageBreak/>
        <w:t>12.</w:t>
      </w:r>
      <w:r w:rsidRPr="006F79E2">
        <w:rPr>
          <w:rFonts w:ascii="Arial" w:hAnsi="Arial" w:cs="Arial"/>
        </w:rPr>
        <w:tab/>
        <w:t xml:space="preserve">He Y, Zhao J, Wang L, et al. Epidemiological trends and predictions of urinary tract infections in the global burden of disease study 2021. </w:t>
      </w:r>
      <w:r w:rsidRPr="006F79E2">
        <w:rPr>
          <w:rFonts w:ascii="Arial" w:hAnsi="Arial" w:cs="Arial"/>
          <w:i/>
          <w:iCs/>
        </w:rPr>
        <w:t>Sci Rep</w:t>
      </w:r>
      <w:r w:rsidRPr="006F79E2">
        <w:rPr>
          <w:rFonts w:ascii="Arial" w:hAnsi="Arial" w:cs="Arial"/>
        </w:rPr>
        <w:t>. 2025;15(1):4702. doi:10.1038/s41598-025-89240-5</w:t>
      </w:r>
    </w:p>
    <w:p w14:paraId="2854A439" w14:textId="77777777" w:rsidR="006F79E2" w:rsidRPr="006F79E2" w:rsidRDefault="006F79E2" w:rsidP="006F79E2">
      <w:pPr>
        <w:pStyle w:val="Bibliography"/>
        <w:rPr>
          <w:rFonts w:ascii="Arial" w:hAnsi="Arial" w:cs="Arial"/>
        </w:rPr>
      </w:pPr>
      <w:r w:rsidRPr="006F79E2">
        <w:rPr>
          <w:rFonts w:ascii="Arial" w:hAnsi="Arial" w:cs="Arial"/>
        </w:rPr>
        <w:t>13.</w:t>
      </w:r>
      <w:r w:rsidRPr="006F79E2">
        <w:rPr>
          <w:rFonts w:ascii="Arial" w:hAnsi="Arial" w:cs="Arial"/>
        </w:rPr>
        <w:tab/>
        <w:t xml:space="preserve">Schmidt BM, Ye W, Zhou S. Multidrug resistant organism predicts ulcer recurrence following surgical management of diabetic foot osteomyelitis. </w:t>
      </w:r>
      <w:r w:rsidRPr="006F79E2">
        <w:rPr>
          <w:rFonts w:ascii="Arial" w:hAnsi="Arial" w:cs="Arial"/>
          <w:i/>
          <w:iCs/>
        </w:rPr>
        <w:t>Int Wound J</w:t>
      </w:r>
      <w:r w:rsidRPr="006F79E2">
        <w:rPr>
          <w:rFonts w:ascii="Arial" w:hAnsi="Arial" w:cs="Arial"/>
        </w:rPr>
        <w:t>. 2020;17(6):1634-1641. doi:10.1111/iwj.13439</w:t>
      </w:r>
    </w:p>
    <w:p w14:paraId="522CE1EB" w14:textId="77777777" w:rsidR="006F79E2" w:rsidRPr="006F79E2" w:rsidRDefault="006F79E2" w:rsidP="006F79E2">
      <w:pPr>
        <w:pStyle w:val="Bibliography"/>
        <w:rPr>
          <w:rFonts w:ascii="Arial" w:hAnsi="Arial" w:cs="Arial"/>
        </w:rPr>
      </w:pPr>
      <w:r w:rsidRPr="006F79E2">
        <w:rPr>
          <w:rFonts w:ascii="Arial" w:hAnsi="Arial" w:cs="Arial"/>
        </w:rPr>
        <w:t>14.</w:t>
      </w:r>
      <w:r w:rsidRPr="006F79E2">
        <w:rPr>
          <w:rFonts w:ascii="Arial" w:hAnsi="Arial" w:cs="Arial"/>
        </w:rPr>
        <w:tab/>
        <w:t xml:space="preserve">Lavery LA, Armstrong DG, Wunderlich RP, Mohler MJ, Wendel CS, Lipsky BA. Risk Factors for Foot Infections in Individuals With Diabetes. </w:t>
      </w:r>
      <w:r w:rsidRPr="006F79E2">
        <w:rPr>
          <w:rFonts w:ascii="Arial" w:hAnsi="Arial" w:cs="Arial"/>
          <w:i/>
          <w:iCs/>
        </w:rPr>
        <w:t>Diabetes Care</w:t>
      </w:r>
      <w:r w:rsidRPr="006F79E2">
        <w:rPr>
          <w:rFonts w:ascii="Arial" w:hAnsi="Arial" w:cs="Arial"/>
        </w:rPr>
        <w:t>. 2006;29(6):1288-1293. doi:10.2337/dc05-2425</w:t>
      </w:r>
    </w:p>
    <w:p w14:paraId="1EE3CB97" w14:textId="77777777" w:rsidR="006F79E2" w:rsidRPr="006F79E2" w:rsidRDefault="006F79E2" w:rsidP="006F79E2">
      <w:pPr>
        <w:pStyle w:val="Bibliography"/>
        <w:rPr>
          <w:rFonts w:ascii="Arial" w:hAnsi="Arial" w:cs="Arial"/>
        </w:rPr>
      </w:pPr>
      <w:r w:rsidRPr="006F79E2">
        <w:rPr>
          <w:rFonts w:ascii="Arial" w:hAnsi="Arial" w:cs="Arial"/>
        </w:rPr>
        <w:t>15.</w:t>
      </w:r>
      <w:r w:rsidRPr="006F79E2">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6F79E2">
        <w:rPr>
          <w:rFonts w:ascii="Arial" w:hAnsi="Arial" w:cs="Arial"/>
          <w:i/>
          <w:iCs/>
        </w:rPr>
        <w:t>J Am Podiatr Med Assoc</w:t>
      </w:r>
      <w:r w:rsidRPr="006F79E2">
        <w:rPr>
          <w:rFonts w:ascii="Arial" w:hAnsi="Arial" w:cs="Arial"/>
        </w:rPr>
        <w:t>. 2022;112(6):20-178. doi:10.7547/20-178</w:t>
      </w:r>
    </w:p>
    <w:p w14:paraId="240623D1" w14:textId="77777777" w:rsidR="006F79E2" w:rsidRPr="006F79E2" w:rsidRDefault="006F79E2" w:rsidP="006F79E2">
      <w:pPr>
        <w:pStyle w:val="Bibliography"/>
        <w:rPr>
          <w:rFonts w:ascii="Arial" w:hAnsi="Arial" w:cs="Arial"/>
        </w:rPr>
      </w:pPr>
      <w:r w:rsidRPr="006F79E2">
        <w:rPr>
          <w:rFonts w:ascii="Arial" w:hAnsi="Arial" w:cs="Arial"/>
        </w:rPr>
        <w:t>16.</w:t>
      </w:r>
      <w:r w:rsidRPr="006F79E2">
        <w:rPr>
          <w:rFonts w:ascii="Arial" w:hAnsi="Arial" w:cs="Arial"/>
        </w:rPr>
        <w:tab/>
        <w:t xml:space="preserve">Lakkireddy DR, Gowda MS, Murray CW, Basarakodu KR, Vacek JL. Death certificate completion: how well are physicians trained and are cardiovascular causes overstated? </w:t>
      </w:r>
      <w:r w:rsidRPr="006F79E2">
        <w:rPr>
          <w:rFonts w:ascii="Arial" w:hAnsi="Arial" w:cs="Arial"/>
          <w:i/>
          <w:iCs/>
        </w:rPr>
        <w:t>Am J Med</w:t>
      </w:r>
      <w:r w:rsidRPr="006F79E2">
        <w:rPr>
          <w:rFonts w:ascii="Arial" w:hAnsi="Arial" w:cs="Arial"/>
        </w:rPr>
        <w:t>. 2004;117(7):492-498. doi:10.1016/j.amjmed.2004.04.018</w:t>
      </w:r>
    </w:p>
    <w:p w14:paraId="1A98D91A" w14:textId="77777777" w:rsidR="006F79E2" w:rsidRPr="006F79E2" w:rsidRDefault="006F79E2" w:rsidP="006F79E2">
      <w:pPr>
        <w:pStyle w:val="Bibliography"/>
        <w:rPr>
          <w:rFonts w:ascii="Arial" w:hAnsi="Arial" w:cs="Arial"/>
        </w:rPr>
      </w:pPr>
      <w:r w:rsidRPr="006F79E2">
        <w:rPr>
          <w:rFonts w:ascii="Arial" w:hAnsi="Arial" w:cs="Arial"/>
        </w:rPr>
        <w:t>17.</w:t>
      </w:r>
      <w:r w:rsidRPr="006F79E2">
        <w:rPr>
          <w:rFonts w:ascii="Arial" w:hAnsi="Arial" w:cs="Arial"/>
        </w:rPr>
        <w:tab/>
        <w:t xml:space="preserve">Anderson RN, Miniño AM, Hoyert DL, Rosenberg HM. Comparability of cause of death between ICD-9 and ICD-10: preliminary estimates. </w:t>
      </w:r>
      <w:r w:rsidRPr="006F79E2">
        <w:rPr>
          <w:rFonts w:ascii="Arial" w:hAnsi="Arial" w:cs="Arial"/>
          <w:i/>
          <w:iCs/>
        </w:rPr>
        <w:t>Natl Vital Stat Rep Cent Dis Control Prev Natl Cent Health Stat Natl Vital Stat Syst</w:t>
      </w:r>
      <w:r w:rsidRPr="006F79E2">
        <w:rPr>
          <w:rFonts w:ascii="Arial" w:hAnsi="Arial" w:cs="Arial"/>
        </w:rPr>
        <w:t>. 2001;49(2):1-32.</w:t>
      </w:r>
    </w:p>
    <w:p w14:paraId="74CD7B8E" w14:textId="77777777" w:rsidR="006F79E2" w:rsidRPr="006F79E2" w:rsidRDefault="006F79E2" w:rsidP="006F79E2">
      <w:pPr>
        <w:pStyle w:val="Bibliography"/>
        <w:rPr>
          <w:rFonts w:ascii="Arial" w:hAnsi="Arial" w:cs="Arial"/>
        </w:rPr>
      </w:pPr>
      <w:r w:rsidRPr="006F79E2">
        <w:rPr>
          <w:rFonts w:ascii="Arial" w:hAnsi="Arial" w:cs="Arial"/>
        </w:rPr>
        <w:t>18.</w:t>
      </w:r>
      <w:r w:rsidRPr="006F79E2">
        <w:rPr>
          <w:rFonts w:ascii="Arial" w:hAnsi="Arial" w:cs="Arial"/>
        </w:rPr>
        <w:tab/>
        <w:t xml:space="preserve">Spellberg B, Aggrey G, Brennan MB, et al. Use of Novel Strategies to Develop Guidelines for Management of Pyogenic Osteomyelitis in Adults: A WikiGuidelines Group Consensus Statement. </w:t>
      </w:r>
      <w:r w:rsidRPr="006F79E2">
        <w:rPr>
          <w:rFonts w:ascii="Arial" w:hAnsi="Arial" w:cs="Arial"/>
          <w:i/>
          <w:iCs/>
        </w:rPr>
        <w:t>JAMA Netw Open</w:t>
      </w:r>
      <w:r w:rsidRPr="006F79E2">
        <w:rPr>
          <w:rFonts w:ascii="Arial" w:hAnsi="Arial" w:cs="Arial"/>
        </w:rPr>
        <w:t>. 2022;5(5):e2211321. doi:10.1001/jamanetworkopen.2022.11321</w:t>
      </w:r>
    </w:p>
    <w:p w14:paraId="70C6B548" w14:textId="0A09F0DF" w:rsidR="001A2A11" w:rsidRDefault="0001183B" w:rsidP="006F79E2">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5E1768A1" w:rsidR="006F5ED8" w:rsidRPr="00E702D1" w:rsidRDefault="006F5ED8" w:rsidP="00FD703E">
            <w:pPr>
              <w:rPr>
                <w:rFonts w:ascii="Arial" w:hAnsi="Arial" w:cs="Arial"/>
                <w:sz w:val="22"/>
                <w:szCs w:val="22"/>
              </w:rPr>
            </w:pPr>
            <w:r w:rsidRPr="00E702D1">
              <w:rPr>
                <w:rFonts w:ascii="Arial" w:hAnsi="Arial" w:cs="Arial"/>
                <w:sz w:val="22"/>
                <w:szCs w:val="22"/>
              </w:rPr>
              <w:t>0.</w:t>
            </w:r>
            <w:ins w:id="245" w:author="Krishna Sanaka" w:date="2025-12-24T12:04:00Z" w16du:dateUtc="2025-12-24T17:04:00Z">
              <w:r w:rsidR="00AE7DB7">
                <w:rPr>
                  <w:rFonts w:ascii="Arial" w:hAnsi="Arial" w:cs="Arial"/>
                  <w:sz w:val="22"/>
                  <w:szCs w:val="22"/>
                </w:rPr>
                <w:t>4</w:t>
              </w:r>
            </w:ins>
            <w:del w:id="246" w:author="Krishna Sanaka" w:date="2025-12-24T12:04:00Z" w16du:dateUtc="2025-12-24T17:04:00Z">
              <w:r w:rsidRPr="00E702D1" w:rsidDel="00AE7DB7">
                <w:rPr>
                  <w:rFonts w:ascii="Arial" w:hAnsi="Arial" w:cs="Arial"/>
                  <w:sz w:val="22"/>
                  <w:szCs w:val="22"/>
                </w:rPr>
                <w:delText>3</w:delText>
              </w:r>
            </w:del>
            <w:r w:rsidRPr="00E702D1">
              <w:rPr>
                <w:rFonts w:ascii="Arial" w:hAnsi="Arial" w:cs="Arial"/>
                <w:sz w:val="22"/>
                <w:szCs w:val="22"/>
              </w:rPr>
              <w:t>8</w:t>
            </w:r>
          </w:p>
        </w:tc>
        <w:tc>
          <w:tcPr>
            <w:tcW w:w="1375" w:type="dxa"/>
          </w:tcPr>
          <w:p w14:paraId="3563B739" w14:textId="73CDC83F" w:rsidR="006F5ED8" w:rsidRPr="00E702D1" w:rsidRDefault="006F5ED8" w:rsidP="00FD703E">
            <w:pPr>
              <w:rPr>
                <w:rFonts w:ascii="Arial" w:hAnsi="Arial" w:cs="Arial"/>
                <w:sz w:val="22"/>
                <w:szCs w:val="22"/>
              </w:rPr>
            </w:pPr>
            <w:r w:rsidRPr="00E702D1">
              <w:rPr>
                <w:rFonts w:ascii="Arial" w:hAnsi="Arial" w:cs="Arial"/>
                <w:sz w:val="22"/>
                <w:szCs w:val="22"/>
              </w:rPr>
              <w:t>1,06</w:t>
            </w:r>
            <w:ins w:id="247" w:author="Krishna Sanaka" w:date="2025-12-24T12:04:00Z" w16du:dateUtc="2025-12-24T17:04:00Z">
              <w:r w:rsidR="00AE7DB7">
                <w:rPr>
                  <w:rFonts w:ascii="Arial" w:hAnsi="Arial" w:cs="Arial"/>
                  <w:sz w:val="22"/>
                  <w:szCs w:val="22"/>
                </w:rPr>
                <w:t>7</w:t>
              </w:r>
            </w:ins>
            <w:del w:id="248" w:author="Krishna Sanaka" w:date="2025-12-24T12:04:00Z" w16du:dateUtc="2025-12-24T17:04:00Z">
              <w:r w:rsidRPr="00E702D1" w:rsidDel="00AE7DB7">
                <w:rPr>
                  <w:rFonts w:ascii="Arial" w:hAnsi="Arial" w:cs="Arial"/>
                  <w:sz w:val="22"/>
                  <w:szCs w:val="22"/>
                </w:rPr>
                <w:delText>8</w:delText>
              </w:r>
            </w:del>
          </w:p>
        </w:tc>
        <w:tc>
          <w:tcPr>
            <w:tcW w:w="1375" w:type="dxa"/>
          </w:tcPr>
          <w:p w14:paraId="5D9055A3" w14:textId="25672F82" w:rsidR="006F5ED8" w:rsidRPr="00E702D1" w:rsidRDefault="006F5ED8" w:rsidP="00FD703E">
            <w:pPr>
              <w:rPr>
                <w:rFonts w:ascii="Arial" w:hAnsi="Arial" w:cs="Arial"/>
                <w:sz w:val="22"/>
                <w:szCs w:val="22"/>
              </w:rPr>
            </w:pPr>
            <w:r w:rsidRPr="00E702D1">
              <w:rPr>
                <w:rFonts w:ascii="Arial" w:hAnsi="Arial" w:cs="Arial"/>
                <w:sz w:val="22"/>
                <w:szCs w:val="22"/>
              </w:rPr>
              <w:t>1.</w:t>
            </w:r>
            <w:ins w:id="249" w:author="Krishna Sanaka" w:date="2025-12-24T13:11:00Z" w16du:dateUtc="2025-12-24T18:11:00Z">
              <w:r w:rsidR="00726DD3">
                <w:rPr>
                  <w:rFonts w:ascii="Arial" w:hAnsi="Arial" w:cs="Arial"/>
                  <w:sz w:val="22"/>
                  <w:szCs w:val="22"/>
                </w:rPr>
                <w:t>4</w:t>
              </w:r>
            </w:ins>
            <w:r w:rsidRPr="00E702D1">
              <w:rPr>
                <w:rFonts w:ascii="Arial" w:hAnsi="Arial" w:cs="Arial"/>
                <w:sz w:val="22"/>
                <w:szCs w:val="22"/>
              </w:rPr>
              <w:t>1</w:t>
            </w:r>
            <w:del w:id="250" w:author="Krishna Sanaka" w:date="2025-12-24T11:50:00Z" w16du:dateUtc="2025-12-24T16:50:00Z">
              <w:r w:rsidRPr="00E702D1" w:rsidDel="0071467F">
                <w:rPr>
                  <w:rFonts w:ascii="Arial" w:hAnsi="Arial" w:cs="Arial"/>
                  <w:sz w:val="22"/>
                  <w:szCs w:val="22"/>
                </w:rPr>
                <w:delText>1</w:delText>
              </w:r>
            </w:del>
          </w:p>
        </w:tc>
        <w:tc>
          <w:tcPr>
            <w:tcW w:w="1375" w:type="dxa"/>
          </w:tcPr>
          <w:p w14:paraId="18B1918D" w14:textId="1084ACD3" w:rsidR="006F5ED8" w:rsidRPr="00E702D1" w:rsidRDefault="006F5ED8" w:rsidP="00FD703E">
            <w:pPr>
              <w:rPr>
                <w:rFonts w:ascii="Arial" w:hAnsi="Arial" w:cs="Arial"/>
                <w:sz w:val="22"/>
                <w:szCs w:val="22"/>
              </w:rPr>
            </w:pPr>
            <w:r w:rsidRPr="00E702D1">
              <w:rPr>
                <w:rFonts w:ascii="Arial" w:hAnsi="Arial" w:cs="Arial"/>
                <w:sz w:val="22"/>
                <w:szCs w:val="22"/>
              </w:rPr>
              <w:t>4,67</w:t>
            </w:r>
            <w:ins w:id="251" w:author="Krishna Sanaka" w:date="2025-12-24T11:49:00Z" w16du:dateUtc="2025-12-24T16:49:00Z">
              <w:r w:rsidR="0071467F">
                <w:rPr>
                  <w:rFonts w:ascii="Arial" w:hAnsi="Arial" w:cs="Arial"/>
                  <w:sz w:val="22"/>
                  <w:szCs w:val="22"/>
                </w:rPr>
                <w:t>5</w:t>
              </w:r>
            </w:ins>
            <w:del w:id="252" w:author="Krishna Sanaka" w:date="2025-12-24T11:49:00Z" w16du:dateUtc="2025-12-24T16:49:00Z">
              <w:r w:rsidRPr="00E702D1" w:rsidDel="0071467F">
                <w:rPr>
                  <w:rFonts w:ascii="Arial" w:hAnsi="Arial" w:cs="Arial"/>
                  <w:sz w:val="22"/>
                  <w:szCs w:val="22"/>
                </w:rPr>
                <w:delText>7</w:delText>
              </w:r>
            </w:del>
          </w:p>
        </w:tc>
        <w:tc>
          <w:tcPr>
            <w:tcW w:w="1375" w:type="dxa"/>
          </w:tcPr>
          <w:p w14:paraId="0532491A" w14:textId="35AF44DD" w:rsidR="006F5ED8" w:rsidRPr="00E702D1" w:rsidRDefault="006F5ED8" w:rsidP="00FD703E">
            <w:pPr>
              <w:rPr>
                <w:rFonts w:ascii="Arial" w:hAnsi="Arial" w:cs="Arial"/>
                <w:sz w:val="22"/>
                <w:szCs w:val="22"/>
              </w:rPr>
            </w:pPr>
            <w:r w:rsidRPr="00E702D1">
              <w:rPr>
                <w:rFonts w:ascii="Arial" w:hAnsi="Arial" w:cs="Arial"/>
                <w:sz w:val="22"/>
                <w:szCs w:val="22"/>
              </w:rPr>
              <w:t>3.5</w:t>
            </w:r>
            <w:ins w:id="253" w:author="Krishna Sanaka" w:date="2025-12-24T13:11:00Z" w16du:dateUtc="2025-12-24T18:11:00Z">
              <w:r w:rsidR="004D5BC3">
                <w:rPr>
                  <w:rFonts w:ascii="Arial" w:hAnsi="Arial" w:cs="Arial"/>
                  <w:sz w:val="22"/>
                  <w:szCs w:val="22"/>
                </w:rPr>
                <w:t>7</w:t>
              </w:r>
            </w:ins>
            <w:del w:id="254" w:author="Krishna Sanaka" w:date="2025-12-24T13:11:00Z" w16du:dateUtc="2025-12-24T18:11:00Z">
              <w:r w:rsidRPr="00E702D1" w:rsidDel="004D5BC3">
                <w:rPr>
                  <w:rFonts w:ascii="Arial" w:hAnsi="Arial" w:cs="Arial"/>
                  <w:sz w:val="22"/>
                  <w:szCs w:val="22"/>
                </w:rPr>
                <w:delText>4</w:delText>
              </w:r>
            </w:del>
            <w:r>
              <w:rPr>
                <w:rFonts w:ascii="Arial" w:hAnsi="Arial" w:cs="Arial"/>
                <w:sz w:val="22"/>
                <w:szCs w:val="22"/>
              </w:rPr>
              <w:t xml:space="preserve"> (</w:t>
            </w:r>
            <w:r w:rsidRPr="00E702D1">
              <w:rPr>
                <w:rFonts w:ascii="Arial" w:hAnsi="Arial" w:cs="Arial"/>
                <w:sz w:val="22"/>
                <w:szCs w:val="22"/>
              </w:rPr>
              <w:t>2.8</w:t>
            </w:r>
            <w:ins w:id="255" w:author="Krishna Sanaka" w:date="2025-12-24T13:12:00Z" w16du:dateUtc="2025-12-24T18:12:00Z">
              <w:r w:rsidR="007138AB">
                <w:rPr>
                  <w:rFonts w:ascii="Arial" w:hAnsi="Arial" w:cs="Arial"/>
                  <w:sz w:val="22"/>
                  <w:szCs w:val="22"/>
                </w:rPr>
                <w:t>3</w:t>
              </w:r>
            </w:ins>
            <w:r w:rsidRPr="00E702D1">
              <w:rPr>
                <w:rFonts w:ascii="Arial" w:hAnsi="Arial" w:cs="Arial"/>
                <w:sz w:val="22"/>
                <w:szCs w:val="22"/>
              </w:rPr>
              <w:t>, 4.</w:t>
            </w:r>
            <w:ins w:id="256" w:author="Krishna Sanaka" w:date="2025-12-24T13:12:00Z" w16du:dateUtc="2025-12-24T18:12:00Z">
              <w:r w:rsidR="007138AB">
                <w:rPr>
                  <w:rFonts w:ascii="Arial" w:hAnsi="Arial" w:cs="Arial"/>
                  <w:sz w:val="22"/>
                  <w:szCs w:val="22"/>
                </w:rPr>
                <w:t>3</w:t>
              </w:r>
            </w:ins>
            <w:r w:rsidRPr="00E702D1">
              <w:rPr>
                <w:rFonts w:ascii="Arial" w:hAnsi="Arial" w:cs="Arial"/>
                <w:sz w:val="22"/>
                <w:szCs w:val="22"/>
              </w:rPr>
              <w:t>2</w:t>
            </w:r>
            <w:del w:id="257" w:author="Krishna Sanaka" w:date="2025-12-24T13:12:00Z" w16du:dateUtc="2025-12-24T18:12:00Z">
              <w:r w:rsidRPr="00E702D1" w:rsidDel="007138AB">
                <w:rPr>
                  <w:rFonts w:ascii="Arial" w:hAnsi="Arial" w:cs="Arial"/>
                  <w:sz w:val="22"/>
                  <w:szCs w:val="22"/>
                </w:rPr>
                <w:delText>8</w:delText>
              </w:r>
            </w:del>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0E50BAE0" w:rsidR="006F5ED8" w:rsidRPr="00E702D1" w:rsidRDefault="006F5ED8" w:rsidP="00FD703E">
            <w:pPr>
              <w:rPr>
                <w:rFonts w:ascii="Arial" w:hAnsi="Arial" w:cs="Arial"/>
                <w:sz w:val="22"/>
                <w:szCs w:val="22"/>
              </w:rPr>
            </w:pPr>
            <w:r w:rsidRPr="00E702D1">
              <w:rPr>
                <w:rFonts w:ascii="Arial" w:hAnsi="Arial" w:cs="Arial"/>
                <w:sz w:val="22"/>
                <w:szCs w:val="22"/>
              </w:rPr>
              <w:t>0.</w:t>
            </w:r>
            <w:ins w:id="258" w:author="Krishna Sanaka" w:date="2025-12-24T12:05:00Z" w16du:dateUtc="2025-12-24T17:05:00Z">
              <w:r w:rsidR="00E24C5F">
                <w:rPr>
                  <w:rFonts w:ascii="Arial" w:hAnsi="Arial" w:cs="Arial"/>
                  <w:sz w:val="22"/>
                  <w:szCs w:val="22"/>
                </w:rPr>
                <w:t>59</w:t>
              </w:r>
            </w:ins>
            <w:del w:id="259" w:author="Krishna Sanaka" w:date="2025-12-24T12:05:00Z" w16du:dateUtc="2025-12-24T17:05:00Z">
              <w:r w:rsidRPr="00E702D1" w:rsidDel="00E24C5F">
                <w:rPr>
                  <w:rFonts w:ascii="Arial" w:hAnsi="Arial" w:cs="Arial"/>
                  <w:sz w:val="22"/>
                  <w:szCs w:val="22"/>
                </w:rPr>
                <w:delText>47</w:delText>
              </w:r>
            </w:del>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33D26631" w:rsidR="006F5ED8" w:rsidRPr="00E702D1" w:rsidRDefault="006F5ED8" w:rsidP="00FD703E">
            <w:pPr>
              <w:rPr>
                <w:rFonts w:ascii="Arial" w:hAnsi="Arial" w:cs="Arial"/>
                <w:sz w:val="22"/>
                <w:szCs w:val="22"/>
              </w:rPr>
            </w:pPr>
            <w:del w:id="260" w:author="Krishna Sanaka" w:date="2025-12-24T15:33:00Z" w16du:dateUtc="2025-12-24T20:33:00Z">
              <w:r w:rsidDel="00727E64">
                <w:rPr>
                  <w:rFonts w:ascii="Arial" w:hAnsi="Arial" w:cs="Arial"/>
                  <w:sz w:val="22"/>
                  <w:szCs w:val="22"/>
                </w:rPr>
                <w:delText>1.</w:delText>
              </w:r>
            </w:del>
            <w:del w:id="261" w:author="Krishna Sanaka" w:date="2025-12-24T11:51:00Z" w16du:dateUtc="2025-12-24T16:51:00Z">
              <w:r w:rsidDel="0071467F">
                <w:rPr>
                  <w:rFonts w:ascii="Arial" w:hAnsi="Arial" w:cs="Arial"/>
                  <w:sz w:val="22"/>
                  <w:szCs w:val="22"/>
                </w:rPr>
                <w:delText>4</w:delText>
              </w:r>
            </w:del>
            <w:del w:id="262" w:author="Krishna Sanaka" w:date="2025-12-24T15:33:00Z" w16du:dateUtc="2025-12-24T20:33:00Z">
              <w:r w:rsidDel="00727E64">
                <w:rPr>
                  <w:rFonts w:ascii="Arial" w:hAnsi="Arial" w:cs="Arial"/>
                  <w:sz w:val="22"/>
                  <w:szCs w:val="22"/>
                </w:rPr>
                <w:delText>4</w:delText>
              </w:r>
            </w:del>
            <w:ins w:id="263" w:author="Krishna Sanaka" w:date="2025-12-24T15:33:00Z" w16du:dateUtc="2025-12-24T20:33:00Z">
              <w:r w:rsidR="00727E64">
                <w:rPr>
                  <w:rFonts w:ascii="Arial" w:hAnsi="Arial" w:cs="Arial"/>
                  <w:sz w:val="22"/>
                  <w:szCs w:val="22"/>
                </w:rPr>
                <w:t>1.84</w:t>
              </w:r>
            </w:ins>
          </w:p>
        </w:tc>
        <w:tc>
          <w:tcPr>
            <w:tcW w:w="1375" w:type="dxa"/>
          </w:tcPr>
          <w:p w14:paraId="080D579A" w14:textId="3F0D1364" w:rsidR="006F5ED8" w:rsidRPr="00E702D1" w:rsidRDefault="006F5ED8" w:rsidP="00FD703E">
            <w:pPr>
              <w:rPr>
                <w:rFonts w:ascii="Arial" w:hAnsi="Arial" w:cs="Arial"/>
                <w:sz w:val="22"/>
                <w:szCs w:val="22"/>
              </w:rPr>
            </w:pPr>
            <w:r>
              <w:rPr>
                <w:rFonts w:ascii="Arial" w:hAnsi="Arial" w:cs="Arial"/>
                <w:sz w:val="22"/>
                <w:szCs w:val="22"/>
              </w:rPr>
              <w:t>2,</w:t>
            </w:r>
            <w:ins w:id="264" w:author="Krishna Sanaka" w:date="2025-12-24T11:49:00Z" w16du:dateUtc="2025-12-24T16:49:00Z">
              <w:r w:rsidR="0071467F">
                <w:rPr>
                  <w:rFonts w:ascii="Arial" w:hAnsi="Arial" w:cs="Arial"/>
                  <w:sz w:val="22"/>
                  <w:szCs w:val="22"/>
                </w:rPr>
                <w:t>699</w:t>
              </w:r>
            </w:ins>
            <w:del w:id="265" w:author="Krishna Sanaka" w:date="2025-12-24T11:49:00Z" w16du:dateUtc="2025-12-24T16:49:00Z">
              <w:r w:rsidDel="0071467F">
                <w:rPr>
                  <w:rFonts w:ascii="Arial" w:hAnsi="Arial" w:cs="Arial"/>
                  <w:sz w:val="22"/>
                  <w:szCs w:val="22"/>
                </w:rPr>
                <w:delText>700</w:delText>
              </w:r>
            </w:del>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(3.23, 4.61)</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041C32CB" w:rsidR="006F5ED8" w:rsidRPr="00E702D1" w:rsidRDefault="006F5ED8" w:rsidP="00FD703E">
            <w:pPr>
              <w:rPr>
                <w:rFonts w:ascii="Arial" w:hAnsi="Arial" w:cs="Arial"/>
                <w:sz w:val="22"/>
                <w:szCs w:val="22"/>
              </w:rPr>
            </w:pPr>
            <w:r w:rsidRPr="00E702D1">
              <w:rPr>
                <w:rFonts w:ascii="Arial" w:hAnsi="Arial" w:cs="Arial"/>
                <w:sz w:val="22"/>
                <w:szCs w:val="22"/>
              </w:rPr>
              <w:t>0.</w:t>
            </w:r>
            <w:ins w:id="266" w:author="Krishna Sanaka" w:date="2025-12-24T12:05:00Z" w16du:dateUtc="2025-12-24T17:05:00Z">
              <w:r w:rsidR="00E24C5F">
                <w:rPr>
                  <w:rFonts w:ascii="Arial" w:hAnsi="Arial" w:cs="Arial"/>
                  <w:sz w:val="22"/>
                  <w:szCs w:val="22"/>
                </w:rPr>
                <w:t>42</w:t>
              </w:r>
            </w:ins>
            <w:del w:id="267" w:author="Krishna Sanaka" w:date="2025-12-24T12:05:00Z" w16du:dateUtc="2025-12-24T17:05:00Z">
              <w:r w:rsidRPr="00E702D1" w:rsidDel="00E24C5F">
                <w:rPr>
                  <w:rFonts w:ascii="Arial" w:hAnsi="Arial" w:cs="Arial"/>
                  <w:sz w:val="22"/>
                  <w:szCs w:val="22"/>
                </w:rPr>
                <w:delText>33</w:delText>
              </w:r>
            </w:del>
          </w:p>
        </w:tc>
        <w:tc>
          <w:tcPr>
            <w:tcW w:w="1375" w:type="dxa"/>
          </w:tcPr>
          <w:p w14:paraId="242C8345" w14:textId="4064FD49" w:rsidR="006F5ED8" w:rsidRPr="00E702D1" w:rsidRDefault="006F5ED8" w:rsidP="00FD703E">
            <w:pPr>
              <w:rPr>
                <w:rFonts w:ascii="Arial" w:hAnsi="Arial" w:cs="Arial"/>
                <w:sz w:val="22"/>
                <w:szCs w:val="22"/>
              </w:rPr>
            </w:pPr>
            <w:r>
              <w:rPr>
                <w:rFonts w:ascii="Arial" w:hAnsi="Arial" w:cs="Arial"/>
                <w:sz w:val="22"/>
                <w:szCs w:val="22"/>
              </w:rPr>
              <w:t>5</w:t>
            </w:r>
            <w:ins w:id="268" w:author="Krishna Sanaka" w:date="2025-12-24T12:05:00Z" w16du:dateUtc="2025-12-24T17:05:00Z">
              <w:r w:rsidR="00807854">
                <w:rPr>
                  <w:rFonts w:ascii="Arial" w:hAnsi="Arial" w:cs="Arial"/>
                  <w:sz w:val="22"/>
                  <w:szCs w:val="22"/>
                </w:rPr>
                <w:t>79</w:t>
              </w:r>
            </w:ins>
            <w:del w:id="269" w:author="Krishna Sanaka" w:date="2025-12-24T12:05:00Z" w16du:dateUtc="2025-12-24T17:05:00Z">
              <w:r w:rsidDel="00807854">
                <w:rPr>
                  <w:rFonts w:ascii="Arial" w:hAnsi="Arial" w:cs="Arial"/>
                  <w:sz w:val="22"/>
                  <w:szCs w:val="22"/>
                </w:rPr>
                <w:delText>80</w:delText>
              </w:r>
            </w:del>
          </w:p>
        </w:tc>
        <w:tc>
          <w:tcPr>
            <w:tcW w:w="1375" w:type="dxa"/>
          </w:tcPr>
          <w:p w14:paraId="6B969A1B" w14:textId="4CEE62B8" w:rsidR="006F5ED8" w:rsidRPr="00E702D1" w:rsidRDefault="0071467F" w:rsidP="00FD703E">
            <w:pPr>
              <w:rPr>
                <w:rFonts w:ascii="Arial" w:hAnsi="Arial" w:cs="Arial"/>
                <w:sz w:val="22"/>
                <w:szCs w:val="22"/>
              </w:rPr>
            </w:pPr>
            <w:ins w:id="270" w:author="Krishna Sanaka" w:date="2025-12-24T11:51:00Z" w16du:dateUtc="2025-12-24T16:51:00Z">
              <w:r>
                <w:rPr>
                  <w:rFonts w:ascii="Arial" w:hAnsi="Arial" w:cs="Arial"/>
                  <w:sz w:val="22"/>
                  <w:szCs w:val="22"/>
                </w:rPr>
                <w:t>1.06</w:t>
              </w:r>
            </w:ins>
            <w:del w:id="271" w:author="Krishna Sanaka" w:date="2025-12-24T11:51:00Z" w16du:dateUtc="2025-12-24T16:51:00Z">
              <w:r w:rsidR="006F5ED8" w:rsidDel="0071467F">
                <w:rPr>
                  <w:rFonts w:ascii="Arial" w:hAnsi="Arial" w:cs="Arial"/>
                  <w:sz w:val="22"/>
                  <w:szCs w:val="22"/>
                </w:rPr>
                <w:delText>0.83</w:delText>
              </w:r>
            </w:del>
          </w:p>
        </w:tc>
        <w:tc>
          <w:tcPr>
            <w:tcW w:w="1375" w:type="dxa"/>
          </w:tcPr>
          <w:p w14:paraId="5CFE4806" w14:textId="3D010572" w:rsidR="006F5ED8" w:rsidRPr="00E702D1" w:rsidRDefault="006F5ED8" w:rsidP="00FD703E">
            <w:pPr>
              <w:rPr>
                <w:rFonts w:ascii="Arial" w:hAnsi="Arial" w:cs="Arial"/>
                <w:sz w:val="22"/>
                <w:szCs w:val="22"/>
              </w:rPr>
            </w:pPr>
            <w:r>
              <w:rPr>
                <w:rFonts w:ascii="Arial" w:hAnsi="Arial" w:cs="Arial"/>
                <w:sz w:val="22"/>
                <w:szCs w:val="22"/>
              </w:rPr>
              <w:t>1,97</w:t>
            </w:r>
            <w:ins w:id="272" w:author="Krishna Sanaka" w:date="2025-12-24T11:48:00Z" w16du:dateUtc="2025-12-24T16:48:00Z">
              <w:r w:rsidR="0071467F">
                <w:rPr>
                  <w:rFonts w:ascii="Arial" w:hAnsi="Arial" w:cs="Arial"/>
                  <w:sz w:val="22"/>
                  <w:szCs w:val="22"/>
                </w:rPr>
                <w:t>6</w:t>
              </w:r>
            </w:ins>
            <w:del w:id="273" w:author="Krishna Sanaka" w:date="2025-12-24T11:48:00Z" w16du:dateUtc="2025-12-24T16:48:00Z">
              <w:r w:rsidDel="0071467F">
                <w:rPr>
                  <w:rFonts w:ascii="Arial" w:hAnsi="Arial" w:cs="Arial"/>
                  <w:sz w:val="22"/>
                  <w:szCs w:val="22"/>
                </w:rPr>
                <w:delText>7</w:delText>
              </w:r>
            </w:del>
          </w:p>
        </w:tc>
        <w:tc>
          <w:tcPr>
            <w:tcW w:w="1375" w:type="dxa"/>
          </w:tcPr>
          <w:p w14:paraId="0BA2F83F" w14:textId="636BCF98" w:rsidR="006F5ED8" w:rsidRPr="00E702D1" w:rsidRDefault="006F5ED8" w:rsidP="00FD703E">
            <w:pPr>
              <w:rPr>
                <w:rFonts w:ascii="Arial" w:hAnsi="Arial" w:cs="Arial"/>
                <w:sz w:val="22"/>
                <w:szCs w:val="22"/>
              </w:rPr>
            </w:pPr>
            <w:r>
              <w:rPr>
                <w:rFonts w:ascii="Arial" w:hAnsi="Arial" w:cs="Arial"/>
                <w:sz w:val="22"/>
                <w:szCs w:val="22"/>
              </w:rPr>
              <w:t>3.0</w:t>
            </w:r>
            <w:ins w:id="274" w:author="Krishna Sanaka" w:date="2025-12-24T13:23:00Z" w16du:dateUtc="2025-12-24T18:23:00Z">
              <w:r w:rsidR="00B76C57">
                <w:rPr>
                  <w:rFonts w:ascii="Arial" w:hAnsi="Arial" w:cs="Arial"/>
                  <w:sz w:val="22"/>
                  <w:szCs w:val="22"/>
                </w:rPr>
                <w:t>6</w:t>
              </w:r>
            </w:ins>
            <w:del w:id="275" w:author="Krishna Sanaka" w:date="2025-12-24T13:23:00Z" w16du:dateUtc="2025-12-24T18:23:00Z">
              <w:r w:rsidDel="00B76C57">
                <w:rPr>
                  <w:rFonts w:ascii="Arial" w:hAnsi="Arial" w:cs="Arial"/>
                  <w:sz w:val="22"/>
                  <w:szCs w:val="22"/>
                </w:rPr>
                <w:delText>5</w:delText>
              </w:r>
            </w:del>
            <w:r>
              <w:rPr>
                <w:rFonts w:ascii="Arial" w:hAnsi="Arial" w:cs="Arial"/>
                <w:sz w:val="22"/>
                <w:szCs w:val="22"/>
              </w:rPr>
              <w:t xml:space="preserve"> (2.2</w:t>
            </w:r>
            <w:ins w:id="276" w:author="Krishna Sanaka" w:date="2025-12-24T13:23:00Z" w16du:dateUtc="2025-12-24T18:23:00Z">
              <w:r w:rsidR="00B76C57">
                <w:rPr>
                  <w:rFonts w:ascii="Arial" w:hAnsi="Arial" w:cs="Arial"/>
                  <w:sz w:val="22"/>
                  <w:szCs w:val="22"/>
                </w:rPr>
                <w:t>2</w:t>
              </w:r>
            </w:ins>
            <w:del w:id="277" w:author="Krishna Sanaka" w:date="2025-12-24T13:23:00Z" w16du:dateUtc="2025-12-24T18:23:00Z">
              <w:r w:rsidDel="00B76C57">
                <w:rPr>
                  <w:rFonts w:ascii="Arial" w:hAnsi="Arial" w:cs="Arial"/>
                  <w:sz w:val="22"/>
                  <w:szCs w:val="22"/>
                </w:rPr>
                <w:delText>1</w:delText>
              </w:r>
            </w:del>
            <w:r>
              <w:rPr>
                <w:rFonts w:ascii="Arial" w:hAnsi="Arial" w:cs="Arial"/>
                <w:sz w:val="22"/>
                <w:szCs w:val="22"/>
              </w:rPr>
              <w:t>, 3.</w:t>
            </w:r>
            <w:del w:id="278" w:author="Krishna Sanaka" w:date="2025-12-24T13:23:00Z" w16du:dateUtc="2025-12-24T18:23:00Z">
              <w:r w:rsidDel="00B76C57">
                <w:rPr>
                  <w:rFonts w:ascii="Arial" w:hAnsi="Arial" w:cs="Arial"/>
                  <w:sz w:val="22"/>
                  <w:szCs w:val="22"/>
                </w:rPr>
                <w:delText>8</w:delText>
              </w:r>
            </w:del>
            <w:r>
              <w:rPr>
                <w:rFonts w:ascii="Arial" w:hAnsi="Arial" w:cs="Arial"/>
                <w:sz w:val="22"/>
                <w:szCs w:val="22"/>
              </w:rPr>
              <w:t>9)</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0B9189C2" w:rsidR="006F5ED8" w:rsidRPr="00E702D1" w:rsidRDefault="006F5ED8" w:rsidP="00FD703E">
            <w:pPr>
              <w:rPr>
                <w:rFonts w:ascii="Arial" w:hAnsi="Arial" w:cs="Arial"/>
                <w:sz w:val="22"/>
                <w:szCs w:val="22"/>
              </w:rPr>
            </w:pPr>
            <w:r w:rsidRPr="00E702D1">
              <w:rPr>
                <w:rFonts w:ascii="Arial" w:hAnsi="Arial" w:cs="Arial"/>
                <w:sz w:val="22"/>
                <w:szCs w:val="22"/>
              </w:rPr>
              <w:t>0.</w:t>
            </w:r>
            <w:ins w:id="279" w:author="Krishna Sanaka" w:date="2025-12-24T12:06:00Z" w16du:dateUtc="2025-12-24T17:06:00Z">
              <w:r w:rsidR="007B3D77">
                <w:rPr>
                  <w:rFonts w:ascii="Arial" w:hAnsi="Arial" w:cs="Arial"/>
                  <w:sz w:val="22"/>
                  <w:szCs w:val="22"/>
                </w:rPr>
                <w:t>4</w:t>
              </w:r>
            </w:ins>
            <w:del w:id="280" w:author="Krishna Sanaka" w:date="2025-12-24T12:06:00Z" w16du:dateUtc="2025-12-24T17:06:00Z">
              <w:r w:rsidRPr="00E702D1" w:rsidDel="007B3D77">
                <w:rPr>
                  <w:rFonts w:ascii="Arial" w:hAnsi="Arial" w:cs="Arial"/>
                  <w:sz w:val="22"/>
                  <w:szCs w:val="22"/>
                </w:rPr>
                <w:delText>3</w:delText>
              </w:r>
            </w:del>
            <w:r w:rsidRPr="00E702D1">
              <w:rPr>
                <w:rFonts w:ascii="Arial" w:hAnsi="Arial" w:cs="Arial"/>
                <w:sz w:val="22"/>
                <w:szCs w:val="22"/>
              </w:rPr>
              <w:t>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1B9034D5" w:rsidR="006F5ED8" w:rsidRPr="00E702D1" w:rsidRDefault="006F5ED8" w:rsidP="00FD703E">
            <w:pPr>
              <w:rPr>
                <w:rFonts w:ascii="Arial" w:hAnsi="Arial" w:cs="Arial"/>
                <w:sz w:val="22"/>
                <w:szCs w:val="22"/>
              </w:rPr>
            </w:pPr>
            <w:r>
              <w:rPr>
                <w:rFonts w:ascii="Arial" w:hAnsi="Arial" w:cs="Arial"/>
                <w:sz w:val="22"/>
                <w:szCs w:val="22"/>
              </w:rPr>
              <w:t>1.</w:t>
            </w:r>
            <w:ins w:id="281" w:author="Krishna Sanaka" w:date="2025-12-24T11:55:00Z" w16du:dateUtc="2025-12-24T16:55:00Z">
              <w:r w:rsidR="00CF4D1D">
                <w:rPr>
                  <w:rFonts w:ascii="Arial" w:hAnsi="Arial" w:cs="Arial"/>
                  <w:sz w:val="22"/>
                  <w:szCs w:val="22"/>
                </w:rPr>
                <w:t>3</w:t>
              </w:r>
            </w:ins>
            <w:del w:id="282" w:author="Krishna Sanaka" w:date="2025-12-24T11:55:00Z" w16du:dateUtc="2025-12-24T16:55:00Z">
              <w:r w:rsidDel="00CF4D1D">
                <w:rPr>
                  <w:rFonts w:ascii="Arial" w:hAnsi="Arial" w:cs="Arial"/>
                  <w:sz w:val="22"/>
                  <w:szCs w:val="22"/>
                </w:rPr>
                <w:delText>0</w:delText>
              </w:r>
            </w:del>
            <w:r>
              <w:rPr>
                <w:rFonts w:ascii="Arial" w:hAnsi="Arial" w:cs="Arial"/>
                <w:sz w:val="22"/>
                <w:szCs w:val="22"/>
              </w:rPr>
              <w:t>8</w:t>
            </w:r>
          </w:p>
        </w:tc>
        <w:tc>
          <w:tcPr>
            <w:tcW w:w="1375" w:type="dxa"/>
          </w:tcPr>
          <w:p w14:paraId="171787C4" w14:textId="010B3949" w:rsidR="006F5ED8" w:rsidRPr="00E702D1" w:rsidRDefault="006F5ED8" w:rsidP="00FD703E">
            <w:pPr>
              <w:rPr>
                <w:rFonts w:ascii="Arial" w:hAnsi="Arial" w:cs="Arial"/>
                <w:sz w:val="22"/>
                <w:szCs w:val="22"/>
              </w:rPr>
            </w:pPr>
            <w:r>
              <w:rPr>
                <w:rFonts w:ascii="Arial" w:hAnsi="Arial" w:cs="Arial"/>
                <w:sz w:val="22"/>
                <w:szCs w:val="22"/>
              </w:rPr>
              <w:t>3,38</w:t>
            </w:r>
            <w:ins w:id="283" w:author="Krishna Sanaka" w:date="2025-12-24T11:55:00Z" w16du:dateUtc="2025-12-24T16:55:00Z">
              <w:r w:rsidR="00CF4D1D">
                <w:rPr>
                  <w:rFonts w:ascii="Arial" w:hAnsi="Arial" w:cs="Arial"/>
                  <w:sz w:val="22"/>
                  <w:szCs w:val="22"/>
                </w:rPr>
                <w:t>0</w:t>
              </w:r>
            </w:ins>
            <w:del w:id="284" w:author="Krishna Sanaka" w:date="2025-12-24T11:55:00Z" w16du:dateUtc="2025-12-24T16:55:00Z">
              <w:r w:rsidDel="00CF4D1D">
                <w:rPr>
                  <w:rFonts w:ascii="Arial" w:hAnsi="Arial" w:cs="Arial"/>
                  <w:sz w:val="22"/>
                  <w:szCs w:val="22"/>
                </w:rPr>
                <w:delText>1</w:delText>
              </w:r>
            </w:del>
          </w:p>
        </w:tc>
        <w:tc>
          <w:tcPr>
            <w:tcW w:w="1375" w:type="dxa"/>
          </w:tcPr>
          <w:p w14:paraId="7A4BFED0" w14:textId="3C65F1E3" w:rsidR="006F5ED8" w:rsidRPr="00E702D1" w:rsidRDefault="006F5ED8" w:rsidP="00FD703E">
            <w:pPr>
              <w:rPr>
                <w:rFonts w:ascii="Arial" w:hAnsi="Arial" w:cs="Arial"/>
                <w:sz w:val="22"/>
                <w:szCs w:val="22"/>
              </w:rPr>
            </w:pPr>
            <w:del w:id="285" w:author="Krishna Sanaka" w:date="2025-12-24T13:47:00Z" w16du:dateUtc="2025-12-24T18:47:00Z">
              <w:r w:rsidDel="00A94706">
                <w:rPr>
                  <w:rFonts w:ascii="Arial" w:hAnsi="Arial" w:cs="Arial"/>
                  <w:sz w:val="22"/>
                  <w:szCs w:val="22"/>
                </w:rPr>
                <w:delText>4.01</w:delText>
              </w:r>
            </w:del>
            <w:ins w:id="286" w:author="Krishna Sanaka" w:date="2025-12-24T13:47:00Z" w16du:dateUtc="2025-12-24T18:47:00Z">
              <w:r w:rsidR="00A94706">
                <w:rPr>
                  <w:rFonts w:ascii="Arial" w:hAnsi="Arial" w:cs="Arial"/>
                  <w:sz w:val="22"/>
                  <w:szCs w:val="22"/>
                </w:rPr>
                <w:t>3.99</w:t>
              </w:r>
            </w:ins>
            <w:r>
              <w:rPr>
                <w:rFonts w:ascii="Arial" w:hAnsi="Arial" w:cs="Arial"/>
                <w:sz w:val="22"/>
                <w:szCs w:val="22"/>
              </w:rPr>
              <w:t xml:space="preserve"> (3.2</w:t>
            </w:r>
            <w:ins w:id="287" w:author="Krishna Sanaka" w:date="2025-12-24T13:48:00Z" w16du:dateUtc="2025-12-24T18:48:00Z">
              <w:r w:rsidR="00A94706">
                <w:rPr>
                  <w:rFonts w:ascii="Arial" w:hAnsi="Arial" w:cs="Arial"/>
                  <w:sz w:val="22"/>
                  <w:szCs w:val="22"/>
                </w:rPr>
                <w:t>4</w:t>
              </w:r>
            </w:ins>
            <w:del w:id="288" w:author="Krishna Sanaka" w:date="2025-12-24T13:48:00Z" w16du:dateUtc="2025-12-24T18:48:00Z">
              <w:r w:rsidDel="00A94706">
                <w:rPr>
                  <w:rFonts w:ascii="Arial" w:hAnsi="Arial" w:cs="Arial"/>
                  <w:sz w:val="22"/>
                  <w:szCs w:val="22"/>
                </w:rPr>
                <w:delText>8</w:delText>
              </w:r>
            </w:del>
            <w:r>
              <w:rPr>
                <w:rFonts w:ascii="Arial" w:hAnsi="Arial" w:cs="Arial"/>
                <w:sz w:val="22"/>
                <w:szCs w:val="22"/>
              </w:rPr>
              <w:t>, 4.7</w:t>
            </w:r>
            <w:ins w:id="289" w:author="Krishna Sanaka" w:date="2025-12-24T13:48:00Z" w16du:dateUtc="2025-12-24T18:48:00Z">
              <w:r w:rsidR="00A94706">
                <w:rPr>
                  <w:rFonts w:ascii="Arial" w:hAnsi="Arial" w:cs="Arial"/>
                  <w:sz w:val="22"/>
                  <w:szCs w:val="22"/>
                </w:rPr>
                <w:t>4</w:t>
              </w:r>
            </w:ins>
            <w:del w:id="290" w:author="Krishna Sanaka" w:date="2025-12-24T13:48:00Z" w16du:dateUtc="2025-12-24T18:48:00Z">
              <w:r w:rsidDel="00A94706">
                <w:rPr>
                  <w:rFonts w:ascii="Arial" w:hAnsi="Arial" w:cs="Arial"/>
                  <w:sz w:val="22"/>
                  <w:szCs w:val="22"/>
                </w:rPr>
                <w:delText>5</w:delText>
              </w:r>
            </w:del>
            <w:r>
              <w:rPr>
                <w:rFonts w:ascii="Arial" w:hAnsi="Arial" w:cs="Arial"/>
                <w:sz w:val="22"/>
                <w:szCs w:val="22"/>
              </w:rPr>
              <w:t>)</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3A6AF573" w:rsidR="006F5ED8" w:rsidRPr="00E702D1" w:rsidRDefault="006F5ED8" w:rsidP="00FD703E">
            <w:pPr>
              <w:rPr>
                <w:rFonts w:ascii="Arial" w:hAnsi="Arial" w:cs="Arial"/>
                <w:sz w:val="22"/>
                <w:szCs w:val="22"/>
              </w:rPr>
            </w:pPr>
            <w:r w:rsidRPr="00E702D1">
              <w:rPr>
                <w:rFonts w:ascii="Arial" w:hAnsi="Arial" w:cs="Arial"/>
                <w:sz w:val="22"/>
                <w:szCs w:val="22"/>
              </w:rPr>
              <w:t>0.</w:t>
            </w:r>
            <w:ins w:id="291" w:author="Krishna Sanaka" w:date="2025-12-24T12:06:00Z" w16du:dateUtc="2025-12-24T17:06:00Z">
              <w:r w:rsidR="0018595F">
                <w:rPr>
                  <w:rFonts w:ascii="Arial" w:hAnsi="Arial" w:cs="Arial"/>
                  <w:sz w:val="22"/>
                  <w:szCs w:val="22"/>
                </w:rPr>
                <w:t>97</w:t>
              </w:r>
            </w:ins>
            <w:del w:id="292" w:author="Krishna Sanaka" w:date="2025-12-24T12:06:00Z" w16du:dateUtc="2025-12-24T17:06:00Z">
              <w:r w:rsidRPr="00E702D1" w:rsidDel="0018595F">
                <w:rPr>
                  <w:rFonts w:ascii="Arial" w:hAnsi="Arial" w:cs="Arial"/>
                  <w:sz w:val="22"/>
                  <w:szCs w:val="22"/>
                </w:rPr>
                <w:delText>76</w:delText>
              </w:r>
            </w:del>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450B6553" w:rsidR="006F5ED8" w:rsidRPr="00E702D1" w:rsidRDefault="006F5ED8" w:rsidP="00FD703E">
            <w:pPr>
              <w:rPr>
                <w:rFonts w:ascii="Arial" w:hAnsi="Arial" w:cs="Arial"/>
                <w:sz w:val="22"/>
                <w:szCs w:val="22"/>
              </w:rPr>
            </w:pPr>
            <w:r>
              <w:rPr>
                <w:rFonts w:ascii="Arial" w:hAnsi="Arial" w:cs="Arial"/>
                <w:sz w:val="22"/>
                <w:szCs w:val="22"/>
              </w:rPr>
              <w:t>2</w:t>
            </w:r>
            <w:ins w:id="293" w:author="Krishna Sanaka" w:date="2025-12-24T11:55:00Z" w16du:dateUtc="2025-12-24T16:55:00Z">
              <w:r w:rsidR="00CF4D1D">
                <w:rPr>
                  <w:rFonts w:ascii="Arial" w:hAnsi="Arial" w:cs="Arial"/>
                  <w:sz w:val="22"/>
                  <w:szCs w:val="22"/>
                </w:rPr>
                <w:t>.54</w:t>
              </w:r>
            </w:ins>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16E872D8" w:rsidR="006F5ED8" w:rsidRPr="00E702D1" w:rsidRDefault="006F5ED8" w:rsidP="00FD703E">
            <w:pPr>
              <w:rPr>
                <w:rFonts w:ascii="Arial" w:hAnsi="Arial" w:cs="Arial"/>
                <w:sz w:val="22"/>
                <w:szCs w:val="22"/>
              </w:rPr>
            </w:pPr>
            <w:r>
              <w:rPr>
                <w:rFonts w:ascii="Arial" w:hAnsi="Arial" w:cs="Arial"/>
                <w:sz w:val="22"/>
                <w:szCs w:val="22"/>
              </w:rPr>
              <w:t>2.4</w:t>
            </w:r>
            <w:ins w:id="294" w:author="Krishna Sanaka" w:date="2025-12-24T13:49:00Z" w16du:dateUtc="2025-12-24T18:49:00Z">
              <w:r w:rsidR="000B6490">
                <w:rPr>
                  <w:rFonts w:ascii="Arial" w:hAnsi="Arial" w:cs="Arial"/>
                  <w:sz w:val="22"/>
                  <w:szCs w:val="22"/>
                </w:rPr>
                <w:t>8</w:t>
              </w:r>
            </w:ins>
            <w:del w:id="295" w:author="Krishna Sanaka" w:date="2025-12-24T13:49:00Z" w16du:dateUtc="2025-12-24T18:49:00Z">
              <w:r w:rsidDel="000B6490">
                <w:rPr>
                  <w:rFonts w:ascii="Arial" w:hAnsi="Arial" w:cs="Arial"/>
                  <w:sz w:val="22"/>
                  <w:szCs w:val="22"/>
                </w:rPr>
                <w:delText>9</w:delText>
              </w:r>
            </w:del>
            <w:r>
              <w:rPr>
                <w:rFonts w:ascii="Arial" w:hAnsi="Arial" w:cs="Arial"/>
                <w:sz w:val="22"/>
                <w:szCs w:val="22"/>
              </w:rPr>
              <w:t xml:space="preserve"> (1.37, 3.6</w:t>
            </w:r>
            <w:ins w:id="296" w:author="Krishna Sanaka" w:date="2025-12-24T13:49:00Z" w16du:dateUtc="2025-12-24T18:49:00Z">
              <w:r w:rsidR="009433FD">
                <w:rPr>
                  <w:rFonts w:ascii="Arial" w:hAnsi="Arial" w:cs="Arial"/>
                  <w:sz w:val="22"/>
                  <w:szCs w:val="22"/>
                </w:rPr>
                <w:t>1</w:t>
              </w:r>
            </w:ins>
            <w:del w:id="297" w:author="Krishna Sanaka" w:date="2025-12-24T13:49:00Z" w16du:dateUtc="2025-12-24T18:49:00Z">
              <w:r w:rsidDel="009433FD">
                <w:rPr>
                  <w:rFonts w:ascii="Arial" w:hAnsi="Arial" w:cs="Arial"/>
                  <w:sz w:val="22"/>
                  <w:szCs w:val="22"/>
                </w:rPr>
                <w:delText>2</w:delText>
              </w:r>
            </w:del>
            <w:r>
              <w:rPr>
                <w:rFonts w:ascii="Arial" w:hAnsi="Arial" w:cs="Arial"/>
                <w:sz w:val="22"/>
                <w:szCs w:val="22"/>
              </w:rPr>
              <w:t>)</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4625DA7C" w:rsidR="006F5ED8" w:rsidRPr="00E702D1" w:rsidRDefault="006F5ED8" w:rsidP="00FD703E">
            <w:pPr>
              <w:rPr>
                <w:rFonts w:ascii="Arial" w:hAnsi="Arial" w:cs="Arial"/>
                <w:sz w:val="22"/>
                <w:szCs w:val="22"/>
              </w:rPr>
            </w:pPr>
            <w:r w:rsidRPr="00E702D1">
              <w:rPr>
                <w:rFonts w:ascii="Arial" w:hAnsi="Arial" w:cs="Arial"/>
                <w:sz w:val="22"/>
                <w:szCs w:val="22"/>
              </w:rPr>
              <w:t>0.3</w:t>
            </w:r>
            <w:ins w:id="298" w:author="Krishna Sanaka" w:date="2025-12-24T12:06:00Z" w16du:dateUtc="2025-12-24T17:06:00Z">
              <w:r w:rsidR="005E4BCC">
                <w:rPr>
                  <w:rFonts w:ascii="Arial" w:hAnsi="Arial" w:cs="Arial"/>
                  <w:sz w:val="22"/>
                  <w:szCs w:val="22"/>
                </w:rPr>
                <w:t>9</w:t>
              </w:r>
            </w:ins>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40B434B3" w:rsidR="006F5ED8" w:rsidRPr="00E702D1" w:rsidRDefault="006F5ED8" w:rsidP="00FD703E">
            <w:pPr>
              <w:rPr>
                <w:rFonts w:ascii="Arial" w:hAnsi="Arial" w:cs="Arial"/>
                <w:sz w:val="22"/>
                <w:szCs w:val="22"/>
              </w:rPr>
            </w:pPr>
            <w:r>
              <w:rPr>
                <w:rFonts w:ascii="Arial" w:hAnsi="Arial" w:cs="Arial"/>
                <w:sz w:val="22"/>
                <w:szCs w:val="22"/>
              </w:rPr>
              <w:t>0.</w:t>
            </w:r>
            <w:ins w:id="299" w:author="Krishna Sanaka" w:date="2025-12-24T11:57:00Z" w16du:dateUtc="2025-12-24T16:57:00Z">
              <w:r w:rsidR="00F41AB2">
                <w:rPr>
                  <w:rFonts w:ascii="Arial" w:hAnsi="Arial" w:cs="Arial"/>
                  <w:sz w:val="22"/>
                  <w:szCs w:val="22"/>
                </w:rPr>
                <w:t>92</w:t>
              </w:r>
            </w:ins>
            <w:del w:id="300" w:author="Krishna Sanaka" w:date="2025-12-24T11:57:00Z" w16du:dateUtc="2025-12-24T16:57:00Z">
              <w:r w:rsidDel="00F41AB2">
                <w:rPr>
                  <w:rFonts w:ascii="Arial" w:hAnsi="Arial" w:cs="Arial"/>
                  <w:sz w:val="22"/>
                  <w:szCs w:val="22"/>
                </w:rPr>
                <w:delText>73</w:delText>
              </w:r>
            </w:del>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4230D35E" w:rsidR="006F5ED8" w:rsidRPr="00E702D1" w:rsidRDefault="006F5ED8" w:rsidP="00FD703E">
            <w:pPr>
              <w:rPr>
                <w:rFonts w:ascii="Arial" w:hAnsi="Arial" w:cs="Arial"/>
                <w:sz w:val="22"/>
                <w:szCs w:val="22"/>
              </w:rPr>
            </w:pPr>
            <w:r>
              <w:rPr>
                <w:rFonts w:ascii="Arial" w:hAnsi="Arial" w:cs="Arial"/>
                <w:sz w:val="22"/>
                <w:szCs w:val="22"/>
              </w:rPr>
              <w:t>2.</w:t>
            </w:r>
            <w:ins w:id="301" w:author="Krishna Sanaka" w:date="2025-12-24T13:52:00Z" w16du:dateUtc="2025-12-24T18:52:00Z">
              <w:r w:rsidR="00702B48">
                <w:rPr>
                  <w:rFonts w:ascii="Arial" w:hAnsi="Arial" w:cs="Arial"/>
                  <w:sz w:val="22"/>
                  <w:szCs w:val="22"/>
                </w:rPr>
                <w:t>3</w:t>
              </w:r>
            </w:ins>
            <w:del w:id="302" w:author="Krishna Sanaka" w:date="2025-12-24T13:52:00Z" w16du:dateUtc="2025-12-24T18:52:00Z">
              <w:r w:rsidDel="00702B48">
                <w:rPr>
                  <w:rFonts w:ascii="Arial" w:hAnsi="Arial" w:cs="Arial"/>
                  <w:sz w:val="22"/>
                  <w:szCs w:val="22"/>
                </w:rPr>
                <w:delText>29</w:delText>
              </w:r>
            </w:del>
            <w:r>
              <w:rPr>
                <w:rFonts w:ascii="Arial" w:hAnsi="Arial" w:cs="Arial"/>
                <w:sz w:val="22"/>
                <w:szCs w:val="22"/>
              </w:rPr>
              <w:t xml:space="preserve"> (1.4</w:t>
            </w:r>
            <w:ins w:id="303" w:author="Krishna Sanaka" w:date="2025-12-24T13:52:00Z" w16du:dateUtc="2025-12-24T18:52:00Z">
              <w:r w:rsidR="00BA7358">
                <w:rPr>
                  <w:rFonts w:ascii="Arial" w:hAnsi="Arial" w:cs="Arial"/>
                  <w:sz w:val="22"/>
                  <w:szCs w:val="22"/>
                </w:rPr>
                <w:t>9</w:t>
              </w:r>
            </w:ins>
            <w:del w:id="304" w:author="Krishna Sanaka" w:date="2025-12-24T13:52:00Z" w16du:dateUtc="2025-12-24T18:52:00Z">
              <w:r w:rsidDel="00BA7358">
                <w:rPr>
                  <w:rFonts w:ascii="Arial" w:hAnsi="Arial" w:cs="Arial"/>
                  <w:sz w:val="22"/>
                  <w:szCs w:val="22"/>
                </w:rPr>
                <w:delText>5</w:delText>
              </w:r>
            </w:del>
            <w:r>
              <w:rPr>
                <w:rFonts w:ascii="Arial" w:hAnsi="Arial" w:cs="Arial"/>
                <w:sz w:val="22"/>
                <w:szCs w:val="22"/>
              </w:rPr>
              <w:t>, 3.1</w:t>
            </w:r>
            <w:ins w:id="305" w:author="Krishna Sanaka" w:date="2025-12-24T13:52:00Z" w16du:dateUtc="2025-12-24T18:52:00Z">
              <w:r w:rsidR="007014CE">
                <w:rPr>
                  <w:rFonts w:ascii="Arial" w:hAnsi="Arial" w:cs="Arial"/>
                  <w:sz w:val="22"/>
                  <w:szCs w:val="22"/>
                </w:rPr>
                <w:t>2</w:t>
              </w:r>
            </w:ins>
            <w:del w:id="306" w:author="Krishna Sanaka" w:date="2025-12-24T13:52:00Z" w16du:dateUtc="2025-12-24T18:52:00Z">
              <w:r w:rsidDel="007014CE">
                <w:rPr>
                  <w:rFonts w:ascii="Arial" w:hAnsi="Arial" w:cs="Arial"/>
                  <w:sz w:val="22"/>
                  <w:szCs w:val="22"/>
                </w:rPr>
                <w:delText>5</w:delText>
              </w:r>
            </w:del>
            <w:r>
              <w:rPr>
                <w:rFonts w:ascii="Arial" w:hAnsi="Arial" w:cs="Arial"/>
                <w:sz w:val="22"/>
                <w:szCs w:val="22"/>
              </w:rPr>
              <w:t>)</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58048F99" w:rsidR="006F5ED8" w:rsidRPr="00E702D1" w:rsidRDefault="006F5ED8" w:rsidP="00FD703E">
            <w:pPr>
              <w:rPr>
                <w:rFonts w:ascii="Arial" w:hAnsi="Arial" w:cs="Arial"/>
                <w:sz w:val="22"/>
                <w:szCs w:val="22"/>
              </w:rPr>
            </w:pPr>
            <w:r>
              <w:rPr>
                <w:rFonts w:ascii="Arial" w:hAnsi="Arial" w:cs="Arial"/>
                <w:sz w:val="22"/>
                <w:szCs w:val="22"/>
              </w:rPr>
              <w:t>1</w:t>
            </w:r>
            <w:ins w:id="307" w:author="Krishna Sanaka" w:date="2025-12-24T12:06:00Z" w16du:dateUtc="2025-12-24T17:06:00Z">
              <w:r w:rsidR="00427263">
                <w:rPr>
                  <w:rFonts w:ascii="Arial" w:hAnsi="Arial" w:cs="Arial"/>
                  <w:sz w:val="22"/>
                  <w:szCs w:val="22"/>
                </w:rPr>
                <w:t>4</w:t>
              </w:r>
            </w:ins>
            <w:del w:id="308" w:author="Krishna Sanaka" w:date="2025-12-24T12:06:00Z" w16du:dateUtc="2025-12-24T17:06:00Z">
              <w:r w:rsidDel="00427263">
                <w:rPr>
                  <w:rFonts w:ascii="Arial" w:hAnsi="Arial" w:cs="Arial"/>
                  <w:sz w:val="22"/>
                  <w:szCs w:val="22"/>
                </w:rPr>
                <w:delText>5</w:delText>
              </w:r>
            </w:del>
          </w:p>
        </w:tc>
        <w:tc>
          <w:tcPr>
            <w:tcW w:w="1375" w:type="dxa"/>
          </w:tcPr>
          <w:p w14:paraId="17975734" w14:textId="2AD45DF7" w:rsidR="006F5ED8" w:rsidRPr="00E702D1" w:rsidRDefault="006F5ED8" w:rsidP="00FD703E">
            <w:pPr>
              <w:rPr>
                <w:rFonts w:ascii="Arial" w:hAnsi="Arial" w:cs="Arial"/>
                <w:sz w:val="22"/>
                <w:szCs w:val="22"/>
              </w:rPr>
            </w:pPr>
            <w:r>
              <w:rPr>
                <w:rFonts w:ascii="Arial" w:hAnsi="Arial" w:cs="Arial"/>
                <w:sz w:val="22"/>
                <w:szCs w:val="22"/>
              </w:rPr>
              <w:t>0.</w:t>
            </w:r>
            <w:ins w:id="309" w:author="Krishna Sanaka" w:date="2025-12-24T11:56:00Z" w16du:dateUtc="2025-12-24T16:56:00Z">
              <w:r w:rsidR="0052362B">
                <w:rPr>
                  <w:rFonts w:ascii="Arial" w:hAnsi="Arial" w:cs="Arial"/>
                  <w:sz w:val="22"/>
                  <w:szCs w:val="22"/>
                </w:rPr>
                <w:t>37</w:t>
              </w:r>
            </w:ins>
            <w:del w:id="310" w:author="Krishna Sanaka" w:date="2025-12-24T11:55:00Z" w16du:dateUtc="2025-12-24T16:55:00Z">
              <w:r w:rsidDel="0052362B">
                <w:rPr>
                  <w:rFonts w:ascii="Arial" w:hAnsi="Arial" w:cs="Arial"/>
                  <w:sz w:val="22"/>
                  <w:szCs w:val="22"/>
                </w:rPr>
                <w:delText>29</w:delText>
              </w:r>
            </w:del>
          </w:p>
        </w:tc>
        <w:tc>
          <w:tcPr>
            <w:tcW w:w="1375" w:type="dxa"/>
          </w:tcPr>
          <w:p w14:paraId="345D7F4F" w14:textId="0FE416A9" w:rsidR="006F5ED8" w:rsidRPr="00E702D1" w:rsidRDefault="0052362B" w:rsidP="00FD703E">
            <w:pPr>
              <w:rPr>
                <w:rFonts w:ascii="Arial" w:hAnsi="Arial" w:cs="Arial"/>
                <w:sz w:val="22"/>
                <w:szCs w:val="22"/>
              </w:rPr>
            </w:pPr>
            <w:ins w:id="311" w:author="Krishna Sanaka" w:date="2025-12-24T11:56:00Z" w16du:dateUtc="2025-12-24T16:56:00Z">
              <w:r>
                <w:rPr>
                  <w:rFonts w:ascii="Arial" w:hAnsi="Arial" w:cs="Arial"/>
                  <w:sz w:val="22"/>
                  <w:szCs w:val="22"/>
                </w:rPr>
                <w:t>64</w:t>
              </w:r>
            </w:ins>
            <w:del w:id="312" w:author="Krishna Sanaka" w:date="2025-12-24T11:56:00Z" w16du:dateUtc="2025-12-24T16:56:00Z">
              <w:r w:rsidR="006F5ED8" w:rsidDel="0052362B">
                <w:rPr>
                  <w:rFonts w:ascii="Arial" w:hAnsi="Arial" w:cs="Arial"/>
                  <w:sz w:val="22"/>
                  <w:szCs w:val="22"/>
                </w:rPr>
                <w:delText>71</w:delText>
              </w:r>
            </w:del>
          </w:p>
        </w:tc>
        <w:tc>
          <w:tcPr>
            <w:tcW w:w="1375" w:type="dxa"/>
          </w:tcPr>
          <w:p w14:paraId="23F930D2" w14:textId="3B242D11" w:rsidR="006F5ED8" w:rsidRPr="00E702D1" w:rsidRDefault="006F5ED8" w:rsidP="00FD703E">
            <w:pPr>
              <w:rPr>
                <w:rFonts w:ascii="Arial" w:hAnsi="Arial" w:cs="Arial"/>
                <w:sz w:val="22"/>
                <w:szCs w:val="22"/>
              </w:rPr>
            </w:pPr>
            <w:r>
              <w:rPr>
                <w:rFonts w:ascii="Arial" w:hAnsi="Arial" w:cs="Arial"/>
                <w:sz w:val="22"/>
                <w:szCs w:val="22"/>
              </w:rPr>
              <w:t>3.</w:t>
            </w:r>
            <w:ins w:id="313" w:author="Krishna Sanaka" w:date="2025-12-24T13:55:00Z" w16du:dateUtc="2025-12-24T18:55:00Z">
              <w:r w:rsidR="000F137C">
                <w:rPr>
                  <w:rFonts w:ascii="Arial" w:hAnsi="Arial" w:cs="Arial"/>
                  <w:sz w:val="22"/>
                  <w:szCs w:val="22"/>
                </w:rPr>
                <w:t>16</w:t>
              </w:r>
            </w:ins>
            <w:del w:id="314" w:author="Krishna Sanaka" w:date="2025-12-24T13:55:00Z" w16du:dateUtc="2025-12-24T18:55:00Z">
              <w:r w:rsidDel="000F137C">
                <w:rPr>
                  <w:rFonts w:ascii="Arial" w:hAnsi="Arial" w:cs="Arial"/>
                  <w:sz w:val="22"/>
                  <w:szCs w:val="22"/>
                </w:rPr>
                <w:delText>24</w:delText>
              </w:r>
            </w:del>
            <w:r>
              <w:rPr>
                <w:rFonts w:ascii="Arial" w:hAnsi="Arial" w:cs="Arial"/>
                <w:sz w:val="22"/>
                <w:szCs w:val="22"/>
              </w:rPr>
              <w:t xml:space="preserve"> (0.8</w:t>
            </w:r>
            <w:del w:id="315" w:author="Krishna Sanaka" w:date="2025-12-24T13:55:00Z" w16du:dateUtc="2025-12-24T18:55:00Z">
              <w:r w:rsidDel="004D4F56">
                <w:rPr>
                  <w:rFonts w:ascii="Arial" w:hAnsi="Arial" w:cs="Arial"/>
                  <w:sz w:val="22"/>
                  <w:szCs w:val="22"/>
                </w:rPr>
                <w:delText>5</w:delText>
              </w:r>
            </w:del>
            <w:r>
              <w:rPr>
                <w:rFonts w:ascii="Arial" w:hAnsi="Arial" w:cs="Arial"/>
                <w:sz w:val="22"/>
                <w:szCs w:val="22"/>
              </w:rPr>
              <w:t>, 5.</w:t>
            </w:r>
            <w:ins w:id="316" w:author="Krishna Sanaka" w:date="2025-12-24T13:56:00Z" w16du:dateUtc="2025-12-24T18:56:00Z">
              <w:r w:rsidR="00D77424">
                <w:rPr>
                  <w:rFonts w:ascii="Arial" w:hAnsi="Arial" w:cs="Arial"/>
                  <w:sz w:val="22"/>
                  <w:szCs w:val="22"/>
                </w:rPr>
                <w:t>5</w:t>
              </w:r>
            </w:ins>
            <w:del w:id="317" w:author="Krishna Sanaka" w:date="2025-12-24T13:56:00Z" w16du:dateUtc="2025-12-24T18:56:00Z">
              <w:r w:rsidDel="00D77424">
                <w:rPr>
                  <w:rFonts w:ascii="Arial" w:hAnsi="Arial" w:cs="Arial"/>
                  <w:sz w:val="22"/>
                  <w:szCs w:val="22"/>
                </w:rPr>
                <w:delText>6</w:delText>
              </w:r>
            </w:del>
            <w:r>
              <w:rPr>
                <w:rFonts w:ascii="Arial" w:hAnsi="Arial" w:cs="Arial"/>
                <w:sz w:val="22"/>
                <w:szCs w:val="22"/>
              </w:rPr>
              <w:t>8)</w:t>
            </w:r>
          </w:p>
        </w:tc>
        <w:tc>
          <w:tcPr>
            <w:tcW w:w="1375" w:type="dxa"/>
          </w:tcPr>
          <w:p w14:paraId="135D5576" w14:textId="151314B2" w:rsidR="006F5ED8" w:rsidRPr="00CC299D" w:rsidRDefault="006F5ED8" w:rsidP="00FD703E">
            <w:pPr>
              <w:rPr>
                <w:rFonts w:ascii="Arial" w:hAnsi="Arial" w:cs="Arial"/>
                <w:b/>
                <w:bCs/>
                <w:sz w:val="22"/>
                <w:szCs w:val="22"/>
                <w:rPrChange w:id="318" w:author="Krishna Sanaka" w:date="2025-12-24T14:08:00Z" w16du:dateUtc="2025-12-24T19:08:00Z">
                  <w:rPr>
                    <w:rFonts w:ascii="Arial" w:hAnsi="Arial" w:cs="Arial"/>
                    <w:sz w:val="22"/>
                    <w:szCs w:val="22"/>
                  </w:rPr>
                </w:rPrChange>
              </w:rPr>
            </w:pPr>
            <w:r w:rsidRPr="00CC299D">
              <w:rPr>
                <w:rFonts w:ascii="Arial" w:hAnsi="Arial" w:cs="Arial"/>
                <w:b/>
                <w:bCs/>
                <w:sz w:val="22"/>
                <w:szCs w:val="22"/>
                <w:rPrChange w:id="319" w:author="Krishna Sanaka" w:date="2025-12-24T14:08:00Z" w16du:dateUtc="2025-12-24T19:08:00Z">
                  <w:rPr>
                    <w:rFonts w:ascii="Arial" w:hAnsi="Arial" w:cs="Arial"/>
                    <w:sz w:val="22"/>
                    <w:szCs w:val="22"/>
                  </w:rPr>
                </w:rPrChange>
              </w:rPr>
              <w:t>0.</w:t>
            </w:r>
            <w:ins w:id="320" w:author="Krishna Sanaka" w:date="2025-12-24T14:08:00Z" w16du:dateUtc="2025-12-24T19:08:00Z">
              <w:r w:rsidR="006B1440" w:rsidRPr="00CC299D">
                <w:rPr>
                  <w:rFonts w:ascii="Arial" w:hAnsi="Arial" w:cs="Arial"/>
                  <w:b/>
                  <w:bCs/>
                  <w:sz w:val="22"/>
                  <w:szCs w:val="22"/>
                  <w:rPrChange w:id="321" w:author="Krishna Sanaka" w:date="2025-12-24T14:08:00Z" w16du:dateUtc="2025-12-24T19:08:00Z">
                    <w:rPr>
                      <w:rFonts w:ascii="Arial" w:hAnsi="Arial" w:cs="Arial"/>
                      <w:sz w:val="22"/>
                      <w:szCs w:val="22"/>
                    </w:rPr>
                  </w:rPrChange>
                </w:rPr>
                <w:t>012</w:t>
              </w:r>
            </w:ins>
            <w:del w:id="322" w:author="Krishna Sanaka" w:date="2025-12-24T14:08:00Z" w16du:dateUtc="2025-12-24T19:08:00Z">
              <w:r w:rsidRPr="00CC299D" w:rsidDel="006B1440">
                <w:rPr>
                  <w:rFonts w:ascii="Arial" w:hAnsi="Arial" w:cs="Arial"/>
                  <w:b/>
                  <w:bCs/>
                  <w:sz w:val="22"/>
                  <w:szCs w:val="22"/>
                  <w:rPrChange w:id="323" w:author="Krishna Sanaka" w:date="2025-12-24T14:08:00Z" w16du:dateUtc="2025-12-24T19:08:00Z">
                    <w:rPr>
                      <w:rFonts w:ascii="Arial" w:hAnsi="Arial" w:cs="Arial"/>
                      <w:sz w:val="22"/>
                      <w:szCs w:val="22"/>
                    </w:rPr>
                  </w:rPrChange>
                </w:rPr>
                <w:delText>11</w:delText>
              </w:r>
            </w:del>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2328B2F0" w:rsidR="006F5ED8" w:rsidRPr="00E702D1" w:rsidRDefault="00F41AB2" w:rsidP="00FD703E">
            <w:pPr>
              <w:rPr>
                <w:rFonts w:ascii="Arial" w:hAnsi="Arial" w:cs="Arial"/>
                <w:sz w:val="22"/>
                <w:szCs w:val="22"/>
              </w:rPr>
            </w:pPr>
            <w:ins w:id="324" w:author="Krishna Sanaka" w:date="2025-12-24T11:56:00Z" w16du:dateUtc="2025-12-24T16:56:00Z">
              <w:r>
                <w:rPr>
                  <w:rFonts w:ascii="Arial" w:hAnsi="Arial" w:cs="Arial"/>
                  <w:sz w:val="22"/>
                  <w:szCs w:val="22"/>
                </w:rPr>
                <w:t>2.33</w:t>
              </w:r>
            </w:ins>
            <w:del w:id="325" w:author="Krishna Sanaka" w:date="2025-12-24T11:56:00Z" w16du:dateUtc="2025-12-24T16:56:00Z">
              <w:r w:rsidR="006F5ED8" w:rsidDel="00F41AB2">
                <w:rPr>
                  <w:rFonts w:ascii="Arial" w:hAnsi="Arial" w:cs="Arial"/>
                  <w:sz w:val="22"/>
                  <w:szCs w:val="22"/>
                </w:rPr>
                <w:delText>1.83</w:delText>
              </w:r>
            </w:del>
          </w:p>
        </w:tc>
        <w:tc>
          <w:tcPr>
            <w:tcW w:w="1375" w:type="dxa"/>
          </w:tcPr>
          <w:p w14:paraId="019ECFBB" w14:textId="50DE3D4A" w:rsidR="006F5ED8" w:rsidRPr="00E702D1" w:rsidRDefault="006F5ED8" w:rsidP="00FD703E">
            <w:pPr>
              <w:rPr>
                <w:rFonts w:ascii="Arial" w:hAnsi="Arial" w:cs="Arial"/>
                <w:sz w:val="22"/>
                <w:szCs w:val="22"/>
              </w:rPr>
            </w:pPr>
            <w:r>
              <w:rPr>
                <w:rFonts w:ascii="Arial" w:hAnsi="Arial" w:cs="Arial"/>
                <w:sz w:val="22"/>
                <w:szCs w:val="22"/>
              </w:rPr>
              <w:t>4</w:t>
            </w:r>
            <w:ins w:id="326" w:author="Krishna Sanaka" w:date="2025-12-24T11:56:00Z" w16du:dateUtc="2025-12-24T16:56:00Z">
              <w:r w:rsidR="00F41AB2">
                <w:rPr>
                  <w:rFonts w:ascii="Arial" w:hAnsi="Arial" w:cs="Arial"/>
                  <w:sz w:val="22"/>
                  <w:szCs w:val="22"/>
                </w:rPr>
                <w:t>5</w:t>
              </w:r>
            </w:ins>
            <w:del w:id="327" w:author="Krishna Sanaka" w:date="2025-12-24T11:56:00Z" w16du:dateUtc="2025-12-24T16:56:00Z">
              <w:r w:rsidDel="00F41AB2">
                <w:rPr>
                  <w:rFonts w:ascii="Arial" w:hAnsi="Arial" w:cs="Arial"/>
                  <w:sz w:val="22"/>
                  <w:szCs w:val="22"/>
                </w:rPr>
                <w:delText>7</w:delText>
              </w:r>
            </w:del>
          </w:p>
        </w:tc>
        <w:tc>
          <w:tcPr>
            <w:tcW w:w="1375" w:type="dxa"/>
          </w:tcPr>
          <w:p w14:paraId="2F6090EC" w14:textId="0A322EC9" w:rsidR="006F5ED8" w:rsidRPr="00E702D1" w:rsidRDefault="006F5ED8" w:rsidP="00FD703E">
            <w:pPr>
              <w:rPr>
                <w:rFonts w:ascii="Arial" w:hAnsi="Arial" w:cs="Arial"/>
                <w:sz w:val="22"/>
                <w:szCs w:val="22"/>
              </w:rPr>
            </w:pPr>
            <w:r>
              <w:rPr>
                <w:rFonts w:ascii="Arial" w:hAnsi="Arial" w:cs="Arial"/>
                <w:sz w:val="22"/>
                <w:szCs w:val="22"/>
              </w:rPr>
              <w:t>6.79 (2.</w:t>
            </w:r>
            <w:ins w:id="328" w:author="Krishna Sanaka" w:date="2025-12-24T13:57:00Z" w16du:dateUtc="2025-12-24T18:57:00Z">
              <w:r w:rsidR="00D165B9">
                <w:rPr>
                  <w:rFonts w:ascii="Arial" w:hAnsi="Arial" w:cs="Arial"/>
                  <w:sz w:val="22"/>
                  <w:szCs w:val="22"/>
                </w:rPr>
                <w:t>7</w:t>
              </w:r>
            </w:ins>
            <w:del w:id="329" w:author="Krishna Sanaka" w:date="2025-12-24T13:57:00Z" w16du:dateUtc="2025-12-24T18:57:00Z">
              <w:r w:rsidDel="00D165B9">
                <w:rPr>
                  <w:rFonts w:ascii="Arial" w:hAnsi="Arial" w:cs="Arial"/>
                  <w:sz w:val="22"/>
                  <w:szCs w:val="22"/>
                </w:rPr>
                <w:delText>68</w:delText>
              </w:r>
            </w:del>
            <w:r>
              <w:rPr>
                <w:rFonts w:ascii="Arial" w:hAnsi="Arial" w:cs="Arial"/>
                <w:sz w:val="22"/>
                <w:szCs w:val="22"/>
              </w:rPr>
              <w:t>, 11.0</w:t>
            </w:r>
            <w:ins w:id="330" w:author="Krishna Sanaka" w:date="2025-12-24T13:57:00Z" w16du:dateUtc="2025-12-24T18:57:00Z">
              <w:r w:rsidR="00B77945">
                <w:rPr>
                  <w:rFonts w:ascii="Arial" w:hAnsi="Arial" w:cs="Arial"/>
                  <w:sz w:val="22"/>
                  <w:szCs w:val="22"/>
                </w:rPr>
                <w:t>4</w:t>
              </w:r>
            </w:ins>
            <w:del w:id="331" w:author="Krishna Sanaka" w:date="2025-12-24T13:57:00Z" w16du:dateUtc="2025-12-24T18:57:00Z">
              <w:r w:rsidDel="00B77945">
                <w:rPr>
                  <w:rFonts w:ascii="Arial" w:hAnsi="Arial" w:cs="Arial"/>
                  <w:sz w:val="22"/>
                  <w:szCs w:val="22"/>
                </w:rPr>
                <w:delText>8</w:delText>
              </w:r>
            </w:del>
            <w:r>
              <w:rPr>
                <w:rFonts w:ascii="Arial" w:hAnsi="Arial" w:cs="Arial"/>
                <w:sz w:val="22"/>
                <w:szCs w:val="22"/>
              </w:rPr>
              <w:t>)</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1C0ACC32" w:rsidR="006F5ED8" w:rsidRPr="00E702D1" w:rsidRDefault="00687F0B" w:rsidP="00FD703E">
            <w:pPr>
              <w:rPr>
                <w:rFonts w:ascii="Arial" w:hAnsi="Arial" w:cs="Arial"/>
                <w:i/>
                <w:iCs/>
                <w:sz w:val="22"/>
                <w:szCs w:val="22"/>
              </w:rPr>
            </w:pPr>
            <w:ins w:id="332" w:author="Krishna Sanaka" w:date="2025-12-24T11:57:00Z" w16du:dateUtc="2025-12-24T16:57:00Z">
              <w:r>
                <w:rPr>
                  <w:rFonts w:ascii="Arial" w:hAnsi="Arial" w:cs="Arial"/>
                  <w:i/>
                  <w:iCs/>
                  <w:sz w:val="22"/>
                  <w:szCs w:val="22"/>
                </w:rPr>
                <w:t>15</w:t>
              </w:r>
            </w:ins>
            <w:del w:id="333" w:author="Krishna Sanaka" w:date="2025-12-24T11:57:00Z" w16du:dateUtc="2025-12-24T16:57:00Z">
              <w:r w:rsidR="006F5ED8" w:rsidRPr="00E702D1" w:rsidDel="00687F0B">
                <w:rPr>
                  <w:rFonts w:ascii="Arial" w:hAnsi="Arial" w:cs="Arial"/>
                  <w:i/>
                  <w:iCs/>
                  <w:sz w:val="22"/>
                  <w:szCs w:val="22"/>
                </w:rPr>
                <w:delText>0</w:delText>
              </w:r>
            </w:del>
            <w:r w:rsidR="006F5ED8" w:rsidRPr="00E702D1">
              <w:rPr>
                <w:rFonts w:ascii="Arial" w:hAnsi="Arial" w:cs="Arial"/>
                <w:i/>
                <w:iCs/>
                <w:sz w:val="22"/>
                <w:szCs w:val="22"/>
              </w:rPr>
              <w:t>-34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5F7A687F" w:rsidR="006F5ED8" w:rsidRPr="00E702D1" w:rsidRDefault="006F5ED8" w:rsidP="00FD703E">
            <w:pPr>
              <w:rPr>
                <w:rFonts w:ascii="Arial" w:hAnsi="Arial" w:cs="Arial"/>
                <w:sz w:val="22"/>
                <w:szCs w:val="22"/>
              </w:rPr>
            </w:pPr>
            <w:r>
              <w:rPr>
                <w:rFonts w:ascii="Arial" w:hAnsi="Arial" w:cs="Arial"/>
                <w:sz w:val="22"/>
                <w:szCs w:val="22"/>
              </w:rPr>
              <w:t>0.0</w:t>
            </w:r>
            <w:ins w:id="334" w:author="Krishna Sanaka" w:date="2025-12-24T12:00:00Z" w16du:dateUtc="2025-12-24T17:00:00Z">
              <w:r w:rsidR="00687F0B">
                <w:rPr>
                  <w:rFonts w:ascii="Arial" w:hAnsi="Arial" w:cs="Arial"/>
                  <w:sz w:val="22"/>
                  <w:szCs w:val="22"/>
                </w:rPr>
                <w:t>5</w:t>
              </w:r>
            </w:ins>
            <w:del w:id="335" w:author="Krishna Sanaka" w:date="2025-12-24T12:00:00Z" w16du:dateUtc="2025-12-24T17:00:00Z">
              <w:r w:rsidDel="00687F0B">
                <w:rPr>
                  <w:rFonts w:ascii="Arial" w:hAnsi="Arial" w:cs="Arial"/>
                  <w:sz w:val="22"/>
                  <w:szCs w:val="22"/>
                </w:rPr>
                <w:delText>2</w:delText>
              </w:r>
            </w:del>
          </w:p>
        </w:tc>
        <w:tc>
          <w:tcPr>
            <w:tcW w:w="1375" w:type="dxa"/>
          </w:tcPr>
          <w:p w14:paraId="5E3E5AD8" w14:textId="2DDCF261" w:rsidR="006F5ED8" w:rsidRPr="00E702D1" w:rsidRDefault="006F5ED8" w:rsidP="00FD703E">
            <w:pPr>
              <w:rPr>
                <w:rFonts w:ascii="Arial" w:hAnsi="Arial" w:cs="Arial"/>
                <w:sz w:val="22"/>
                <w:szCs w:val="22"/>
              </w:rPr>
            </w:pPr>
            <w:r>
              <w:rPr>
                <w:rFonts w:ascii="Arial" w:hAnsi="Arial" w:cs="Arial"/>
                <w:sz w:val="22"/>
                <w:szCs w:val="22"/>
              </w:rPr>
              <w:t>3</w:t>
            </w:r>
            <w:ins w:id="336" w:author="Krishna Sanaka" w:date="2025-12-24T12:00:00Z" w16du:dateUtc="2025-12-24T17:00:00Z">
              <w:r w:rsidR="00687F0B">
                <w:rPr>
                  <w:rFonts w:ascii="Arial" w:hAnsi="Arial" w:cs="Arial"/>
                  <w:sz w:val="22"/>
                  <w:szCs w:val="22"/>
                </w:rPr>
                <w:t>1</w:t>
              </w:r>
            </w:ins>
            <w:del w:id="337" w:author="Krishna Sanaka" w:date="2025-12-24T12:00:00Z" w16du:dateUtc="2025-12-24T17:00:00Z">
              <w:r w:rsidDel="00687F0B">
                <w:rPr>
                  <w:rFonts w:ascii="Arial" w:hAnsi="Arial" w:cs="Arial"/>
                  <w:sz w:val="22"/>
                  <w:szCs w:val="22"/>
                </w:rPr>
                <w:delText>2</w:delText>
              </w:r>
            </w:del>
          </w:p>
        </w:tc>
        <w:tc>
          <w:tcPr>
            <w:tcW w:w="1375" w:type="dxa"/>
          </w:tcPr>
          <w:p w14:paraId="0A6336B8" w14:textId="02366DB0" w:rsidR="006F5ED8" w:rsidRPr="00E702D1" w:rsidRDefault="006F5ED8" w:rsidP="00FD703E">
            <w:pPr>
              <w:rPr>
                <w:rFonts w:ascii="Arial" w:hAnsi="Arial" w:cs="Arial"/>
                <w:sz w:val="22"/>
                <w:szCs w:val="22"/>
              </w:rPr>
            </w:pPr>
            <w:del w:id="338" w:author="Krishna Sanaka" w:date="2025-12-24T14:30:00Z" w16du:dateUtc="2025-12-24T19:30:00Z">
              <w:r w:rsidDel="009D0F60">
                <w:rPr>
                  <w:rFonts w:ascii="Arial" w:hAnsi="Arial" w:cs="Arial"/>
                  <w:sz w:val="22"/>
                  <w:szCs w:val="22"/>
                </w:rPr>
                <w:delText>&lt;0.001 (0, &lt;0.001)</w:delText>
              </w:r>
            </w:del>
            <w:ins w:id="339" w:author="Krishna Sanaka" w:date="2025-12-24T14:30:00Z" w16du:dateUtc="2025-12-24T19:30:00Z">
              <w:r w:rsidR="009D0F60">
                <w:rPr>
                  <w:rFonts w:ascii="Arial" w:hAnsi="Arial" w:cs="Arial"/>
                  <w:sz w:val="22"/>
                  <w:szCs w:val="22"/>
                </w:rPr>
                <w:t>N/A</w:t>
              </w:r>
            </w:ins>
          </w:p>
        </w:tc>
        <w:tc>
          <w:tcPr>
            <w:tcW w:w="1375" w:type="dxa"/>
          </w:tcPr>
          <w:p w14:paraId="227D7F80" w14:textId="26A283AE" w:rsidR="006F5ED8" w:rsidRPr="00E702D1" w:rsidRDefault="006F5ED8" w:rsidP="00FD703E">
            <w:pPr>
              <w:rPr>
                <w:rFonts w:ascii="Arial" w:hAnsi="Arial" w:cs="Arial"/>
                <w:sz w:val="22"/>
                <w:szCs w:val="22"/>
              </w:rPr>
            </w:pPr>
            <w:del w:id="340" w:author="Krishna Sanaka" w:date="2025-12-24T14:28:00Z" w16du:dateUtc="2025-12-24T19:28:00Z">
              <w:r w:rsidRPr="00E702D1" w:rsidDel="009D213D">
                <w:rPr>
                  <w:rFonts w:ascii="Arial" w:hAnsi="Arial" w:cs="Arial"/>
                  <w:sz w:val="22"/>
                  <w:szCs w:val="22"/>
                </w:rPr>
                <w:delText>0.</w:delText>
              </w:r>
              <w:r w:rsidDel="009D213D">
                <w:rPr>
                  <w:rFonts w:ascii="Arial" w:hAnsi="Arial" w:cs="Arial"/>
                  <w:sz w:val="22"/>
                  <w:szCs w:val="22"/>
                </w:rPr>
                <w:delText>08</w:delText>
              </w:r>
            </w:del>
            <w:ins w:id="341" w:author="Krishna Sanaka" w:date="2025-12-24T14:28:00Z" w16du:dateUtc="2025-12-24T19:28:00Z">
              <w:r w:rsidR="009D213D">
                <w:rPr>
                  <w:rFonts w:ascii="Arial" w:hAnsi="Arial" w:cs="Arial"/>
                  <w:sz w:val="22"/>
                  <w:szCs w:val="22"/>
                </w:rPr>
                <w:t>N/A</w:t>
              </w:r>
            </w:ins>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4FD3661C" w:rsidR="006F5ED8" w:rsidRPr="00E702D1" w:rsidRDefault="006F5ED8" w:rsidP="00FD703E">
            <w:pPr>
              <w:rPr>
                <w:rFonts w:ascii="Arial" w:hAnsi="Arial" w:cs="Arial"/>
                <w:sz w:val="22"/>
                <w:szCs w:val="22"/>
              </w:rPr>
            </w:pPr>
            <w:r>
              <w:rPr>
                <w:rFonts w:ascii="Arial" w:hAnsi="Arial" w:cs="Arial"/>
                <w:sz w:val="22"/>
                <w:szCs w:val="22"/>
              </w:rPr>
              <w:t>0.</w:t>
            </w:r>
            <w:ins w:id="342" w:author="Krishna Sanaka" w:date="2025-12-24T12:02:00Z" w16du:dateUtc="2025-12-24T17:02:00Z">
              <w:r w:rsidR="002C4181">
                <w:rPr>
                  <w:rFonts w:ascii="Arial" w:hAnsi="Arial" w:cs="Arial"/>
                  <w:sz w:val="22"/>
                  <w:szCs w:val="22"/>
                </w:rPr>
                <w:t>58</w:t>
              </w:r>
            </w:ins>
            <w:del w:id="343" w:author="Krishna Sanaka" w:date="2025-12-24T12:02:00Z" w16du:dateUtc="2025-12-24T17:02:00Z">
              <w:r w:rsidDel="002C4181">
                <w:rPr>
                  <w:rFonts w:ascii="Arial" w:hAnsi="Arial" w:cs="Arial"/>
                  <w:sz w:val="22"/>
                  <w:szCs w:val="22"/>
                </w:rPr>
                <w:delText>67</w:delText>
              </w:r>
            </w:del>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55EF83A3" w:rsidR="006F5ED8" w:rsidRPr="00E702D1" w:rsidRDefault="006F5ED8" w:rsidP="00FD703E">
            <w:pPr>
              <w:rPr>
                <w:rFonts w:ascii="Arial" w:hAnsi="Arial" w:cs="Arial"/>
                <w:sz w:val="22"/>
                <w:szCs w:val="22"/>
              </w:rPr>
            </w:pPr>
            <w:del w:id="344" w:author="Krishna Sanaka" w:date="2025-12-24T14:30:00Z" w16du:dateUtc="2025-12-24T19:30:00Z">
              <w:r w:rsidDel="00AE2E1C">
                <w:rPr>
                  <w:rFonts w:ascii="Arial" w:hAnsi="Arial" w:cs="Arial"/>
                  <w:sz w:val="22"/>
                  <w:szCs w:val="22"/>
                </w:rPr>
                <w:delText>6.08</w:delText>
              </w:r>
            </w:del>
            <w:ins w:id="345" w:author="Krishna Sanaka" w:date="2025-12-24T14:30:00Z" w16du:dateUtc="2025-12-24T19:30:00Z">
              <w:r w:rsidR="00AE2E1C">
                <w:rPr>
                  <w:rFonts w:ascii="Arial" w:hAnsi="Arial" w:cs="Arial"/>
                  <w:sz w:val="22"/>
                  <w:szCs w:val="22"/>
                </w:rPr>
                <w:t>4.88</w:t>
              </w:r>
            </w:ins>
            <w:r>
              <w:rPr>
                <w:rFonts w:ascii="Arial" w:hAnsi="Arial" w:cs="Arial"/>
                <w:sz w:val="22"/>
                <w:szCs w:val="22"/>
              </w:rPr>
              <w:t xml:space="preserve"> (</w:t>
            </w:r>
            <w:del w:id="346" w:author="Krishna Sanaka" w:date="2025-12-24T14:29:00Z" w16du:dateUtc="2025-12-24T19:29:00Z">
              <w:r w:rsidDel="009E5539">
                <w:rPr>
                  <w:rFonts w:ascii="Arial" w:hAnsi="Arial" w:cs="Arial"/>
                  <w:sz w:val="22"/>
                  <w:szCs w:val="22"/>
                </w:rPr>
                <w:delText>5.47</w:delText>
              </w:r>
            </w:del>
            <w:ins w:id="347" w:author="Krishna Sanaka" w:date="2025-12-24T14:29:00Z" w16du:dateUtc="2025-12-24T19:29:00Z">
              <w:r w:rsidR="009E5539">
                <w:rPr>
                  <w:rFonts w:ascii="Arial" w:hAnsi="Arial" w:cs="Arial"/>
                  <w:sz w:val="22"/>
                  <w:szCs w:val="22"/>
                </w:rPr>
                <w:t>3.98</w:t>
              </w:r>
            </w:ins>
            <w:r>
              <w:rPr>
                <w:rFonts w:ascii="Arial" w:hAnsi="Arial" w:cs="Arial"/>
                <w:sz w:val="22"/>
                <w:szCs w:val="22"/>
              </w:rPr>
              <w:t xml:space="preserve">, </w:t>
            </w:r>
            <w:del w:id="348" w:author="Krishna Sanaka" w:date="2025-12-24T14:29:00Z" w16du:dateUtc="2025-12-24T19:29:00Z">
              <w:r w:rsidDel="009E5539">
                <w:rPr>
                  <w:rFonts w:ascii="Arial" w:hAnsi="Arial" w:cs="Arial"/>
                  <w:sz w:val="22"/>
                  <w:szCs w:val="22"/>
                </w:rPr>
                <w:delText>6.7</w:delText>
              </w:r>
            </w:del>
            <w:ins w:id="349" w:author="Krishna Sanaka" w:date="2025-12-24T14:29:00Z" w16du:dateUtc="2025-12-24T19:29:00Z">
              <w:r w:rsidR="009E5539">
                <w:rPr>
                  <w:rFonts w:ascii="Arial" w:hAnsi="Arial" w:cs="Arial"/>
                  <w:sz w:val="22"/>
                  <w:szCs w:val="22"/>
                </w:rPr>
                <w:t>5.79</w:t>
              </w:r>
            </w:ins>
            <w:r>
              <w:rPr>
                <w:rFonts w:ascii="Arial" w:hAnsi="Arial" w:cs="Arial"/>
                <w:sz w:val="22"/>
                <w:szCs w:val="22"/>
              </w:rPr>
              <w:t>)</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10A72C9D" w:rsidR="006F5ED8" w:rsidRPr="00E702D1" w:rsidRDefault="007A7F91" w:rsidP="00FD703E">
            <w:pPr>
              <w:rPr>
                <w:rFonts w:ascii="Arial" w:hAnsi="Arial" w:cs="Arial"/>
                <w:sz w:val="22"/>
                <w:szCs w:val="22"/>
              </w:rPr>
            </w:pPr>
            <w:ins w:id="350" w:author="Krishna Sanaka" w:date="2025-12-24T15:43:00Z" w16du:dateUtc="2025-12-24T20:43:00Z">
              <w:r>
                <w:rPr>
                  <w:rFonts w:ascii="Arial" w:hAnsi="Arial" w:cs="Arial"/>
                  <w:sz w:val="22"/>
                  <w:szCs w:val="22"/>
                </w:rPr>
                <w:t>6.91</w:t>
              </w:r>
            </w:ins>
            <w:del w:id="351" w:author="Krishna Sanaka" w:date="2025-12-24T15:43:00Z" w16du:dateUtc="2025-12-24T20:43:00Z">
              <w:r w:rsidR="006F5ED8" w:rsidDel="007A7F91">
                <w:rPr>
                  <w:rFonts w:ascii="Arial" w:hAnsi="Arial" w:cs="Arial"/>
                  <w:sz w:val="22"/>
                  <w:szCs w:val="22"/>
                </w:rPr>
                <w:delText>6.</w:delText>
              </w:r>
            </w:del>
            <w:del w:id="352" w:author="Krishna Sanaka" w:date="2025-12-24T12:03:00Z" w16du:dateUtc="2025-12-24T17:03:00Z">
              <w:r w:rsidR="006F5ED8" w:rsidDel="00E36A09">
                <w:rPr>
                  <w:rFonts w:ascii="Arial" w:hAnsi="Arial" w:cs="Arial"/>
                  <w:sz w:val="22"/>
                  <w:szCs w:val="22"/>
                </w:rPr>
                <w:delText>4</w:delText>
              </w:r>
            </w:del>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2DD0F4DB" w:rsidR="006F5ED8" w:rsidRPr="00E702D1" w:rsidRDefault="006F5ED8" w:rsidP="00FD703E">
            <w:pPr>
              <w:rPr>
                <w:rFonts w:ascii="Arial" w:hAnsi="Arial" w:cs="Arial"/>
                <w:sz w:val="22"/>
                <w:szCs w:val="22"/>
              </w:rPr>
            </w:pPr>
            <w:del w:id="353" w:author="Krishna Sanaka" w:date="2025-12-24T14:30:00Z" w16du:dateUtc="2025-12-24T19:30:00Z">
              <w:r w:rsidDel="00AE2E1C">
                <w:rPr>
                  <w:rFonts w:ascii="Arial" w:hAnsi="Arial" w:cs="Arial"/>
                  <w:sz w:val="22"/>
                  <w:szCs w:val="22"/>
                </w:rPr>
                <w:delText>2.9</w:delText>
              </w:r>
            </w:del>
            <w:ins w:id="354" w:author="Krishna Sanaka" w:date="2025-12-24T14:30:00Z" w16du:dateUtc="2025-12-24T19:30:00Z">
              <w:r w:rsidR="00AE2E1C">
                <w:rPr>
                  <w:rFonts w:ascii="Arial" w:hAnsi="Arial" w:cs="Arial"/>
                  <w:sz w:val="22"/>
                  <w:szCs w:val="22"/>
                </w:rPr>
                <w:t>3.21</w:t>
              </w:r>
            </w:ins>
            <w:r>
              <w:rPr>
                <w:rFonts w:ascii="Arial" w:hAnsi="Arial" w:cs="Arial"/>
                <w:sz w:val="22"/>
                <w:szCs w:val="22"/>
              </w:rPr>
              <w:t xml:space="preserve"> (2.</w:t>
            </w:r>
            <w:ins w:id="355" w:author="Krishna Sanaka" w:date="2025-12-24T14:30:00Z" w16du:dateUtc="2025-12-24T19:30:00Z">
              <w:r w:rsidR="00AE2E1C">
                <w:rPr>
                  <w:rFonts w:ascii="Arial" w:hAnsi="Arial" w:cs="Arial"/>
                  <w:sz w:val="22"/>
                  <w:szCs w:val="22"/>
                </w:rPr>
                <w:t>43</w:t>
              </w:r>
            </w:ins>
            <w:del w:id="356" w:author="Krishna Sanaka" w:date="2025-12-24T14:30:00Z" w16du:dateUtc="2025-12-24T19:30:00Z">
              <w:r w:rsidDel="00AE2E1C">
                <w:rPr>
                  <w:rFonts w:ascii="Arial" w:hAnsi="Arial" w:cs="Arial"/>
                  <w:sz w:val="22"/>
                  <w:szCs w:val="22"/>
                </w:rPr>
                <w:delText>2</w:delText>
              </w:r>
            </w:del>
            <w:r>
              <w:rPr>
                <w:rFonts w:ascii="Arial" w:hAnsi="Arial" w:cs="Arial"/>
                <w:sz w:val="22"/>
                <w:szCs w:val="22"/>
              </w:rPr>
              <w:t xml:space="preserve">, </w:t>
            </w:r>
            <w:del w:id="357" w:author="Krishna Sanaka" w:date="2025-12-24T14:30:00Z" w16du:dateUtc="2025-12-24T19:30:00Z">
              <w:r w:rsidDel="00AE2E1C">
                <w:rPr>
                  <w:rFonts w:ascii="Arial" w:hAnsi="Arial" w:cs="Arial"/>
                  <w:sz w:val="22"/>
                  <w:szCs w:val="22"/>
                </w:rPr>
                <w:delText>3.6</w:delText>
              </w:r>
            </w:del>
            <w:ins w:id="358" w:author="Krishna Sanaka" w:date="2025-12-24T14:30:00Z" w16du:dateUtc="2025-12-24T19:30:00Z">
              <w:r w:rsidR="00AE2E1C">
                <w:rPr>
                  <w:rFonts w:ascii="Arial" w:hAnsi="Arial" w:cs="Arial"/>
                  <w:sz w:val="22"/>
                  <w:szCs w:val="22"/>
                </w:rPr>
                <w:t>4</w:t>
              </w:r>
            </w:ins>
            <w:r>
              <w:rPr>
                <w:rFonts w:ascii="Arial" w:hAnsi="Arial" w:cs="Arial"/>
                <w:sz w:val="22"/>
                <w:szCs w:val="22"/>
              </w:rPr>
              <w:t>)</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3609FF" w14:paraId="522F8C36" w14:textId="77777777" w:rsidTr="006F5ED8">
        <w:trPr>
          <w:ins w:id="359" w:author="Krishna Sanaka" w:date="2025-12-24T11:06:00Z"/>
        </w:trPr>
        <w:tc>
          <w:tcPr>
            <w:tcW w:w="1375" w:type="dxa"/>
          </w:tcPr>
          <w:p w14:paraId="064B9C0B" w14:textId="79977E42" w:rsidR="003609FF" w:rsidRPr="00E702D1" w:rsidRDefault="003609FF" w:rsidP="00FD703E">
            <w:pPr>
              <w:rPr>
                <w:ins w:id="360" w:author="Krishna Sanaka" w:date="2025-12-24T11:06:00Z" w16du:dateUtc="2025-12-24T16:06:00Z"/>
                <w:rFonts w:ascii="Arial" w:hAnsi="Arial" w:cs="Arial"/>
                <w:i/>
                <w:iCs/>
                <w:sz w:val="22"/>
                <w:szCs w:val="22"/>
              </w:rPr>
            </w:pPr>
            <w:ins w:id="361" w:author="Krishna Sanaka" w:date="2025-12-24T11:07:00Z" w16du:dateUtc="2025-12-24T16:07:00Z">
              <w:r>
                <w:rPr>
                  <w:rFonts w:ascii="Arial" w:hAnsi="Arial" w:cs="Arial"/>
                  <w:i/>
                  <w:iCs/>
                  <w:sz w:val="22"/>
                  <w:szCs w:val="22"/>
                </w:rPr>
                <w:t>Northeast</w:t>
              </w:r>
            </w:ins>
          </w:p>
        </w:tc>
        <w:tc>
          <w:tcPr>
            <w:tcW w:w="1375" w:type="dxa"/>
          </w:tcPr>
          <w:p w14:paraId="1DADFB5C" w14:textId="49780576" w:rsidR="003609FF" w:rsidRPr="00E702D1" w:rsidRDefault="002242FD" w:rsidP="00FD703E">
            <w:pPr>
              <w:rPr>
                <w:ins w:id="362" w:author="Krishna Sanaka" w:date="2025-12-24T11:06:00Z" w16du:dateUtc="2025-12-24T16:06:00Z"/>
                <w:rFonts w:ascii="Arial" w:hAnsi="Arial" w:cs="Arial"/>
                <w:sz w:val="22"/>
                <w:szCs w:val="22"/>
              </w:rPr>
            </w:pPr>
            <w:ins w:id="363" w:author="Krishna Sanaka" w:date="2025-12-24T11:11:00Z" w16du:dateUtc="2025-12-24T16:11:00Z">
              <w:r>
                <w:rPr>
                  <w:rFonts w:ascii="Arial" w:hAnsi="Arial" w:cs="Arial"/>
                  <w:sz w:val="22"/>
                  <w:szCs w:val="22"/>
                </w:rPr>
                <w:t>0.</w:t>
              </w:r>
            </w:ins>
            <w:ins w:id="364" w:author="Krishna Sanaka" w:date="2025-12-24T11:12:00Z" w16du:dateUtc="2025-12-24T16:12:00Z">
              <w:r>
                <w:rPr>
                  <w:rFonts w:ascii="Arial" w:hAnsi="Arial" w:cs="Arial"/>
                  <w:sz w:val="22"/>
                  <w:szCs w:val="22"/>
                </w:rPr>
                <w:t>58</w:t>
              </w:r>
            </w:ins>
          </w:p>
        </w:tc>
        <w:tc>
          <w:tcPr>
            <w:tcW w:w="1375" w:type="dxa"/>
          </w:tcPr>
          <w:p w14:paraId="3690B617" w14:textId="2CAF9439" w:rsidR="003609FF" w:rsidRDefault="00FC5ED6" w:rsidP="00FD703E">
            <w:pPr>
              <w:rPr>
                <w:ins w:id="365" w:author="Krishna Sanaka" w:date="2025-12-24T11:06:00Z" w16du:dateUtc="2025-12-24T16:06:00Z"/>
                <w:rFonts w:ascii="Arial" w:hAnsi="Arial" w:cs="Arial"/>
                <w:sz w:val="22"/>
                <w:szCs w:val="22"/>
              </w:rPr>
            </w:pPr>
            <w:ins w:id="366" w:author="Krishna Sanaka" w:date="2025-12-24T11:15:00Z" w16du:dateUtc="2025-12-24T16:15:00Z">
              <w:r>
                <w:rPr>
                  <w:rFonts w:ascii="Arial" w:hAnsi="Arial" w:cs="Arial"/>
                  <w:sz w:val="22"/>
                  <w:szCs w:val="22"/>
                </w:rPr>
                <w:t>267</w:t>
              </w:r>
            </w:ins>
          </w:p>
        </w:tc>
        <w:tc>
          <w:tcPr>
            <w:tcW w:w="1375" w:type="dxa"/>
          </w:tcPr>
          <w:p w14:paraId="68A656A3" w14:textId="55C0155C" w:rsidR="003609FF" w:rsidRDefault="002242FD" w:rsidP="00FD703E">
            <w:pPr>
              <w:rPr>
                <w:ins w:id="367" w:author="Krishna Sanaka" w:date="2025-12-24T11:06:00Z" w16du:dateUtc="2025-12-24T16:06:00Z"/>
                <w:rFonts w:ascii="Arial" w:hAnsi="Arial" w:cs="Arial"/>
                <w:sz w:val="22"/>
                <w:szCs w:val="22"/>
              </w:rPr>
            </w:pPr>
            <w:ins w:id="368" w:author="Krishna Sanaka" w:date="2025-12-24T11:12:00Z" w16du:dateUtc="2025-12-24T16:12:00Z">
              <w:r>
                <w:rPr>
                  <w:rFonts w:ascii="Arial" w:hAnsi="Arial" w:cs="Arial"/>
                  <w:sz w:val="22"/>
                  <w:szCs w:val="22"/>
                </w:rPr>
                <w:t>1.42</w:t>
              </w:r>
            </w:ins>
          </w:p>
        </w:tc>
        <w:tc>
          <w:tcPr>
            <w:tcW w:w="1375" w:type="dxa"/>
          </w:tcPr>
          <w:p w14:paraId="50569397" w14:textId="656FDF40" w:rsidR="003609FF" w:rsidRDefault="00B571F0" w:rsidP="00FD703E">
            <w:pPr>
              <w:rPr>
                <w:ins w:id="369" w:author="Krishna Sanaka" w:date="2025-12-24T11:06:00Z" w16du:dateUtc="2025-12-24T16:06:00Z"/>
                <w:rFonts w:ascii="Arial" w:hAnsi="Arial" w:cs="Arial"/>
                <w:sz w:val="22"/>
                <w:szCs w:val="22"/>
              </w:rPr>
            </w:pPr>
            <w:ins w:id="370" w:author="Krishna Sanaka" w:date="2025-12-24T11:14:00Z" w16du:dateUtc="2025-12-24T16:14:00Z">
              <w:r>
                <w:rPr>
                  <w:rFonts w:ascii="Arial" w:hAnsi="Arial" w:cs="Arial"/>
                  <w:sz w:val="22"/>
                  <w:szCs w:val="22"/>
                </w:rPr>
                <w:t>896</w:t>
              </w:r>
            </w:ins>
          </w:p>
        </w:tc>
        <w:tc>
          <w:tcPr>
            <w:tcW w:w="1375" w:type="dxa"/>
          </w:tcPr>
          <w:p w14:paraId="2468E2AC" w14:textId="362D6D46" w:rsidR="003609FF" w:rsidRDefault="00D53911" w:rsidP="00FD703E">
            <w:pPr>
              <w:rPr>
                <w:ins w:id="371" w:author="Krishna Sanaka" w:date="2025-12-24T11:06:00Z" w16du:dateUtc="2025-12-24T16:06:00Z"/>
                <w:rFonts w:ascii="Arial" w:hAnsi="Arial" w:cs="Arial"/>
                <w:sz w:val="22"/>
                <w:szCs w:val="22"/>
              </w:rPr>
            </w:pPr>
            <w:ins w:id="372" w:author="Krishna Sanaka" w:date="2025-12-24T11:08:00Z" w16du:dateUtc="2025-12-24T16:08:00Z">
              <w:r>
                <w:rPr>
                  <w:rFonts w:ascii="Arial" w:hAnsi="Arial" w:cs="Arial"/>
                  <w:sz w:val="22"/>
                  <w:szCs w:val="22"/>
                </w:rPr>
                <w:t>3.1 (</w:t>
              </w:r>
              <w:r w:rsidR="00964D28">
                <w:rPr>
                  <w:rFonts w:ascii="Arial" w:hAnsi="Arial" w:cs="Arial"/>
                  <w:sz w:val="22"/>
                  <w:szCs w:val="22"/>
                </w:rPr>
                <w:t>2.27, 3.94)</w:t>
              </w:r>
            </w:ins>
          </w:p>
        </w:tc>
        <w:tc>
          <w:tcPr>
            <w:tcW w:w="1375" w:type="dxa"/>
          </w:tcPr>
          <w:p w14:paraId="66CC99A7" w14:textId="3A693FCB" w:rsidR="003609FF" w:rsidRPr="00E702D1" w:rsidRDefault="003609FF" w:rsidP="00FD703E">
            <w:pPr>
              <w:rPr>
                <w:ins w:id="373" w:author="Krishna Sanaka" w:date="2025-12-24T11:06:00Z" w16du:dateUtc="2025-12-24T16:06:00Z"/>
                <w:rFonts w:ascii="Arial" w:hAnsi="Arial" w:cs="Arial"/>
                <w:b/>
                <w:bCs/>
                <w:sz w:val="22"/>
                <w:szCs w:val="22"/>
              </w:rPr>
            </w:pPr>
            <w:ins w:id="374" w:author="Krishna Sanaka" w:date="2025-12-24T11:07:00Z" w16du:dateUtc="2025-12-24T16:07:00Z">
              <w:r w:rsidRPr="00E702D1">
                <w:rPr>
                  <w:rFonts w:ascii="Arial" w:hAnsi="Arial" w:cs="Arial"/>
                  <w:b/>
                  <w:bCs/>
                  <w:sz w:val="22"/>
                  <w:szCs w:val="22"/>
                </w:rPr>
                <w:t>&lt;0.001</w:t>
              </w:r>
            </w:ins>
          </w:p>
        </w:tc>
      </w:tr>
      <w:tr w:rsidR="003609FF" w14:paraId="172F57ED" w14:textId="77777777" w:rsidTr="006F5ED8">
        <w:trPr>
          <w:ins w:id="375" w:author="Krishna Sanaka" w:date="2025-12-24T11:06:00Z"/>
        </w:trPr>
        <w:tc>
          <w:tcPr>
            <w:tcW w:w="1375" w:type="dxa"/>
          </w:tcPr>
          <w:p w14:paraId="0522C6B7" w14:textId="179E0E33" w:rsidR="003609FF" w:rsidRPr="00E702D1" w:rsidRDefault="003609FF" w:rsidP="00FD703E">
            <w:pPr>
              <w:rPr>
                <w:ins w:id="376" w:author="Krishna Sanaka" w:date="2025-12-24T11:06:00Z" w16du:dateUtc="2025-12-24T16:06:00Z"/>
                <w:rFonts w:ascii="Arial" w:hAnsi="Arial" w:cs="Arial"/>
                <w:i/>
                <w:iCs/>
                <w:sz w:val="22"/>
                <w:szCs w:val="22"/>
              </w:rPr>
            </w:pPr>
            <w:ins w:id="377" w:author="Krishna Sanaka" w:date="2025-12-24T11:07:00Z" w16du:dateUtc="2025-12-24T16:07:00Z">
              <w:r>
                <w:rPr>
                  <w:rFonts w:ascii="Arial" w:hAnsi="Arial" w:cs="Arial"/>
                  <w:i/>
                  <w:iCs/>
                  <w:sz w:val="22"/>
                  <w:szCs w:val="22"/>
                </w:rPr>
                <w:t>Midwest</w:t>
              </w:r>
            </w:ins>
          </w:p>
        </w:tc>
        <w:tc>
          <w:tcPr>
            <w:tcW w:w="1375" w:type="dxa"/>
          </w:tcPr>
          <w:p w14:paraId="222E1ED1" w14:textId="335A28D2" w:rsidR="003609FF" w:rsidRPr="00E702D1" w:rsidRDefault="002242FD" w:rsidP="00FD703E">
            <w:pPr>
              <w:rPr>
                <w:ins w:id="378" w:author="Krishna Sanaka" w:date="2025-12-24T11:06:00Z" w16du:dateUtc="2025-12-24T16:06:00Z"/>
                <w:rFonts w:ascii="Arial" w:hAnsi="Arial" w:cs="Arial"/>
                <w:sz w:val="22"/>
                <w:szCs w:val="22"/>
              </w:rPr>
            </w:pPr>
            <w:ins w:id="379" w:author="Krishna Sanaka" w:date="2025-12-24T11:12:00Z" w16du:dateUtc="2025-12-24T16:12:00Z">
              <w:r>
                <w:rPr>
                  <w:rFonts w:ascii="Arial" w:hAnsi="Arial" w:cs="Arial"/>
                  <w:sz w:val="22"/>
                  <w:szCs w:val="22"/>
                </w:rPr>
                <w:t>0.53</w:t>
              </w:r>
            </w:ins>
          </w:p>
        </w:tc>
        <w:tc>
          <w:tcPr>
            <w:tcW w:w="1375" w:type="dxa"/>
          </w:tcPr>
          <w:p w14:paraId="5E610493" w14:textId="66B75B84" w:rsidR="003609FF" w:rsidRDefault="0097119E" w:rsidP="00FD703E">
            <w:pPr>
              <w:rPr>
                <w:ins w:id="380" w:author="Krishna Sanaka" w:date="2025-12-24T11:06:00Z" w16du:dateUtc="2025-12-24T16:06:00Z"/>
                <w:rFonts w:ascii="Arial" w:hAnsi="Arial" w:cs="Arial"/>
                <w:sz w:val="22"/>
                <w:szCs w:val="22"/>
              </w:rPr>
            </w:pPr>
            <w:ins w:id="381" w:author="Krishna Sanaka" w:date="2025-12-24T11:15:00Z" w16du:dateUtc="2025-12-24T16:15:00Z">
              <w:r>
                <w:rPr>
                  <w:rFonts w:ascii="Arial" w:hAnsi="Arial" w:cs="Arial"/>
                  <w:sz w:val="22"/>
                  <w:szCs w:val="22"/>
                </w:rPr>
                <w:t>271</w:t>
              </w:r>
            </w:ins>
          </w:p>
        </w:tc>
        <w:tc>
          <w:tcPr>
            <w:tcW w:w="1375" w:type="dxa"/>
          </w:tcPr>
          <w:p w14:paraId="4AF974A3" w14:textId="5CE36145" w:rsidR="003609FF" w:rsidRDefault="002242FD" w:rsidP="00FD703E">
            <w:pPr>
              <w:rPr>
                <w:ins w:id="382" w:author="Krishna Sanaka" w:date="2025-12-24T11:06:00Z" w16du:dateUtc="2025-12-24T16:06:00Z"/>
                <w:rFonts w:ascii="Arial" w:hAnsi="Arial" w:cs="Arial"/>
                <w:sz w:val="22"/>
                <w:szCs w:val="22"/>
              </w:rPr>
            </w:pPr>
            <w:ins w:id="383" w:author="Krishna Sanaka" w:date="2025-12-24T11:12:00Z" w16du:dateUtc="2025-12-24T16:12:00Z">
              <w:r>
                <w:rPr>
                  <w:rFonts w:ascii="Arial" w:hAnsi="Arial" w:cs="Arial"/>
                  <w:sz w:val="22"/>
                  <w:szCs w:val="22"/>
                </w:rPr>
                <w:t>1.6</w:t>
              </w:r>
            </w:ins>
          </w:p>
        </w:tc>
        <w:tc>
          <w:tcPr>
            <w:tcW w:w="1375" w:type="dxa"/>
          </w:tcPr>
          <w:p w14:paraId="5EFC6702" w14:textId="2A3A9D48" w:rsidR="003609FF" w:rsidRDefault="00452BF7" w:rsidP="00FD703E">
            <w:pPr>
              <w:rPr>
                <w:ins w:id="384" w:author="Krishna Sanaka" w:date="2025-12-24T11:06:00Z" w16du:dateUtc="2025-12-24T16:06:00Z"/>
                <w:rFonts w:ascii="Arial" w:hAnsi="Arial" w:cs="Arial"/>
                <w:sz w:val="22"/>
                <w:szCs w:val="22"/>
              </w:rPr>
            </w:pPr>
            <w:ins w:id="385" w:author="Krishna Sanaka" w:date="2025-12-24T11:14:00Z" w16du:dateUtc="2025-12-24T16:14:00Z">
              <w:r>
                <w:rPr>
                  <w:rFonts w:ascii="Arial" w:hAnsi="Arial" w:cs="Arial"/>
                  <w:sz w:val="22"/>
                  <w:szCs w:val="22"/>
                </w:rPr>
                <w:t>1,137</w:t>
              </w:r>
            </w:ins>
          </w:p>
        </w:tc>
        <w:tc>
          <w:tcPr>
            <w:tcW w:w="1375" w:type="dxa"/>
          </w:tcPr>
          <w:p w14:paraId="140890BF" w14:textId="61B75C81" w:rsidR="003609FF" w:rsidRDefault="00997941" w:rsidP="00FD703E">
            <w:pPr>
              <w:rPr>
                <w:ins w:id="386" w:author="Krishna Sanaka" w:date="2025-12-24T11:06:00Z" w16du:dateUtc="2025-12-24T16:06:00Z"/>
                <w:rFonts w:ascii="Arial" w:hAnsi="Arial" w:cs="Arial"/>
                <w:sz w:val="22"/>
                <w:szCs w:val="22"/>
              </w:rPr>
            </w:pPr>
            <w:ins w:id="387" w:author="Krishna Sanaka" w:date="2025-12-24T11:10:00Z" w16du:dateUtc="2025-12-24T16:10:00Z">
              <w:r>
                <w:rPr>
                  <w:rFonts w:ascii="Arial" w:hAnsi="Arial" w:cs="Arial"/>
                  <w:sz w:val="22"/>
                  <w:szCs w:val="22"/>
                </w:rPr>
                <w:t>4.16 (</w:t>
              </w:r>
              <w:r w:rsidR="00583A75">
                <w:rPr>
                  <w:rFonts w:ascii="Arial" w:hAnsi="Arial" w:cs="Arial"/>
                  <w:sz w:val="22"/>
                  <w:szCs w:val="22"/>
                </w:rPr>
                <w:t>3.42, 4.89)</w:t>
              </w:r>
            </w:ins>
          </w:p>
        </w:tc>
        <w:tc>
          <w:tcPr>
            <w:tcW w:w="1375" w:type="dxa"/>
          </w:tcPr>
          <w:p w14:paraId="27A59AC6" w14:textId="63FC5853" w:rsidR="003609FF" w:rsidRPr="00E702D1" w:rsidRDefault="003609FF" w:rsidP="00FD703E">
            <w:pPr>
              <w:rPr>
                <w:ins w:id="388" w:author="Krishna Sanaka" w:date="2025-12-24T11:06:00Z" w16du:dateUtc="2025-12-24T16:06:00Z"/>
                <w:rFonts w:ascii="Arial" w:hAnsi="Arial" w:cs="Arial"/>
                <w:b/>
                <w:bCs/>
                <w:sz w:val="22"/>
                <w:szCs w:val="22"/>
              </w:rPr>
            </w:pPr>
            <w:ins w:id="389" w:author="Krishna Sanaka" w:date="2025-12-24T11:07:00Z" w16du:dateUtc="2025-12-24T16:07:00Z">
              <w:r w:rsidRPr="00E702D1">
                <w:rPr>
                  <w:rFonts w:ascii="Arial" w:hAnsi="Arial" w:cs="Arial"/>
                  <w:b/>
                  <w:bCs/>
                  <w:sz w:val="22"/>
                  <w:szCs w:val="22"/>
                </w:rPr>
                <w:t>&lt;0.001</w:t>
              </w:r>
            </w:ins>
          </w:p>
        </w:tc>
      </w:tr>
      <w:tr w:rsidR="003609FF" w14:paraId="0A801902" w14:textId="77777777" w:rsidTr="006F5ED8">
        <w:trPr>
          <w:ins w:id="390" w:author="Krishna Sanaka" w:date="2025-12-24T11:06:00Z"/>
        </w:trPr>
        <w:tc>
          <w:tcPr>
            <w:tcW w:w="1375" w:type="dxa"/>
          </w:tcPr>
          <w:p w14:paraId="0E4CE935" w14:textId="55037FF9" w:rsidR="003609FF" w:rsidRPr="00E702D1" w:rsidRDefault="003609FF" w:rsidP="00FD703E">
            <w:pPr>
              <w:rPr>
                <w:ins w:id="391" w:author="Krishna Sanaka" w:date="2025-12-24T11:06:00Z" w16du:dateUtc="2025-12-24T16:06:00Z"/>
                <w:rFonts w:ascii="Arial" w:hAnsi="Arial" w:cs="Arial"/>
                <w:i/>
                <w:iCs/>
                <w:sz w:val="22"/>
                <w:szCs w:val="22"/>
              </w:rPr>
            </w:pPr>
            <w:ins w:id="392" w:author="Krishna Sanaka" w:date="2025-12-24T11:07:00Z" w16du:dateUtc="2025-12-24T16:07:00Z">
              <w:r>
                <w:rPr>
                  <w:rFonts w:ascii="Arial" w:hAnsi="Arial" w:cs="Arial"/>
                  <w:i/>
                  <w:iCs/>
                  <w:sz w:val="22"/>
                  <w:szCs w:val="22"/>
                </w:rPr>
                <w:t>South</w:t>
              </w:r>
            </w:ins>
          </w:p>
        </w:tc>
        <w:tc>
          <w:tcPr>
            <w:tcW w:w="1375" w:type="dxa"/>
          </w:tcPr>
          <w:p w14:paraId="379B3C05" w14:textId="045F3D26" w:rsidR="003609FF" w:rsidRPr="00E702D1" w:rsidRDefault="002242FD" w:rsidP="00FD703E">
            <w:pPr>
              <w:rPr>
                <w:ins w:id="393" w:author="Krishna Sanaka" w:date="2025-12-24T11:06:00Z" w16du:dateUtc="2025-12-24T16:06:00Z"/>
                <w:rFonts w:ascii="Arial" w:hAnsi="Arial" w:cs="Arial"/>
                <w:sz w:val="22"/>
                <w:szCs w:val="22"/>
              </w:rPr>
            </w:pPr>
            <w:ins w:id="394" w:author="Krishna Sanaka" w:date="2025-12-24T11:12:00Z" w16du:dateUtc="2025-12-24T16:12:00Z">
              <w:r>
                <w:rPr>
                  <w:rFonts w:ascii="Arial" w:hAnsi="Arial" w:cs="Arial"/>
                  <w:sz w:val="22"/>
                  <w:szCs w:val="22"/>
                </w:rPr>
                <w:t>0.47</w:t>
              </w:r>
            </w:ins>
          </w:p>
        </w:tc>
        <w:tc>
          <w:tcPr>
            <w:tcW w:w="1375" w:type="dxa"/>
          </w:tcPr>
          <w:p w14:paraId="595A5445" w14:textId="3E3EEFBC" w:rsidR="003609FF" w:rsidRDefault="00A10D8C" w:rsidP="00FD703E">
            <w:pPr>
              <w:rPr>
                <w:ins w:id="395" w:author="Krishna Sanaka" w:date="2025-12-24T11:06:00Z" w16du:dateUtc="2025-12-24T16:06:00Z"/>
                <w:rFonts w:ascii="Arial" w:hAnsi="Arial" w:cs="Arial"/>
                <w:sz w:val="22"/>
                <w:szCs w:val="22"/>
              </w:rPr>
            </w:pPr>
            <w:ins w:id="396" w:author="Krishna Sanaka" w:date="2025-12-24T11:15:00Z" w16du:dateUtc="2025-12-24T16:15:00Z">
              <w:r>
                <w:rPr>
                  <w:rFonts w:ascii="Arial" w:hAnsi="Arial" w:cs="Arial"/>
                  <w:sz w:val="22"/>
                  <w:szCs w:val="22"/>
                </w:rPr>
                <w:t>352</w:t>
              </w:r>
            </w:ins>
          </w:p>
        </w:tc>
        <w:tc>
          <w:tcPr>
            <w:tcW w:w="1375" w:type="dxa"/>
          </w:tcPr>
          <w:p w14:paraId="795FCDB4" w14:textId="10F7B263" w:rsidR="003609FF" w:rsidRDefault="002242FD" w:rsidP="00FD703E">
            <w:pPr>
              <w:rPr>
                <w:ins w:id="397" w:author="Krishna Sanaka" w:date="2025-12-24T11:06:00Z" w16du:dateUtc="2025-12-24T16:06:00Z"/>
                <w:rFonts w:ascii="Arial" w:hAnsi="Arial" w:cs="Arial"/>
                <w:sz w:val="22"/>
                <w:szCs w:val="22"/>
              </w:rPr>
            </w:pPr>
            <w:ins w:id="398" w:author="Krishna Sanaka" w:date="2025-12-24T11:12:00Z" w16du:dateUtc="2025-12-24T16:12:00Z">
              <w:r>
                <w:rPr>
                  <w:rFonts w:ascii="Arial" w:hAnsi="Arial" w:cs="Arial"/>
                  <w:sz w:val="22"/>
                  <w:szCs w:val="22"/>
                </w:rPr>
                <w:t>1.47</w:t>
              </w:r>
            </w:ins>
          </w:p>
        </w:tc>
        <w:tc>
          <w:tcPr>
            <w:tcW w:w="1375" w:type="dxa"/>
          </w:tcPr>
          <w:p w14:paraId="6B636F25" w14:textId="1597783A" w:rsidR="003609FF" w:rsidRDefault="005A02B8" w:rsidP="00FD703E">
            <w:pPr>
              <w:rPr>
                <w:ins w:id="399" w:author="Krishna Sanaka" w:date="2025-12-24T11:06:00Z" w16du:dateUtc="2025-12-24T16:06:00Z"/>
                <w:rFonts w:ascii="Arial" w:hAnsi="Arial" w:cs="Arial"/>
                <w:sz w:val="22"/>
                <w:szCs w:val="22"/>
              </w:rPr>
            </w:pPr>
            <w:ins w:id="400" w:author="Krishna Sanaka" w:date="2025-12-24T11:14:00Z" w16du:dateUtc="2025-12-24T16:14:00Z">
              <w:r>
                <w:rPr>
                  <w:rFonts w:ascii="Arial" w:hAnsi="Arial" w:cs="Arial"/>
                  <w:sz w:val="22"/>
                  <w:szCs w:val="22"/>
                </w:rPr>
                <w:t>1,863</w:t>
              </w:r>
            </w:ins>
          </w:p>
        </w:tc>
        <w:tc>
          <w:tcPr>
            <w:tcW w:w="1375" w:type="dxa"/>
          </w:tcPr>
          <w:p w14:paraId="60ABC8EA" w14:textId="3EC8AE8D" w:rsidR="003609FF" w:rsidRDefault="00812D27" w:rsidP="00FD703E">
            <w:pPr>
              <w:rPr>
                <w:ins w:id="401" w:author="Krishna Sanaka" w:date="2025-12-24T11:06:00Z" w16du:dateUtc="2025-12-24T16:06:00Z"/>
                <w:rFonts w:ascii="Arial" w:hAnsi="Arial" w:cs="Arial"/>
                <w:sz w:val="22"/>
                <w:szCs w:val="22"/>
              </w:rPr>
            </w:pPr>
            <w:ins w:id="402" w:author="Krishna Sanaka" w:date="2025-12-24T11:10:00Z" w16du:dateUtc="2025-12-24T16:10:00Z">
              <w:r>
                <w:rPr>
                  <w:rFonts w:ascii="Arial" w:hAnsi="Arial" w:cs="Arial"/>
                  <w:sz w:val="22"/>
                  <w:szCs w:val="22"/>
                </w:rPr>
                <w:t>3.87 (</w:t>
              </w:r>
            </w:ins>
            <w:ins w:id="403" w:author="Krishna Sanaka" w:date="2025-12-24T11:11:00Z" w16du:dateUtc="2025-12-24T16:11:00Z">
              <w:r w:rsidR="00F25E87">
                <w:rPr>
                  <w:rFonts w:ascii="Arial" w:hAnsi="Arial" w:cs="Arial"/>
                  <w:sz w:val="22"/>
                  <w:szCs w:val="22"/>
                </w:rPr>
                <w:t xml:space="preserve">3, </w:t>
              </w:r>
              <w:r w:rsidR="009D2D3D">
                <w:rPr>
                  <w:rFonts w:ascii="Arial" w:hAnsi="Arial" w:cs="Arial"/>
                  <w:sz w:val="22"/>
                  <w:szCs w:val="22"/>
                </w:rPr>
                <w:t>4.74)</w:t>
              </w:r>
            </w:ins>
          </w:p>
        </w:tc>
        <w:tc>
          <w:tcPr>
            <w:tcW w:w="1375" w:type="dxa"/>
          </w:tcPr>
          <w:p w14:paraId="39479732" w14:textId="0196B641" w:rsidR="003609FF" w:rsidRPr="00E702D1" w:rsidRDefault="003609FF" w:rsidP="00FD703E">
            <w:pPr>
              <w:rPr>
                <w:ins w:id="404" w:author="Krishna Sanaka" w:date="2025-12-24T11:06:00Z" w16du:dateUtc="2025-12-24T16:06:00Z"/>
                <w:rFonts w:ascii="Arial" w:hAnsi="Arial" w:cs="Arial"/>
                <w:b/>
                <w:bCs/>
                <w:sz w:val="22"/>
                <w:szCs w:val="22"/>
              </w:rPr>
            </w:pPr>
            <w:ins w:id="405" w:author="Krishna Sanaka" w:date="2025-12-24T11:07:00Z" w16du:dateUtc="2025-12-24T16:07:00Z">
              <w:r w:rsidRPr="00E702D1">
                <w:rPr>
                  <w:rFonts w:ascii="Arial" w:hAnsi="Arial" w:cs="Arial"/>
                  <w:b/>
                  <w:bCs/>
                  <w:sz w:val="22"/>
                  <w:szCs w:val="22"/>
                </w:rPr>
                <w:t>&lt;0.001</w:t>
              </w:r>
            </w:ins>
          </w:p>
        </w:tc>
      </w:tr>
      <w:tr w:rsidR="003609FF" w14:paraId="08213436" w14:textId="77777777" w:rsidTr="006F5ED8">
        <w:trPr>
          <w:ins w:id="406" w:author="Krishna Sanaka" w:date="2025-12-24T11:06:00Z"/>
        </w:trPr>
        <w:tc>
          <w:tcPr>
            <w:tcW w:w="1375" w:type="dxa"/>
          </w:tcPr>
          <w:p w14:paraId="6F4C0BE9" w14:textId="545B6553" w:rsidR="003609FF" w:rsidRPr="00E702D1" w:rsidRDefault="003609FF" w:rsidP="00FD703E">
            <w:pPr>
              <w:rPr>
                <w:ins w:id="407" w:author="Krishna Sanaka" w:date="2025-12-24T11:06:00Z" w16du:dateUtc="2025-12-24T16:06:00Z"/>
                <w:rFonts w:ascii="Arial" w:hAnsi="Arial" w:cs="Arial"/>
                <w:i/>
                <w:iCs/>
                <w:sz w:val="22"/>
                <w:szCs w:val="22"/>
              </w:rPr>
            </w:pPr>
            <w:ins w:id="408" w:author="Krishna Sanaka" w:date="2025-12-24T11:07:00Z" w16du:dateUtc="2025-12-24T16:07:00Z">
              <w:r>
                <w:rPr>
                  <w:rFonts w:ascii="Arial" w:hAnsi="Arial" w:cs="Arial"/>
                  <w:i/>
                  <w:iCs/>
                  <w:sz w:val="22"/>
                  <w:szCs w:val="22"/>
                </w:rPr>
                <w:t>West</w:t>
              </w:r>
            </w:ins>
          </w:p>
        </w:tc>
        <w:tc>
          <w:tcPr>
            <w:tcW w:w="1375" w:type="dxa"/>
          </w:tcPr>
          <w:p w14:paraId="5371CD99" w14:textId="20E17747" w:rsidR="003609FF" w:rsidRPr="00E702D1" w:rsidRDefault="002242FD" w:rsidP="00FD703E">
            <w:pPr>
              <w:rPr>
                <w:ins w:id="409" w:author="Krishna Sanaka" w:date="2025-12-24T11:06:00Z" w16du:dateUtc="2025-12-24T16:06:00Z"/>
                <w:rFonts w:ascii="Arial" w:hAnsi="Arial" w:cs="Arial"/>
                <w:sz w:val="22"/>
                <w:szCs w:val="22"/>
              </w:rPr>
            </w:pPr>
            <w:ins w:id="410" w:author="Krishna Sanaka" w:date="2025-12-24T11:12:00Z" w16du:dateUtc="2025-12-24T16:12:00Z">
              <w:r>
                <w:rPr>
                  <w:rFonts w:ascii="Arial" w:hAnsi="Arial" w:cs="Arial"/>
                  <w:sz w:val="22"/>
                  <w:szCs w:val="22"/>
                </w:rPr>
                <w:t>0.41</w:t>
              </w:r>
            </w:ins>
          </w:p>
        </w:tc>
        <w:tc>
          <w:tcPr>
            <w:tcW w:w="1375" w:type="dxa"/>
          </w:tcPr>
          <w:p w14:paraId="4FE94C42" w14:textId="1199D8B2" w:rsidR="003609FF" w:rsidRDefault="00A87C2E" w:rsidP="00FD703E">
            <w:pPr>
              <w:rPr>
                <w:ins w:id="411" w:author="Krishna Sanaka" w:date="2025-12-24T11:06:00Z" w16du:dateUtc="2025-12-24T16:06:00Z"/>
                <w:rFonts w:ascii="Arial" w:hAnsi="Arial" w:cs="Arial"/>
                <w:sz w:val="22"/>
                <w:szCs w:val="22"/>
              </w:rPr>
            </w:pPr>
            <w:ins w:id="412" w:author="Krishna Sanaka" w:date="2025-12-24T11:15:00Z" w16du:dateUtc="2025-12-24T16:15:00Z">
              <w:r>
                <w:rPr>
                  <w:rFonts w:ascii="Arial" w:hAnsi="Arial" w:cs="Arial"/>
                  <w:sz w:val="22"/>
                  <w:szCs w:val="22"/>
                </w:rPr>
                <w:t>177</w:t>
              </w:r>
            </w:ins>
          </w:p>
        </w:tc>
        <w:tc>
          <w:tcPr>
            <w:tcW w:w="1375" w:type="dxa"/>
          </w:tcPr>
          <w:p w14:paraId="441F6C79" w14:textId="7C4F995A" w:rsidR="003609FF" w:rsidRDefault="002242FD" w:rsidP="00FD703E">
            <w:pPr>
              <w:rPr>
                <w:ins w:id="413" w:author="Krishna Sanaka" w:date="2025-12-24T11:06:00Z" w16du:dateUtc="2025-12-24T16:06:00Z"/>
                <w:rFonts w:ascii="Arial" w:hAnsi="Arial" w:cs="Arial"/>
                <w:sz w:val="22"/>
                <w:szCs w:val="22"/>
              </w:rPr>
            </w:pPr>
            <w:ins w:id="414" w:author="Krishna Sanaka" w:date="2025-12-24T11:12:00Z" w16du:dateUtc="2025-12-24T16:12:00Z">
              <w:r>
                <w:rPr>
                  <w:rFonts w:ascii="Arial" w:hAnsi="Arial" w:cs="Arial"/>
                  <w:sz w:val="22"/>
                  <w:szCs w:val="22"/>
                </w:rPr>
                <w:t>1.02</w:t>
              </w:r>
            </w:ins>
          </w:p>
        </w:tc>
        <w:tc>
          <w:tcPr>
            <w:tcW w:w="1375" w:type="dxa"/>
          </w:tcPr>
          <w:p w14:paraId="04913866" w14:textId="76578FC0" w:rsidR="003609FF" w:rsidRDefault="00CB1430" w:rsidP="00FD703E">
            <w:pPr>
              <w:rPr>
                <w:ins w:id="415" w:author="Krishna Sanaka" w:date="2025-12-24T11:06:00Z" w16du:dateUtc="2025-12-24T16:06:00Z"/>
                <w:rFonts w:ascii="Arial" w:hAnsi="Arial" w:cs="Arial"/>
                <w:sz w:val="22"/>
                <w:szCs w:val="22"/>
              </w:rPr>
            </w:pPr>
            <w:ins w:id="416" w:author="Krishna Sanaka" w:date="2025-12-24T11:14:00Z" w16du:dateUtc="2025-12-24T16:14:00Z">
              <w:r>
                <w:rPr>
                  <w:rFonts w:ascii="Arial" w:hAnsi="Arial" w:cs="Arial"/>
                  <w:sz w:val="22"/>
                  <w:szCs w:val="22"/>
                </w:rPr>
                <w:t>779</w:t>
              </w:r>
            </w:ins>
          </w:p>
        </w:tc>
        <w:tc>
          <w:tcPr>
            <w:tcW w:w="1375" w:type="dxa"/>
          </w:tcPr>
          <w:p w14:paraId="522D5DBF" w14:textId="434EB6DC" w:rsidR="003609FF" w:rsidRDefault="003A5466" w:rsidP="00FD703E">
            <w:pPr>
              <w:rPr>
                <w:ins w:id="417" w:author="Krishna Sanaka" w:date="2025-12-24T11:06:00Z" w16du:dateUtc="2025-12-24T16:06:00Z"/>
                <w:rFonts w:ascii="Arial" w:hAnsi="Arial" w:cs="Arial"/>
                <w:sz w:val="22"/>
                <w:szCs w:val="22"/>
              </w:rPr>
            </w:pPr>
            <w:ins w:id="418" w:author="Krishna Sanaka" w:date="2025-12-24T11:11:00Z" w16du:dateUtc="2025-12-24T16:11:00Z">
              <w:r>
                <w:rPr>
                  <w:rFonts w:ascii="Arial" w:hAnsi="Arial" w:cs="Arial"/>
                  <w:sz w:val="22"/>
                  <w:szCs w:val="22"/>
                </w:rPr>
                <w:t>2.72 (</w:t>
              </w:r>
              <w:r w:rsidR="00601291">
                <w:rPr>
                  <w:rFonts w:ascii="Arial" w:hAnsi="Arial" w:cs="Arial"/>
                  <w:sz w:val="22"/>
                  <w:szCs w:val="22"/>
                </w:rPr>
                <w:t>1.88, 3.57)</w:t>
              </w:r>
            </w:ins>
          </w:p>
        </w:tc>
        <w:tc>
          <w:tcPr>
            <w:tcW w:w="1375" w:type="dxa"/>
          </w:tcPr>
          <w:p w14:paraId="3172472C" w14:textId="4009C873" w:rsidR="003609FF" w:rsidRPr="00E702D1" w:rsidRDefault="003609FF" w:rsidP="00FD703E">
            <w:pPr>
              <w:rPr>
                <w:ins w:id="419" w:author="Krishna Sanaka" w:date="2025-12-24T11:06:00Z" w16du:dateUtc="2025-12-24T16:06:00Z"/>
                <w:rFonts w:ascii="Arial" w:hAnsi="Arial" w:cs="Arial"/>
                <w:b/>
                <w:bCs/>
                <w:sz w:val="22"/>
                <w:szCs w:val="22"/>
              </w:rPr>
            </w:pPr>
            <w:ins w:id="420" w:author="Krishna Sanaka" w:date="2025-12-24T11:07:00Z" w16du:dateUtc="2025-12-24T16:07:00Z">
              <w:r w:rsidRPr="00E702D1">
                <w:rPr>
                  <w:rFonts w:ascii="Arial" w:hAnsi="Arial" w:cs="Arial"/>
                  <w:b/>
                  <w:bCs/>
                  <w:sz w:val="22"/>
                  <w:szCs w:val="22"/>
                </w:rPr>
                <w:t>&lt;0.001</w:t>
              </w:r>
            </w:ins>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42557DD7" w:rsidR="006F5ED8" w:rsidRPr="00E702D1" w:rsidRDefault="006F5ED8" w:rsidP="00FD703E">
            <w:pPr>
              <w:rPr>
                <w:rFonts w:ascii="Arial" w:hAnsi="Arial" w:cs="Arial"/>
                <w:sz w:val="22"/>
                <w:szCs w:val="22"/>
              </w:rPr>
            </w:pPr>
            <w:r w:rsidRPr="00E702D1">
              <w:rPr>
                <w:rFonts w:ascii="Arial" w:hAnsi="Arial" w:cs="Arial"/>
                <w:sz w:val="22"/>
                <w:szCs w:val="22"/>
              </w:rPr>
              <w:t>0.</w:t>
            </w:r>
            <w:ins w:id="421" w:author="Krishna Sanaka" w:date="2025-12-24T12:32:00Z" w16du:dateUtc="2025-12-24T17:32:00Z">
              <w:r w:rsidR="004F30C6">
                <w:rPr>
                  <w:rFonts w:ascii="Arial" w:hAnsi="Arial" w:cs="Arial"/>
                  <w:sz w:val="22"/>
                  <w:szCs w:val="22"/>
                </w:rPr>
                <w:t>35</w:t>
              </w:r>
            </w:ins>
            <w:del w:id="422" w:author="Krishna Sanaka" w:date="2025-12-24T12:32:00Z" w16du:dateUtc="2025-12-24T17:32:00Z">
              <w:r w:rsidRPr="00E702D1" w:rsidDel="004F30C6">
                <w:rPr>
                  <w:rFonts w:ascii="Arial" w:hAnsi="Arial" w:cs="Arial"/>
                  <w:sz w:val="22"/>
                  <w:szCs w:val="22"/>
                </w:rPr>
                <w:delText>28</w:delText>
              </w:r>
            </w:del>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7380BC33" w:rsidR="006F5ED8" w:rsidRPr="00E702D1" w:rsidRDefault="00677F4B" w:rsidP="00FD703E">
            <w:pPr>
              <w:rPr>
                <w:rFonts w:ascii="Arial" w:hAnsi="Arial" w:cs="Arial"/>
                <w:sz w:val="22"/>
                <w:szCs w:val="22"/>
              </w:rPr>
            </w:pPr>
            <w:ins w:id="423" w:author="Krishna Sanaka" w:date="2025-12-24T12:38:00Z" w16du:dateUtc="2025-12-24T17:38:00Z">
              <w:r>
                <w:rPr>
                  <w:rFonts w:ascii="Arial" w:hAnsi="Arial" w:cs="Arial"/>
                  <w:sz w:val="22"/>
                  <w:szCs w:val="22"/>
                </w:rPr>
                <w:t>1.05</w:t>
              </w:r>
            </w:ins>
            <w:del w:id="424" w:author="Krishna Sanaka" w:date="2025-12-24T12:38:00Z" w16du:dateUtc="2025-12-24T17:38:00Z">
              <w:r w:rsidR="006F5ED8" w:rsidDel="00677F4B">
                <w:rPr>
                  <w:rFonts w:ascii="Arial" w:hAnsi="Arial" w:cs="Arial"/>
                  <w:sz w:val="22"/>
                  <w:szCs w:val="22"/>
                </w:rPr>
                <w:delText>0.83</w:delText>
              </w:r>
            </w:del>
          </w:p>
        </w:tc>
        <w:tc>
          <w:tcPr>
            <w:tcW w:w="1375" w:type="dxa"/>
          </w:tcPr>
          <w:p w14:paraId="4C1AB3D0" w14:textId="361FA3CA" w:rsidR="006F5ED8" w:rsidRPr="00E702D1" w:rsidRDefault="006F5ED8" w:rsidP="00FD703E">
            <w:pPr>
              <w:rPr>
                <w:rFonts w:ascii="Arial" w:hAnsi="Arial" w:cs="Arial"/>
                <w:sz w:val="22"/>
                <w:szCs w:val="22"/>
              </w:rPr>
            </w:pPr>
            <w:r>
              <w:rPr>
                <w:rFonts w:ascii="Arial" w:hAnsi="Arial" w:cs="Arial"/>
                <w:sz w:val="22"/>
                <w:szCs w:val="22"/>
              </w:rPr>
              <w:t>3,53</w:t>
            </w:r>
            <w:ins w:id="425" w:author="Krishna Sanaka" w:date="2025-12-24T12:38:00Z" w16du:dateUtc="2025-12-24T17:38:00Z">
              <w:r w:rsidR="00677F4B">
                <w:rPr>
                  <w:rFonts w:ascii="Arial" w:hAnsi="Arial" w:cs="Arial"/>
                  <w:sz w:val="22"/>
                  <w:szCs w:val="22"/>
                </w:rPr>
                <w:t>1</w:t>
              </w:r>
            </w:ins>
            <w:del w:id="426" w:author="Krishna Sanaka" w:date="2025-12-24T12:38:00Z" w16du:dateUtc="2025-12-24T17:38:00Z">
              <w:r w:rsidDel="00677F4B">
                <w:rPr>
                  <w:rFonts w:ascii="Arial" w:hAnsi="Arial" w:cs="Arial"/>
                  <w:sz w:val="22"/>
                  <w:szCs w:val="22"/>
                </w:rPr>
                <w:delText>2</w:delText>
              </w:r>
            </w:del>
          </w:p>
        </w:tc>
        <w:tc>
          <w:tcPr>
            <w:tcW w:w="1375" w:type="dxa"/>
          </w:tcPr>
          <w:p w14:paraId="46CEC03B" w14:textId="16143E23" w:rsidR="006F5ED8" w:rsidRPr="00E702D1" w:rsidRDefault="006F5ED8" w:rsidP="00FD703E">
            <w:pPr>
              <w:rPr>
                <w:rFonts w:ascii="Arial" w:hAnsi="Arial" w:cs="Arial"/>
                <w:sz w:val="22"/>
                <w:szCs w:val="22"/>
              </w:rPr>
            </w:pPr>
            <w:r>
              <w:rPr>
                <w:rFonts w:ascii="Arial" w:hAnsi="Arial" w:cs="Arial"/>
                <w:sz w:val="22"/>
                <w:szCs w:val="22"/>
              </w:rPr>
              <w:t>4.0</w:t>
            </w:r>
            <w:ins w:id="427" w:author="Krishna Sanaka" w:date="2025-12-24T14:51:00Z" w16du:dateUtc="2025-12-24T19:51:00Z">
              <w:r w:rsidR="00370C39">
                <w:rPr>
                  <w:rFonts w:ascii="Arial" w:hAnsi="Arial" w:cs="Arial"/>
                  <w:sz w:val="22"/>
                  <w:szCs w:val="22"/>
                </w:rPr>
                <w:t>7</w:t>
              </w:r>
            </w:ins>
            <w:del w:id="428" w:author="Krishna Sanaka" w:date="2025-12-24T14:51:00Z" w16du:dateUtc="2025-12-24T19:51:00Z">
              <w:r w:rsidDel="00370C39">
                <w:rPr>
                  <w:rFonts w:ascii="Arial" w:hAnsi="Arial" w:cs="Arial"/>
                  <w:sz w:val="22"/>
                  <w:szCs w:val="22"/>
                </w:rPr>
                <w:delText>4</w:delText>
              </w:r>
            </w:del>
            <w:r>
              <w:rPr>
                <w:rFonts w:ascii="Arial" w:hAnsi="Arial" w:cs="Arial"/>
                <w:sz w:val="22"/>
                <w:szCs w:val="22"/>
              </w:rPr>
              <w:t xml:space="preserve"> (3.0</w:t>
            </w:r>
            <w:ins w:id="429" w:author="Krishna Sanaka" w:date="2025-12-24T14:51:00Z" w16du:dateUtc="2025-12-24T19:51:00Z">
              <w:r w:rsidR="00370C39">
                <w:rPr>
                  <w:rFonts w:ascii="Arial" w:hAnsi="Arial" w:cs="Arial"/>
                  <w:sz w:val="22"/>
                  <w:szCs w:val="22"/>
                </w:rPr>
                <w:t>7</w:t>
              </w:r>
            </w:ins>
            <w:del w:id="430" w:author="Krishna Sanaka" w:date="2025-12-24T14:51:00Z" w16du:dateUtc="2025-12-24T19:51:00Z">
              <w:r w:rsidDel="00370C39">
                <w:rPr>
                  <w:rFonts w:ascii="Arial" w:hAnsi="Arial" w:cs="Arial"/>
                  <w:sz w:val="22"/>
                  <w:szCs w:val="22"/>
                </w:rPr>
                <w:delText>3</w:delText>
              </w:r>
            </w:del>
            <w:r>
              <w:rPr>
                <w:rFonts w:ascii="Arial" w:hAnsi="Arial" w:cs="Arial"/>
                <w:sz w:val="22"/>
                <w:szCs w:val="22"/>
              </w:rPr>
              <w:t>, 5.</w:t>
            </w:r>
            <w:ins w:id="431" w:author="Krishna Sanaka" w:date="2025-12-24T14:52:00Z" w16du:dateUtc="2025-12-24T19:52:00Z">
              <w:r w:rsidR="00370C39">
                <w:rPr>
                  <w:rFonts w:ascii="Arial" w:hAnsi="Arial" w:cs="Arial"/>
                  <w:sz w:val="22"/>
                  <w:szCs w:val="22"/>
                </w:rPr>
                <w:t>1</w:t>
              </w:r>
            </w:ins>
            <w:del w:id="432" w:author="Krishna Sanaka" w:date="2025-12-24T14:52:00Z" w16du:dateUtc="2025-12-24T19:52:00Z">
              <w:r w:rsidDel="00370C39">
                <w:rPr>
                  <w:rFonts w:ascii="Arial" w:hAnsi="Arial" w:cs="Arial"/>
                  <w:sz w:val="22"/>
                  <w:szCs w:val="22"/>
                </w:rPr>
                <w:delText>07</w:delText>
              </w:r>
            </w:del>
            <w:r>
              <w:rPr>
                <w:rFonts w:ascii="Arial" w:hAnsi="Arial" w:cs="Arial"/>
                <w:sz w:val="22"/>
                <w:szCs w:val="22"/>
              </w:rPr>
              <w:t>)</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727634D0" w:rsidR="006F5ED8" w:rsidRPr="00E702D1" w:rsidRDefault="006F5ED8" w:rsidP="00FD703E">
            <w:pPr>
              <w:rPr>
                <w:rFonts w:ascii="Arial" w:hAnsi="Arial" w:cs="Arial"/>
                <w:sz w:val="22"/>
                <w:szCs w:val="22"/>
              </w:rPr>
            </w:pPr>
            <w:r>
              <w:rPr>
                <w:rFonts w:ascii="Arial" w:hAnsi="Arial" w:cs="Arial"/>
                <w:sz w:val="22"/>
                <w:szCs w:val="22"/>
              </w:rPr>
              <w:t>0.0</w:t>
            </w:r>
            <w:ins w:id="433" w:author="Krishna Sanaka" w:date="2025-12-24T12:33:00Z" w16du:dateUtc="2025-12-24T17:33:00Z">
              <w:r w:rsidR="00A3425A">
                <w:rPr>
                  <w:rFonts w:ascii="Arial" w:hAnsi="Arial" w:cs="Arial"/>
                  <w:sz w:val="22"/>
                  <w:szCs w:val="22"/>
                </w:rPr>
                <w:t>8</w:t>
              </w:r>
            </w:ins>
            <w:del w:id="434" w:author="Krishna Sanaka" w:date="2025-12-24T12:33:00Z" w16du:dateUtc="2025-12-24T17:33:00Z">
              <w:r w:rsidDel="00A3425A">
                <w:rPr>
                  <w:rFonts w:ascii="Arial" w:hAnsi="Arial" w:cs="Arial"/>
                  <w:sz w:val="22"/>
                  <w:szCs w:val="22"/>
                </w:rPr>
                <w:delText>6</w:delText>
              </w:r>
            </w:del>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0FE41DB3" w:rsidR="006F5ED8" w:rsidRPr="00E702D1" w:rsidRDefault="006F5ED8" w:rsidP="00FD703E">
            <w:pPr>
              <w:rPr>
                <w:rFonts w:ascii="Arial" w:hAnsi="Arial" w:cs="Arial"/>
                <w:sz w:val="22"/>
                <w:szCs w:val="22"/>
              </w:rPr>
            </w:pPr>
            <w:r>
              <w:rPr>
                <w:rFonts w:ascii="Arial" w:hAnsi="Arial" w:cs="Arial"/>
                <w:sz w:val="22"/>
                <w:szCs w:val="22"/>
              </w:rPr>
              <w:t>0.2</w:t>
            </w:r>
            <w:ins w:id="435" w:author="Krishna Sanaka" w:date="2025-12-24T12:39:00Z" w16du:dateUtc="2025-12-24T17:39:00Z">
              <w:r w:rsidR="00247D2A">
                <w:rPr>
                  <w:rFonts w:ascii="Arial" w:hAnsi="Arial" w:cs="Arial"/>
                  <w:sz w:val="22"/>
                  <w:szCs w:val="22"/>
                </w:rPr>
                <w:t>7</w:t>
              </w:r>
            </w:ins>
            <w:del w:id="436" w:author="Krishna Sanaka" w:date="2025-12-24T12:39:00Z" w16du:dateUtc="2025-12-24T17:39:00Z">
              <w:r w:rsidDel="00247D2A">
                <w:rPr>
                  <w:rFonts w:ascii="Arial" w:hAnsi="Arial" w:cs="Arial"/>
                  <w:sz w:val="22"/>
                  <w:szCs w:val="22"/>
                </w:rPr>
                <w:delText>1</w:delText>
              </w:r>
            </w:del>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5A00C717" w:rsidR="006F5ED8" w:rsidRPr="00E702D1" w:rsidRDefault="006F5ED8" w:rsidP="00FD703E">
            <w:pPr>
              <w:rPr>
                <w:rFonts w:ascii="Arial" w:hAnsi="Arial" w:cs="Arial"/>
                <w:sz w:val="22"/>
                <w:szCs w:val="22"/>
              </w:rPr>
            </w:pPr>
            <w:r>
              <w:rPr>
                <w:rFonts w:ascii="Arial" w:hAnsi="Arial" w:cs="Arial"/>
                <w:sz w:val="22"/>
                <w:szCs w:val="22"/>
              </w:rPr>
              <w:t>5.</w:t>
            </w:r>
            <w:ins w:id="437" w:author="Krishna Sanaka" w:date="2025-12-24T14:52:00Z" w16du:dateUtc="2025-12-24T19:52:00Z">
              <w:r w:rsidR="00370C39">
                <w:rPr>
                  <w:rFonts w:ascii="Arial" w:hAnsi="Arial" w:cs="Arial"/>
                  <w:sz w:val="22"/>
                  <w:szCs w:val="22"/>
                </w:rPr>
                <w:t>54</w:t>
              </w:r>
            </w:ins>
            <w:del w:id="438" w:author="Krishna Sanaka" w:date="2025-12-24T14:52:00Z" w16du:dateUtc="2025-12-24T19:52:00Z">
              <w:r w:rsidDel="00370C39">
                <w:rPr>
                  <w:rFonts w:ascii="Arial" w:hAnsi="Arial" w:cs="Arial"/>
                  <w:sz w:val="22"/>
                  <w:szCs w:val="22"/>
                </w:rPr>
                <w:delText>27</w:delText>
              </w:r>
            </w:del>
            <w:r>
              <w:rPr>
                <w:rFonts w:ascii="Arial" w:hAnsi="Arial" w:cs="Arial"/>
                <w:sz w:val="22"/>
                <w:szCs w:val="22"/>
              </w:rPr>
              <w:t xml:space="preserve"> (4.</w:t>
            </w:r>
            <w:ins w:id="439" w:author="Krishna Sanaka" w:date="2025-12-24T14:52:00Z" w16du:dateUtc="2025-12-24T19:52:00Z">
              <w:r w:rsidR="00370C39">
                <w:rPr>
                  <w:rFonts w:ascii="Arial" w:hAnsi="Arial" w:cs="Arial"/>
                  <w:sz w:val="22"/>
                  <w:szCs w:val="22"/>
                </w:rPr>
                <w:t>48</w:t>
              </w:r>
            </w:ins>
            <w:del w:id="440" w:author="Krishna Sanaka" w:date="2025-12-24T14:52:00Z" w16du:dateUtc="2025-12-24T19:52:00Z">
              <w:r w:rsidDel="00370C39">
                <w:rPr>
                  <w:rFonts w:ascii="Arial" w:hAnsi="Arial" w:cs="Arial"/>
                  <w:sz w:val="22"/>
                  <w:szCs w:val="22"/>
                </w:rPr>
                <w:delText>19</w:delText>
              </w:r>
            </w:del>
            <w:r>
              <w:rPr>
                <w:rFonts w:ascii="Arial" w:hAnsi="Arial" w:cs="Arial"/>
                <w:sz w:val="22"/>
                <w:szCs w:val="22"/>
              </w:rPr>
              <w:t>, 6.</w:t>
            </w:r>
            <w:ins w:id="441" w:author="Krishna Sanaka" w:date="2025-12-24T14:52:00Z" w16du:dateUtc="2025-12-24T19:52:00Z">
              <w:r w:rsidR="00370C39">
                <w:rPr>
                  <w:rFonts w:ascii="Arial" w:hAnsi="Arial" w:cs="Arial"/>
                  <w:sz w:val="22"/>
                  <w:szCs w:val="22"/>
                </w:rPr>
                <w:t>61</w:t>
              </w:r>
            </w:ins>
            <w:del w:id="442" w:author="Krishna Sanaka" w:date="2025-12-24T14:52:00Z" w16du:dateUtc="2025-12-24T19:52:00Z">
              <w:r w:rsidDel="00370C39">
                <w:rPr>
                  <w:rFonts w:ascii="Arial" w:hAnsi="Arial" w:cs="Arial"/>
                  <w:sz w:val="22"/>
                  <w:szCs w:val="22"/>
                </w:rPr>
                <w:delText>36</w:delText>
              </w:r>
            </w:del>
            <w:r>
              <w:rPr>
                <w:rFonts w:ascii="Arial" w:hAnsi="Arial" w:cs="Arial"/>
                <w:sz w:val="22"/>
                <w:szCs w:val="22"/>
              </w:rPr>
              <w:t>)</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lastRenderedPageBreak/>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1B00BA21" w:rsidR="006F5ED8" w:rsidRPr="00E702D1" w:rsidRDefault="006F5ED8" w:rsidP="00FD703E">
            <w:pPr>
              <w:rPr>
                <w:rFonts w:ascii="Arial" w:hAnsi="Arial" w:cs="Arial"/>
                <w:sz w:val="22"/>
                <w:szCs w:val="22"/>
              </w:rPr>
            </w:pPr>
            <w:r>
              <w:rPr>
                <w:rFonts w:ascii="Arial" w:hAnsi="Arial" w:cs="Arial"/>
                <w:sz w:val="22"/>
                <w:szCs w:val="22"/>
              </w:rPr>
              <w:t>0.0</w:t>
            </w:r>
            <w:ins w:id="443" w:author="Krishna Sanaka" w:date="2025-12-24T12:42:00Z" w16du:dateUtc="2025-12-24T17:42:00Z">
              <w:r w:rsidR="000C5FBD">
                <w:rPr>
                  <w:rFonts w:ascii="Arial" w:hAnsi="Arial" w:cs="Arial"/>
                  <w:sz w:val="22"/>
                  <w:szCs w:val="22"/>
                </w:rPr>
                <w:t>8</w:t>
              </w:r>
            </w:ins>
            <w:del w:id="444" w:author="Krishna Sanaka" w:date="2025-12-24T12:42:00Z" w16du:dateUtc="2025-12-24T17:42:00Z">
              <w:r w:rsidDel="000C5FBD">
                <w:rPr>
                  <w:rFonts w:ascii="Arial" w:hAnsi="Arial" w:cs="Arial"/>
                  <w:sz w:val="22"/>
                  <w:szCs w:val="22"/>
                </w:rPr>
                <w:delText>6</w:delText>
              </w:r>
            </w:del>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5F5EEC3A" w:rsidR="006F5ED8" w:rsidRPr="00E702D1" w:rsidRDefault="002A4C16" w:rsidP="00FD703E">
            <w:pPr>
              <w:rPr>
                <w:rFonts w:ascii="Arial" w:hAnsi="Arial" w:cs="Arial"/>
                <w:sz w:val="22"/>
                <w:szCs w:val="22"/>
              </w:rPr>
            </w:pPr>
            <w:ins w:id="445" w:author="Krishna Sanaka" w:date="2025-12-24T14:52:00Z" w16du:dateUtc="2025-12-24T19:52:00Z">
              <w:r>
                <w:rPr>
                  <w:rFonts w:ascii="Arial" w:hAnsi="Arial" w:cs="Arial"/>
                  <w:sz w:val="22"/>
                  <w:szCs w:val="22"/>
                </w:rPr>
                <w:t>7.9</w:t>
              </w:r>
            </w:ins>
            <w:del w:id="446" w:author="Krishna Sanaka" w:date="2025-12-24T14:52:00Z" w16du:dateUtc="2025-12-24T19:52:00Z">
              <w:r w:rsidR="006F5ED8" w:rsidDel="002A4C16">
                <w:rPr>
                  <w:rFonts w:ascii="Arial" w:hAnsi="Arial" w:cs="Arial"/>
                  <w:sz w:val="22"/>
                  <w:szCs w:val="22"/>
                </w:rPr>
                <w:delText>6.85</w:delText>
              </w:r>
            </w:del>
            <w:r w:rsidR="006F5ED8">
              <w:rPr>
                <w:rFonts w:ascii="Arial" w:hAnsi="Arial" w:cs="Arial"/>
                <w:sz w:val="22"/>
                <w:szCs w:val="22"/>
              </w:rPr>
              <w:t xml:space="preserve"> (</w:t>
            </w:r>
            <w:del w:id="447" w:author="Krishna Sanaka" w:date="2025-12-24T14:52:00Z" w16du:dateUtc="2025-12-24T19:52:00Z">
              <w:r w:rsidR="006F5ED8" w:rsidDel="002A4C16">
                <w:rPr>
                  <w:rFonts w:ascii="Arial" w:hAnsi="Arial" w:cs="Arial"/>
                  <w:sz w:val="22"/>
                  <w:szCs w:val="22"/>
                </w:rPr>
                <w:delText>5.09</w:delText>
              </w:r>
            </w:del>
            <w:ins w:id="448" w:author="Krishna Sanaka" w:date="2025-12-24T14:52:00Z" w16du:dateUtc="2025-12-24T19:52:00Z">
              <w:r>
                <w:rPr>
                  <w:rFonts w:ascii="Arial" w:hAnsi="Arial" w:cs="Arial"/>
                  <w:sz w:val="22"/>
                  <w:szCs w:val="22"/>
                </w:rPr>
                <w:t>6.23</w:t>
              </w:r>
            </w:ins>
            <w:r w:rsidR="006F5ED8">
              <w:rPr>
                <w:rFonts w:ascii="Arial" w:hAnsi="Arial" w:cs="Arial"/>
                <w:sz w:val="22"/>
                <w:szCs w:val="22"/>
              </w:rPr>
              <w:t xml:space="preserve">, </w:t>
            </w:r>
            <w:del w:id="449" w:author="Krishna Sanaka" w:date="2025-12-24T14:53:00Z" w16du:dateUtc="2025-12-24T19:53:00Z">
              <w:r w:rsidR="006F5ED8" w:rsidDel="002A4C16">
                <w:rPr>
                  <w:rFonts w:ascii="Arial" w:hAnsi="Arial" w:cs="Arial"/>
                  <w:sz w:val="22"/>
                  <w:szCs w:val="22"/>
                </w:rPr>
                <w:delText>8.64</w:delText>
              </w:r>
            </w:del>
            <w:ins w:id="450" w:author="Krishna Sanaka" w:date="2025-12-24T14:53:00Z" w16du:dateUtc="2025-12-24T19:53:00Z">
              <w:r>
                <w:rPr>
                  <w:rFonts w:ascii="Arial" w:hAnsi="Arial" w:cs="Arial"/>
                  <w:sz w:val="22"/>
                  <w:szCs w:val="22"/>
                </w:rPr>
                <w:t>9.6</w:t>
              </w:r>
            </w:ins>
            <w:r w:rsidR="006F5ED8">
              <w:rPr>
                <w:rFonts w:ascii="Arial" w:hAnsi="Arial" w:cs="Arial"/>
                <w:sz w:val="22"/>
                <w:szCs w:val="22"/>
              </w:rPr>
              <w:t>)</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785C2F9D" w:rsidR="006F5ED8" w:rsidRPr="00E702D1" w:rsidRDefault="006F5ED8" w:rsidP="00FD703E">
            <w:pPr>
              <w:rPr>
                <w:rFonts w:ascii="Arial" w:hAnsi="Arial" w:cs="Arial"/>
                <w:sz w:val="22"/>
                <w:szCs w:val="22"/>
              </w:rPr>
            </w:pPr>
            <w:r w:rsidRPr="00E702D1">
              <w:rPr>
                <w:rFonts w:ascii="Arial" w:hAnsi="Arial" w:cs="Arial"/>
                <w:sz w:val="22"/>
                <w:szCs w:val="22"/>
              </w:rPr>
              <w:t>0.0</w:t>
            </w:r>
            <w:ins w:id="451" w:author="Krishna Sanaka" w:date="2025-12-24T12:35:00Z" w16du:dateUtc="2025-12-24T17:35:00Z">
              <w:r w:rsidR="00AA3F17">
                <w:rPr>
                  <w:rFonts w:ascii="Arial" w:hAnsi="Arial" w:cs="Arial"/>
                  <w:sz w:val="22"/>
                  <w:szCs w:val="22"/>
                </w:rPr>
                <w:t>9</w:t>
              </w:r>
            </w:ins>
            <w:del w:id="452" w:author="Krishna Sanaka" w:date="2025-12-24T12:35:00Z" w16du:dateUtc="2025-12-24T17:35:00Z">
              <w:r w:rsidRPr="00E702D1" w:rsidDel="00AA3F17">
                <w:rPr>
                  <w:rFonts w:ascii="Arial" w:hAnsi="Arial" w:cs="Arial"/>
                  <w:sz w:val="22"/>
                  <w:szCs w:val="22"/>
                </w:rPr>
                <w:delText>7</w:delText>
              </w:r>
            </w:del>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1B594623" w:rsidR="006F5ED8" w:rsidRPr="00E702D1" w:rsidRDefault="006F5ED8" w:rsidP="00FD703E">
            <w:pPr>
              <w:rPr>
                <w:rFonts w:ascii="Arial" w:hAnsi="Arial" w:cs="Arial"/>
                <w:sz w:val="22"/>
                <w:szCs w:val="22"/>
              </w:rPr>
            </w:pPr>
            <w:r>
              <w:rPr>
                <w:rFonts w:ascii="Arial" w:hAnsi="Arial" w:cs="Arial"/>
                <w:sz w:val="22"/>
                <w:szCs w:val="22"/>
              </w:rPr>
              <w:t>0.</w:t>
            </w:r>
            <w:ins w:id="453" w:author="Krishna Sanaka" w:date="2025-12-24T12:43:00Z" w16du:dateUtc="2025-12-24T17:43:00Z">
              <w:r w:rsidR="00AC7C7A">
                <w:rPr>
                  <w:rFonts w:ascii="Arial" w:hAnsi="Arial" w:cs="Arial"/>
                  <w:sz w:val="22"/>
                  <w:szCs w:val="22"/>
                </w:rPr>
                <w:t>35</w:t>
              </w:r>
            </w:ins>
            <w:del w:id="454" w:author="Krishna Sanaka" w:date="2025-12-24T12:43:00Z" w16du:dateUtc="2025-12-24T17:43:00Z">
              <w:r w:rsidDel="00AC7C7A">
                <w:rPr>
                  <w:rFonts w:ascii="Arial" w:hAnsi="Arial" w:cs="Arial"/>
                  <w:sz w:val="22"/>
                  <w:szCs w:val="22"/>
                </w:rPr>
                <w:delText>27</w:delText>
              </w:r>
            </w:del>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5FAA6004" w:rsidR="006F5ED8" w:rsidRPr="00E702D1" w:rsidRDefault="006F5ED8" w:rsidP="00FD703E">
            <w:pPr>
              <w:rPr>
                <w:rFonts w:ascii="Arial" w:hAnsi="Arial" w:cs="Arial"/>
                <w:sz w:val="22"/>
                <w:szCs w:val="22"/>
              </w:rPr>
            </w:pPr>
            <w:r>
              <w:rPr>
                <w:rFonts w:ascii="Arial" w:hAnsi="Arial" w:cs="Arial"/>
                <w:sz w:val="22"/>
                <w:szCs w:val="22"/>
              </w:rPr>
              <w:t>6.</w:t>
            </w:r>
            <w:ins w:id="455" w:author="Krishna Sanaka" w:date="2025-12-24T14:53:00Z" w16du:dateUtc="2025-12-24T19:53:00Z">
              <w:r w:rsidR="002A4C16">
                <w:rPr>
                  <w:rFonts w:ascii="Arial" w:hAnsi="Arial" w:cs="Arial"/>
                  <w:sz w:val="22"/>
                  <w:szCs w:val="22"/>
                </w:rPr>
                <w:t>99</w:t>
              </w:r>
            </w:ins>
            <w:del w:id="456" w:author="Krishna Sanaka" w:date="2025-12-24T14:53:00Z" w16du:dateUtc="2025-12-24T19:53:00Z">
              <w:r w:rsidDel="002A4C16">
                <w:rPr>
                  <w:rFonts w:ascii="Arial" w:hAnsi="Arial" w:cs="Arial"/>
                  <w:sz w:val="22"/>
                  <w:szCs w:val="22"/>
                </w:rPr>
                <w:delText>17</w:delText>
              </w:r>
            </w:del>
            <w:r>
              <w:rPr>
                <w:rFonts w:ascii="Arial" w:hAnsi="Arial" w:cs="Arial"/>
                <w:sz w:val="22"/>
                <w:szCs w:val="22"/>
              </w:rPr>
              <w:t xml:space="preserve"> (</w:t>
            </w:r>
            <w:del w:id="457" w:author="Krishna Sanaka" w:date="2025-12-24T14:53:00Z" w16du:dateUtc="2025-12-24T19:53:00Z">
              <w:r w:rsidDel="002A4C16">
                <w:rPr>
                  <w:rFonts w:ascii="Arial" w:hAnsi="Arial" w:cs="Arial"/>
                  <w:sz w:val="22"/>
                  <w:szCs w:val="22"/>
                </w:rPr>
                <w:delText>5.32</w:delText>
              </w:r>
            </w:del>
            <w:ins w:id="458" w:author="Krishna Sanaka" w:date="2025-12-24T14:53:00Z" w16du:dateUtc="2025-12-24T19:53:00Z">
              <w:r w:rsidR="002A4C16">
                <w:rPr>
                  <w:rFonts w:ascii="Arial" w:hAnsi="Arial" w:cs="Arial"/>
                  <w:sz w:val="22"/>
                  <w:szCs w:val="22"/>
                </w:rPr>
                <w:t>6.12</w:t>
              </w:r>
            </w:ins>
            <w:r>
              <w:rPr>
                <w:rFonts w:ascii="Arial" w:hAnsi="Arial" w:cs="Arial"/>
                <w:sz w:val="22"/>
                <w:szCs w:val="22"/>
              </w:rPr>
              <w:t>, 7.</w:t>
            </w:r>
            <w:del w:id="459" w:author="Krishna Sanaka" w:date="2025-12-24T14:53:00Z" w16du:dateUtc="2025-12-24T19:53:00Z">
              <w:r w:rsidDel="002A4C16">
                <w:rPr>
                  <w:rFonts w:ascii="Arial" w:hAnsi="Arial" w:cs="Arial"/>
                  <w:sz w:val="22"/>
                  <w:szCs w:val="22"/>
                </w:rPr>
                <w:delText>04</w:delText>
              </w:r>
            </w:del>
            <w:ins w:id="460" w:author="Krishna Sanaka" w:date="2025-12-24T14:53:00Z" w16du:dateUtc="2025-12-24T19:53:00Z">
              <w:r w:rsidR="002A4C16">
                <w:rPr>
                  <w:rFonts w:ascii="Arial" w:hAnsi="Arial" w:cs="Arial"/>
                  <w:sz w:val="22"/>
                  <w:szCs w:val="22"/>
                </w:rPr>
                <w:t>87</w:t>
              </w:r>
            </w:ins>
            <w:r>
              <w:rPr>
                <w:rFonts w:ascii="Arial" w:hAnsi="Arial" w:cs="Arial"/>
                <w:sz w:val="22"/>
                <w:szCs w:val="22"/>
              </w:rPr>
              <w:t>)</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bl>
    <w:p w14:paraId="54A64798" w14:textId="67841629" w:rsidR="004C2CB2" w:rsidDel="00BD5EDF" w:rsidRDefault="00A17BB5" w:rsidP="00FD703E">
      <w:pPr>
        <w:spacing w:after="0" w:line="240" w:lineRule="auto"/>
        <w:rPr>
          <w:ins w:id="461" w:author="Krishna Sanaka" w:date="2025-12-24T14:56:00Z" w16du:dateUtc="2025-12-24T19:56:00Z"/>
          <w:del w:id="462" w:author="Sanaka, Krishna [2]" w:date="2025-12-29T17:49:00Z" w16du:dateUtc="2025-12-29T22:49:00Z"/>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w:t>
      </w:r>
      <w:ins w:id="463" w:author="Krishna Sanaka" w:date="2025-12-24T16:00:00Z" w16du:dateUtc="2025-12-24T21:00:00Z">
        <w:r w:rsidR="00C540DF">
          <w:rPr>
            <w:rFonts w:ascii="Arial" w:hAnsi="Arial" w:cs="Arial"/>
          </w:rPr>
          <w:t xml:space="preserve"> NH = Non-Hispanic;</w:t>
        </w:r>
      </w:ins>
      <w:r w:rsidR="00373DD1">
        <w:rPr>
          <w:rFonts w:ascii="Arial" w:hAnsi="Arial" w:cs="Arial"/>
        </w:rPr>
        <w:t xml:space="preserve"> 95% CI = 95% confidence interval.</w:t>
      </w:r>
    </w:p>
    <w:p w14:paraId="05094975" w14:textId="4B9FFEF5" w:rsidR="009C73EF" w:rsidDel="00BD5EDF" w:rsidRDefault="004C2CB2" w:rsidP="00BD5EDF">
      <w:pPr>
        <w:spacing w:after="0" w:line="240" w:lineRule="auto"/>
        <w:rPr>
          <w:ins w:id="464" w:author="Krishna Sanaka" w:date="2025-12-25T11:29:00Z" w16du:dateUtc="2025-12-25T16:29:00Z"/>
          <w:del w:id="465" w:author="Sanaka, Krishna [2]" w:date="2025-12-29T17:49:00Z" w16du:dateUtc="2025-12-29T22:49:00Z"/>
          <w:rFonts w:ascii="Arial" w:hAnsi="Arial" w:cs="Arial"/>
        </w:rPr>
        <w:pPrChange w:id="466" w:author="Sanaka, Krishna [2]" w:date="2025-12-29T17:49:00Z" w16du:dateUtc="2025-12-29T22:49:00Z">
          <w:pPr/>
        </w:pPrChange>
      </w:pPr>
      <w:ins w:id="467" w:author="Krishna Sanaka" w:date="2025-12-24T14:56:00Z" w16du:dateUtc="2025-12-24T19:56:00Z">
        <w:del w:id="468" w:author="Sanaka, Krishna [2]" w:date="2025-12-29T17:49:00Z" w16du:dateUtc="2025-12-29T22:49:00Z">
          <w:r w:rsidDel="00BD5EDF">
            <w:rPr>
              <w:rFonts w:ascii="Arial" w:hAnsi="Arial" w:cs="Arial"/>
            </w:rPr>
            <w:br w:type="page"/>
          </w:r>
        </w:del>
      </w:ins>
      <w:bookmarkStart w:id="469" w:name="_Hlk217561824"/>
      <w:ins w:id="470" w:author="Krishna Sanaka" w:date="2025-12-25T11:29:00Z" w16du:dateUtc="2025-12-25T16:29:00Z">
        <w:del w:id="471" w:author="Sanaka, Krishna [2]" w:date="2025-12-29T17:49:00Z" w16du:dateUtc="2025-12-29T22:49:00Z">
          <w:r w:rsidR="009C73EF" w:rsidDel="00BD5EDF">
            <w:rPr>
              <w:rFonts w:ascii="Arial" w:hAnsi="Arial" w:cs="Arial"/>
              <w:b/>
              <w:bCs/>
            </w:rPr>
            <w:lastRenderedPageBreak/>
            <w:delText>Supplementary Table 1. Distribution of osteomyelitis-related deaths by age group and comorbidity in 1999 and 2023.</w:delText>
          </w:r>
          <w:bookmarkEnd w:id="469"/>
        </w:del>
      </w:ins>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C73EF" w:rsidDel="00BD5EDF" w14:paraId="6F0B73DF" w14:textId="1D514155" w:rsidTr="005C0842">
        <w:trPr>
          <w:ins w:id="472" w:author="Krishna Sanaka" w:date="2025-12-25T11:29:00Z"/>
          <w:del w:id="473" w:author="Sanaka, Krishna [2]" w:date="2025-12-29T17:49:00Z" w16du:dateUtc="2025-12-29T22:49:00Z"/>
        </w:trPr>
        <w:tc>
          <w:tcPr>
            <w:tcW w:w="1558" w:type="dxa"/>
          </w:tcPr>
          <w:p w14:paraId="5053B2F8" w14:textId="58C9ED1B" w:rsidR="009C73EF" w:rsidRPr="005C0842" w:rsidDel="00BD5EDF" w:rsidRDefault="009C73EF" w:rsidP="00BD5EDF">
            <w:pPr>
              <w:rPr>
                <w:ins w:id="474" w:author="Krishna Sanaka" w:date="2025-12-25T11:29:00Z" w16du:dateUtc="2025-12-25T16:29:00Z"/>
                <w:del w:id="475" w:author="Sanaka, Krishna [2]" w:date="2025-12-29T17:49:00Z" w16du:dateUtc="2025-12-29T22:49:00Z"/>
                <w:rFonts w:ascii="Arial" w:hAnsi="Arial" w:cs="Arial"/>
                <w:b/>
                <w:bCs/>
              </w:rPr>
            </w:pPr>
            <w:ins w:id="476" w:author="Krishna Sanaka" w:date="2025-12-25T11:29:00Z" w16du:dateUtc="2025-12-25T16:29:00Z">
              <w:del w:id="477" w:author="Sanaka, Krishna [2]" w:date="2025-12-29T17:49:00Z" w16du:dateUtc="2025-12-29T22:49:00Z">
                <w:r w:rsidDel="00BD5EDF">
                  <w:rPr>
                    <w:rFonts w:ascii="Arial" w:hAnsi="Arial" w:cs="Arial"/>
                    <w:b/>
                    <w:bCs/>
                  </w:rPr>
                  <w:delText>Age Group</w:delText>
                </w:r>
              </w:del>
            </w:ins>
          </w:p>
        </w:tc>
        <w:tc>
          <w:tcPr>
            <w:tcW w:w="1558" w:type="dxa"/>
          </w:tcPr>
          <w:p w14:paraId="3605A70A" w14:textId="1088AF72" w:rsidR="009C73EF" w:rsidRPr="005C0842" w:rsidDel="00BD5EDF" w:rsidRDefault="009C73EF" w:rsidP="00BD5EDF">
            <w:pPr>
              <w:rPr>
                <w:ins w:id="478" w:author="Krishna Sanaka" w:date="2025-12-25T11:29:00Z" w16du:dateUtc="2025-12-25T16:29:00Z"/>
                <w:del w:id="479" w:author="Sanaka, Krishna [2]" w:date="2025-12-29T17:49:00Z" w16du:dateUtc="2025-12-29T22:49:00Z"/>
                <w:rFonts w:ascii="Arial" w:hAnsi="Arial" w:cs="Arial"/>
                <w:b/>
                <w:bCs/>
              </w:rPr>
            </w:pPr>
            <w:ins w:id="480" w:author="Krishna Sanaka" w:date="2025-12-25T11:29:00Z" w16du:dateUtc="2025-12-25T16:29:00Z">
              <w:del w:id="481" w:author="Sanaka, Krishna [2]" w:date="2025-12-29T17:49:00Z" w16du:dateUtc="2025-12-29T22:49:00Z">
                <w:r w:rsidDel="00BD5EDF">
                  <w:rPr>
                    <w:rFonts w:ascii="Arial" w:hAnsi="Arial" w:cs="Arial"/>
                    <w:b/>
                    <w:bCs/>
                  </w:rPr>
                  <w:delText>Total Deaths</w:delText>
                </w:r>
              </w:del>
            </w:ins>
          </w:p>
        </w:tc>
        <w:tc>
          <w:tcPr>
            <w:tcW w:w="1558" w:type="dxa"/>
          </w:tcPr>
          <w:p w14:paraId="11E60766" w14:textId="559F9239" w:rsidR="009C73EF" w:rsidRPr="005C0842" w:rsidDel="00BD5EDF" w:rsidRDefault="009C73EF" w:rsidP="00BD5EDF">
            <w:pPr>
              <w:rPr>
                <w:ins w:id="482" w:author="Krishna Sanaka" w:date="2025-12-25T11:29:00Z" w16du:dateUtc="2025-12-25T16:29:00Z"/>
                <w:del w:id="483" w:author="Sanaka, Krishna [2]" w:date="2025-12-29T17:49:00Z" w16du:dateUtc="2025-12-29T22:49:00Z"/>
                <w:rFonts w:ascii="Arial" w:hAnsi="Arial" w:cs="Arial"/>
                <w:b/>
                <w:bCs/>
              </w:rPr>
            </w:pPr>
            <w:ins w:id="484" w:author="Krishna Sanaka" w:date="2025-12-25T11:29:00Z" w16du:dateUtc="2025-12-25T16:29:00Z">
              <w:del w:id="485" w:author="Sanaka, Krishna [2]" w:date="2025-12-29T17:49:00Z" w16du:dateUtc="2025-12-29T22:49:00Z">
                <w:r w:rsidDel="00BD5EDF">
                  <w:rPr>
                    <w:rFonts w:ascii="Arial" w:hAnsi="Arial" w:cs="Arial"/>
                    <w:b/>
                    <w:bCs/>
                  </w:rPr>
                  <w:delText>Diabetes</w:delText>
                </w:r>
              </w:del>
            </w:ins>
          </w:p>
        </w:tc>
        <w:tc>
          <w:tcPr>
            <w:tcW w:w="1558" w:type="dxa"/>
          </w:tcPr>
          <w:p w14:paraId="40B68296" w14:textId="191FDC83" w:rsidR="009C73EF" w:rsidRPr="005C0842" w:rsidDel="00BD5EDF" w:rsidRDefault="009C73EF" w:rsidP="00BD5EDF">
            <w:pPr>
              <w:rPr>
                <w:ins w:id="486" w:author="Krishna Sanaka" w:date="2025-12-25T11:29:00Z" w16du:dateUtc="2025-12-25T16:29:00Z"/>
                <w:del w:id="487" w:author="Sanaka, Krishna [2]" w:date="2025-12-29T17:49:00Z" w16du:dateUtc="2025-12-29T22:49:00Z"/>
                <w:rFonts w:ascii="Arial" w:hAnsi="Arial" w:cs="Arial"/>
                <w:b/>
                <w:bCs/>
              </w:rPr>
            </w:pPr>
            <w:ins w:id="488" w:author="Krishna Sanaka" w:date="2025-12-25T11:29:00Z" w16du:dateUtc="2025-12-25T16:29:00Z">
              <w:del w:id="489" w:author="Sanaka, Krishna [2]" w:date="2025-12-29T17:49:00Z" w16du:dateUtc="2025-12-29T22:49:00Z">
                <w:r w:rsidDel="00BD5EDF">
                  <w:rPr>
                    <w:rFonts w:ascii="Arial" w:hAnsi="Arial" w:cs="Arial"/>
                    <w:b/>
                    <w:bCs/>
                  </w:rPr>
                  <w:delText>Peripheral Vascular Disease</w:delText>
                </w:r>
              </w:del>
            </w:ins>
          </w:p>
        </w:tc>
        <w:tc>
          <w:tcPr>
            <w:tcW w:w="1559" w:type="dxa"/>
          </w:tcPr>
          <w:p w14:paraId="34BC869D" w14:textId="2831DFF3" w:rsidR="009C73EF" w:rsidRPr="005C0842" w:rsidDel="00BD5EDF" w:rsidRDefault="009C73EF" w:rsidP="00BD5EDF">
            <w:pPr>
              <w:rPr>
                <w:ins w:id="490" w:author="Krishna Sanaka" w:date="2025-12-25T11:29:00Z" w16du:dateUtc="2025-12-25T16:29:00Z"/>
                <w:del w:id="491" w:author="Sanaka, Krishna [2]" w:date="2025-12-29T17:49:00Z" w16du:dateUtc="2025-12-29T22:49:00Z"/>
                <w:rFonts w:ascii="Arial" w:hAnsi="Arial" w:cs="Arial"/>
                <w:b/>
                <w:bCs/>
              </w:rPr>
            </w:pPr>
            <w:ins w:id="492" w:author="Krishna Sanaka" w:date="2025-12-25T11:29:00Z" w16du:dateUtc="2025-12-25T16:29:00Z">
              <w:del w:id="493" w:author="Sanaka, Krishna [2]" w:date="2025-12-29T17:49:00Z" w16du:dateUtc="2025-12-29T22:49:00Z">
                <w:r w:rsidDel="00BD5EDF">
                  <w:rPr>
                    <w:rFonts w:ascii="Arial" w:hAnsi="Arial" w:cs="Arial"/>
                    <w:b/>
                    <w:bCs/>
                  </w:rPr>
                  <w:delText>Trauma</w:delText>
                </w:r>
              </w:del>
            </w:ins>
          </w:p>
        </w:tc>
        <w:tc>
          <w:tcPr>
            <w:tcW w:w="1559" w:type="dxa"/>
          </w:tcPr>
          <w:p w14:paraId="3F8511DF" w14:textId="0BCEF31C" w:rsidR="009C73EF" w:rsidRPr="005C0842" w:rsidDel="00BD5EDF" w:rsidRDefault="009C73EF" w:rsidP="00BD5EDF">
            <w:pPr>
              <w:rPr>
                <w:ins w:id="494" w:author="Krishna Sanaka" w:date="2025-12-25T11:29:00Z" w16du:dateUtc="2025-12-25T16:29:00Z"/>
                <w:del w:id="495" w:author="Sanaka, Krishna [2]" w:date="2025-12-29T17:49:00Z" w16du:dateUtc="2025-12-29T22:49:00Z"/>
                <w:rFonts w:ascii="Arial" w:hAnsi="Arial" w:cs="Arial"/>
                <w:b/>
                <w:bCs/>
              </w:rPr>
            </w:pPr>
            <w:ins w:id="496" w:author="Krishna Sanaka" w:date="2025-12-25T11:29:00Z" w16du:dateUtc="2025-12-25T16:29:00Z">
              <w:del w:id="497" w:author="Sanaka, Krishna [2]" w:date="2025-12-29T17:49:00Z" w16du:dateUtc="2025-12-29T22:49:00Z">
                <w:r w:rsidDel="00BD5EDF">
                  <w:rPr>
                    <w:rFonts w:ascii="Arial" w:hAnsi="Arial" w:cs="Arial"/>
                    <w:b/>
                    <w:bCs/>
                  </w:rPr>
                  <w:delText>Decubitus Ulcer</w:delText>
                </w:r>
              </w:del>
            </w:ins>
          </w:p>
        </w:tc>
      </w:tr>
      <w:tr w:rsidR="009C73EF" w:rsidDel="00BD5EDF" w14:paraId="4DF20E29" w14:textId="76BD42CE" w:rsidTr="005C0842">
        <w:trPr>
          <w:ins w:id="498" w:author="Krishna Sanaka" w:date="2025-12-25T11:29:00Z"/>
          <w:del w:id="499" w:author="Sanaka, Krishna [2]" w:date="2025-12-29T17:49:00Z" w16du:dateUtc="2025-12-29T22:49:00Z"/>
        </w:trPr>
        <w:tc>
          <w:tcPr>
            <w:tcW w:w="9350" w:type="dxa"/>
            <w:gridSpan w:val="6"/>
          </w:tcPr>
          <w:p w14:paraId="25692661" w14:textId="3A4B5309" w:rsidR="009C73EF" w:rsidDel="00BD5EDF" w:rsidRDefault="009C73EF" w:rsidP="00BD5EDF">
            <w:pPr>
              <w:rPr>
                <w:ins w:id="500" w:author="Krishna Sanaka" w:date="2025-12-25T11:29:00Z" w16du:dateUtc="2025-12-25T16:29:00Z"/>
                <w:del w:id="501" w:author="Sanaka, Krishna [2]" w:date="2025-12-29T17:49:00Z" w16du:dateUtc="2025-12-29T22:49:00Z"/>
                <w:rFonts w:ascii="Arial" w:hAnsi="Arial" w:cs="Arial"/>
              </w:rPr>
            </w:pPr>
            <w:ins w:id="502" w:author="Krishna Sanaka" w:date="2025-12-25T11:29:00Z" w16du:dateUtc="2025-12-25T16:29:00Z">
              <w:del w:id="503" w:author="Sanaka, Krishna [2]" w:date="2025-12-29T17:49:00Z" w16du:dateUtc="2025-12-29T22:49:00Z">
                <w:r w:rsidDel="00BD5EDF">
                  <w:rPr>
                    <w:rFonts w:ascii="Arial" w:hAnsi="Arial" w:cs="Arial"/>
                  </w:rPr>
                  <w:delText>1999</w:delText>
                </w:r>
              </w:del>
            </w:ins>
          </w:p>
        </w:tc>
      </w:tr>
      <w:tr w:rsidR="009C73EF" w:rsidDel="00BD5EDF" w14:paraId="05B103C6" w14:textId="5F9B726D" w:rsidTr="005C0842">
        <w:trPr>
          <w:ins w:id="504" w:author="Krishna Sanaka" w:date="2025-12-25T11:29:00Z"/>
          <w:del w:id="505" w:author="Sanaka, Krishna [2]" w:date="2025-12-29T17:49:00Z" w16du:dateUtc="2025-12-29T22:49:00Z"/>
        </w:trPr>
        <w:tc>
          <w:tcPr>
            <w:tcW w:w="1558" w:type="dxa"/>
          </w:tcPr>
          <w:p w14:paraId="5A161A34" w14:textId="2B6054F0" w:rsidR="009C73EF" w:rsidDel="00BD5EDF" w:rsidRDefault="009C73EF" w:rsidP="00BD5EDF">
            <w:pPr>
              <w:rPr>
                <w:ins w:id="506" w:author="Krishna Sanaka" w:date="2025-12-25T11:29:00Z" w16du:dateUtc="2025-12-25T16:29:00Z"/>
                <w:del w:id="507" w:author="Sanaka, Krishna [2]" w:date="2025-12-29T17:49:00Z" w16du:dateUtc="2025-12-29T22:49:00Z"/>
                <w:rFonts w:ascii="Arial" w:hAnsi="Arial" w:cs="Arial"/>
              </w:rPr>
            </w:pPr>
            <w:ins w:id="508" w:author="Krishna Sanaka" w:date="2025-12-25T11:29:00Z" w16du:dateUtc="2025-12-25T16:29:00Z">
              <w:del w:id="509" w:author="Sanaka, Krishna [2]" w:date="2025-12-29T17:49:00Z" w16du:dateUtc="2025-12-29T22:49:00Z">
                <w:r w:rsidDel="00BD5EDF">
                  <w:rPr>
                    <w:rFonts w:ascii="Arial" w:hAnsi="Arial" w:cs="Arial"/>
                  </w:rPr>
                  <w:delText>15-34</w:delText>
                </w:r>
              </w:del>
            </w:ins>
          </w:p>
        </w:tc>
        <w:tc>
          <w:tcPr>
            <w:tcW w:w="1558" w:type="dxa"/>
          </w:tcPr>
          <w:p w14:paraId="1CF81888" w14:textId="128CE9B1" w:rsidR="009C73EF" w:rsidDel="00BD5EDF" w:rsidRDefault="009C73EF" w:rsidP="00BD5EDF">
            <w:pPr>
              <w:rPr>
                <w:ins w:id="510" w:author="Krishna Sanaka" w:date="2025-12-25T11:29:00Z" w16du:dateUtc="2025-12-25T16:29:00Z"/>
                <w:del w:id="511" w:author="Sanaka, Krishna [2]" w:date="2025-12-29T17:49:00Z" w16du:dateUtc="2025-12-29T22:49:00Z"/>
                <w:rFonts w:ascii="Arial" w:hAnsi="Arial" w:cs="Arial"/>
              </w:rPr>
            </w:pPr>
            <w:ins w:id="512" w:author="Krishna Sanaka" w:date="2025-12-25T11:29:00Z" w16du:dateUtc="2025-12-25T16:29:00Z">
              <w:del w:id="513" w:author="Sanaka, Krishna [2]" w:date="2025-12-29T17:49:00Z" w16du:dateUtc="2025-12-29T22:49:00Z">
                <w:r w:rsidDel="00BD5EDF">
                  <w:rPr>
                    <w:rFonts w:ascii="Arial" w:hAnsi="Arial" w:cs="Arial"/>
                  </w:rPr>
                  <w:delText>17</w:delText>
                </w:r>
              </w:del>
            </w:ins>
          </w:p>
        </w:tc>
        <w:tc>
          <w:tcPr>
            <w:tcW w:w="1558" w:type="dxa"/>
          </w:tcPr>
          <w:p w14:paraId="74D1D280" w14:textId="3E7EFC50" w:rsidR="009C73EF" w:rsidDel="00BD5EDF" w:rsidRDefault="009C73EF" w:rsidP="00BD5EDF">
            <w:pPr>
              <w:rPr>
                <w:ins w:id="514" w:author="Krishna Sanaka" w:date="2025-12-25T11:29:00Z" w16du:dateUtc="2025-12-25T16:29:00Z"/>
                <w:del w:id="515" w:author="Sanaka, Krishna [2]" w:date="2025-12-29T17:49:00Z" w16du:dateUtc="2025-12-29T22:49:00Z"/>
                <w:rFonts w:ascii="Arial" w:hAnsi="Arial" w:cs="Arial"/>
              </w:rPr>
            </w:pPr>
            <w:ins w:id="516" w:author="Krishna Sanaka" w:date="2025-12-25T11:29:00Z" w16du:dateUtc="2025-12-25T16:29:00Z">
              <w:del w:id="517" w:author="Sanaka, Krishna [2]" w:date="2025-12-29T17:49:00Z" w16du:dateUtc="2025-12-29T22:49:00Z">
                <w:r w:rsidDel="00BD5EDF">
                  <w:rPr>
                    <w:rFonts w:ascii="Arial" w:hAnsi="Arial" w:cs="Arial"/>
                  </w:rPr>
                  <w:delText>N/A</w:delText>
                </w:r>
              </w:del>
            </w:ins>
          </w:p>
        </w:tc>
        <w:tc>
          <w:tcPr>
            <w:tcW w:w="1558" w:type="dxa"/>
          </w:tcPr>
          <w:p w14:paraId="30856213" w14:textId="791DA50F" w:rsidR="009C73EF" w:rsidDel="00BD5EDF" w:rsidRDefault="009C73EF" w:rsidP="00BD5EDF">
            <w:pPr>
              <w:rPr>
                <w:ins w:id="518" w:author="Krishna Sanaka" w:date="2025-12-25T11:29:00Z" w16du:dateUtc="2025-12-25T16:29:00Z"/>
                <w:del w:id="519" w:author="Sanaka, Krishna [2]" w:date="2025-12-29T17:49:00Z" w16du:dateUtc="2025-12-29T22:49:00Z"/>
                <w:rFonts w:ascii="Arial" w:hAnsi="Arial" w:cs="Arial"/>
              </w:rPr>
            </w:pPr>
            <w:ins w:id="520" w:author="Krishna Sanaka" w:date="2025-12-25T11:29:00Z" w16du:dateUtc="2025-12-25T16:29:00Z">
              <w:del w:id="521" w:author="Sanaka, Krishna [2]" w:date="2025-12-29T17:49:00Z" w16du:dateUtc="2025-12-29T22:49:00Z">
                <w:r w:rsidDel="00BD5EDF">
                  <w:rPr>
                    <w:rFonts w:ascii="Arial" w:hAnsi="Arial" w:cs="Arial"/>
                  </w:rPr>
                  <w:delText>N/A</w:delText>
                </w:r>
              </w:del>
            </w:ins>
          </w:p>
        </w:tc>
        <w:tc>
          <w:tcPr>
            <w:tcW w:w="1559" w:type="dxa"/>
          </w:tcPr>
          <w:p w14:paraId="08104A33" w14:textId="4A719935" w:rsidR="009C73EF" w:rsidDel="00BD5EDF" w:rsidRDefault="009C73EF" w:rsidP="00BD5EDF">
            <w:pPr>
              <w:rPr>
                <w:ins w:id="522" w:author="Krishna Sanaka" w:date="2025-12-25T11:29:00Z" w16du:dateUtc="2025-12-25T16:29:00Z"/>
                <w:del w:id="523" w:author="Sanaka, Krishna [2]" w:date="2025-12-29T17:49:00Z" w16du:dateUtc="2025-12-29T22:49:00Z"/>
                <w:rFonts w:ascii="Arial" w:hAnsi="Arial" w:cs="Arial"/>
              </w:rPr>
            </w:pPr>
            <w:ins w:id="524" w:author="Krishna Sanaka" w:date="2025-12-25T11:29:00Z" w16du:dateUtc="2025-12-25T16:29:00Z">
              <w:del w:id="525" w:author="Sanaka, Krishna [2]" w:date="2025-12-29T17:49:00Z" w16du:dateUtc="2025-12-29T22:49:00Z">
                <w:r w:rsidDel="00BD5EDF">
                  <w:rPr>
                    <w:rFonts w:ascii="Arial" w:hAnsi="Arial" w:cs="Arial"/>
                  </w:rPr>
                  <w:delText>N/A</w:delText>
                </w:r>
              </w:del>
            </w:ins>
          </w:p>
        </w:tc>
        <w:tc>
          <w:tcPr>
            <w:tcW w:w="1559" w:type="dxa"/>
          </w:tcPr>
          <w:p w14:paraId="73FB2B17" w14:textId="02505A0E" w:rsidR="009C73EF" w:rsidDel="00BD5EDF" w:rsidRDefault="009C73EF" w:rsidP="00BD5EDF">
            <w:pPr>
              <w:rPr>
                <w:ins w:id="526" w:author="Krishna Sanaka" w:date="2025-12-25T11:29:00Z" w16du:dateUtc="2025-12-25T16:29:00Z"/>
                <w:del w:id="527" w:author="Sanaka, Krishna [2]" w:date="2025-12-29T17:49:00Z" w16du:dateUtc="2025-12-29T22:49:00Z"/>
                <w:rFonts w:ascii="Arial" w:hAnsi="Arial" w:cs="Arial"/>
              </w:rPr>
            </w:pPr>
            <w:ins w:id="528" w:author="Krishna Sanaka" w:date="2025-12-25T11:29:00Z" w16du:dateUtc="2025-12-25T16:29:00Z">
              <w:del w:id="529" w:author="Sanaka, Krishna [2]" w:date="2025-12-29T17:49:00Z" w16du:dateUtc="2025-12-29T22:49:00Z">
                <w:r w:rsidDel="00BD5EDF">
                  <w:rPr>
                    <w:rFonts w:ascii="Arial" w:hAnsi="Arial" w:cs="Arial"/>
                  </w:rPr>
                  <w:delText>N/A</w:delText>
                </w:r>
              </w:del>
            </w:ins>
          </w:p>
        </w:tc>
      </w:tr>
      <w:tr w:rsidR="009C73EF" w:rsidDel="00BD5EDF" w14:paraId="2C323571" w14:textId="18E4ED7F" w:rsidTr="005C0842">
        <w:trPr>
          <w:ins w:id="530" w:author="Krishna Sanaka" w:date="2025-12-25T11:29:00Z"/>
          <w:del w:id="531" w:author="Sanaka, Krishna [2]" w:date="2025-12-29T17:49:00Z" w16du:dateUtc="2025-12-29T22:49:00Z"/>
        </w:trPr>
        <w:tc>
          <w:tcPr>
            <w:tcW w:w="1558" w:type="dxa"/>
          </w:tcPr>
          <w:p w14:paraId="72EA847D" w14:textId="2BAE83F1" w:rsidR="009C73EF" w:rsidDel="00BD5EDF" w:rsidRDefault="009C73EF" w:rsidP="00BD5EDF">
            <w:pPr>
              <w:rPr>
                <w:ins w:id="532" w:author="Krishna Sanaka" w:date="2025-12-25T11:29:00Z" w16du:dateUtc="2025-12-25T16:29:00Z"/>
                <w:del w:id="533" w:author="Sanaka, Krishna [2]" w:date="2025-12-29T17:49:00Z" w16du:dateUtc="2025-12-29T22:49:00Z"/>
                <w:rFonts w:ascii="Arial" w:hAnsi="Arial" w:cs="Arial"/>
              </w:rPr>
            </w:pPr>
            <w:ins w:id="534" w:author="Krishna Sanaka" w:date="2025-12-25T11:29:00Z" w16du:dateUtc="2025-12-25T16:29:00Z">
              <w:del w:id="535" w:author="Sanaka, Krishna [2]" w:date="2025-12-29T17:49:00Z" w16du:dateUtc="2025-12-29T22:49:00Z">
                <w:r w:rsidDel="00BD5EDF">
                  <w:rPr>
                    <w:rFonts w:ascii="Arial" w:hAnsi="Arial" w:cs="Arial"/>
                  </w:rPr>
                  <w:delText>35-64</w:delText>
                </w:r>
              </w:del>
            </w:ins>
          </w:p>
        </w:tc>
        <w:tc>
          <w:tcPr>
            <w:tcW w:w="1558" w:type="dxa"/>
          </w:tcPr>
          <w:p w14:paraId="29E9AD24" w14:textId="1E0C7DDE" w:rsidR="009C73EF" w:rsidDel="00BD5EDF" w:rsidRDefault="009C73EF" w:rsidP="00BD5EDF">
            <w:pPr>
              <w:rPr>
                <w:ins w:id="536" w:author="Krishna Sanaka" w:date="2025-12-25T11:29:00Z" w16du:dateUtc="2025-12-25T16:29:00Z"/>
                <w:del w:id="537" w:author="Sanaka, Krishna [2]" w:date="2025-12-29T17:49:00Z" w16du:dateUtc="2025-12-29T22:49:00Z"/>
                <w:rFonts w:ascii="Arial" w:hAnsi="Arial" w:cs="Arial"/>
              </w:rPr>
            </w:pPr>
            <w:ins w:id="538" w:author="Krishna Sanaka" w:date="2025-12-25T11:29:00Z" w16du:dateUtc="2025-12-25T16:29:00Z">
              <w:del w:id="539" w:author="Sanaka, Krishna [2]" w:date="2025-12-29T17:49:00Z" w16du:dateUtc="2025-12-29T22:49:00Z">
                <w:r w:rsidDel="00BD5EDF">
                  <w:rPr>
                    <w:rFonts w:ascii="Arial" w:hAnsi="Arial" w:cs="Arial"/>
                  </w:rPr>
                  <w:delText>439</w:delText>
                </w:r>
              </w:del>
            </w:ins>
          </w:p>
        </w:tc>
        <w:tc>
          <w:tcPr>
            <w:tcW w:w="1558" w:type="dxa"/>
          </w:tcPr>
          <w:p w14:paraId="04A40FFB" w14:textId="16ECF24C" w:rsidR="009C73EF" w:rsidDel="00BD5EDF" w:rsidRDefault="009C73EF" w:rsidP="00BD5EDF">
            <w:pPr>
              <w:rPr>
                <w:ins w:id="540" w:author="Krishna Sanaka" w:date="2025-12-25T11:29:00Z" w16du:dateUtc="2025-12-25T16:29:00Z"/>
                <w:del w:id="541" w:author="Sanaka, Krishna [2]" w:date="2025-12-29T17:49:00Z" w16du:dateUtc="2025-12-29T22:49:00Z"/>
                <w:rFonts w:ascii="Arial" w:hAnsi="Arial" w:cs="Arial"/>
              </w:rPr>
            </w:pPr>
            <w:ins w:id="542" w:author="Krishna Sanaka" w:date="2025-12-25T11:29:00Z" w16du:dateUtc="2025-12-25T16:29:00Z">
              <w:del w:id="543" w:author="Sanaka, Krishna [2]" w:date="2025-12-29T17:49:00Z" w16du:dateUtc="2025-12-29T22:49:00Z">
                <w:r w:rsidDel="00BD5EDF">
                  <w:rPr>
                    <w:rFonts w:ascii="Arial" w:hAnsi="Arial" w:cs="Arial"/>
                  </w:rPr>
                  <w:delText>174 (39.6</w:delText>
                </w:r>
              </w:del>
            </w:ins>
            <w:ins w:id="544" w:author="Krishna Sanaka" w:date="2025-12-25T13:20:00Z" w16du:dateUtc="2025-12-25T18:20:00Z">
              <w:del w:id="545" w:author="Sanaka, Krishna [2]" w:date="2025-12-29T17:49:00Z" w16du:dateUtc="2025-12-29T22:49:00Z">
                <w:r w:rsidR="009470BC" w:rsidDel="00BD5EDF">
                  <w:rPr>
                    <w:rFonts w:ascii="Arial" w:hAnsi="Arial" w:cs="Arial"/>
                  </w:rPr>
                  <w:delText>4</w:delText>
                </w:r>
              </w:del>
            </w:ins>
            <w:ins w:id="546" w:author="Krishna Sanaka" w:date="2025-12-25T11:29:00Z" w16du:dateUtc="2025-12-25T16:29:00Z">
              <w:del w:id="547" w:author="Sanaka, Krishna [2]" w:date="2025-12-29T17:49:00Z" w16du:dateUtc="2025-12-29T22:49:00Z">
                <w:r w:rsidDel="00BD5EDF">
                  <w:rPr>
                    <w:rFonts w:ascii="Arial" w:hAnsi="Arial" w:cs="Arial"/>
                  </w:rPr>
                  <w:delText>%)</w:delText>
                </w:r>
              </w:del>
            </w:ins>
          </w:p>
        </w:tc>
        <w:tc>
          <w:tcPr>
            <w:tcW w:w="1558" w:type="dxa"/>
          </w:tcPr>
          <w:p w14:paraId="2505B1C1" w14:textId="4D6B7C6C" w:rsidR="009C73EF" w:rsidDel="00BD5EDF" w:rsidRDefault="009C73EF" w:rsidP="00BD5EDF">
            <w:pPr>
              <w:rPr>
                <w:ins w:id="548" w:author="Krishna Sanaka" w:date="2025-12-25T11:29:00Z" w16du:dateUtc="2025-12-25T16:29:00Z"/>
                <w:del w:id="549" w:author="Sanaka, Krishna [2]" w:date="2025-12-29T17:49:00Z" w16du:dateUtc="2025-12-29T22:49:00Z"/>
                <w:rFonts w:ascii="Arial" w:hAnsi="Arial" w:cs="Arial"/>
              </w:rPr>
            </w:pPr>
            <w:ins w:id="550" w:author="Krishna Sanaka" w:date="2025-12-25T11:29:00Z" w16du:dateUtc="2025-12-25T16:29:00Z">
              <w:del w:id="551" w:author="Sanaka, Krishna [2]" w:date="2025-12-29T17:49:00Z" w16du:dateUtc="2025-12-29T22:49:00Z">
                <w:r w:rsidDel="00BD5EDF">
                  <w:rPr>
                    <w:rFonts w:ascii="Arial" w:hAnsi="Arial" w:cs="Arial"/>
                  </w:rPr>
                  <w:delText>13 (</w:delText>
                </w:r>
              </w:del>
            </w:ins>
            <w:ins w:id="552" w:author="Krishna Sanaka" w:date="2025-12-25T13:20:00Z" w16du:dateUtc="2025-12-25T18:20:00Z">
              <w:del w:id="553" w:author="Sanaka, Krishna [2]" w:date="2025-12-29T17:49:00Z" w16du:dateUtc="2025-12-29T22:49:00Z">
                <w:r w:rsidR="009470BC" w:rsidDel="00BD5EDF">
                  <w:rPr>
                    <w:rFonts w:ascii="Arial" w:hAnsi="Arial" w:cs="Arial"/>
                  </w:rPr>
                  <w:delText>2.96</w:delText>
                </w:r>
              </w:del>
            </w:ins>
            <w:ins w:id="554" w:author="Krishna Sanaka" w:date="2025-12-25T11:29:00Z" w16du:dateUtc="2025-12-25T16:29:00Z">
              <w:del w:id="555" w:author="Sanaka, Krishna [2]" w:date="2025-12-29T17:49:00Z" w16du:dateUtc="2025-12-29T22:49:00Z">
                <w:r w:rsidDel="00BD5EDF">
                  <w:rPr>
                    <w:rFonts w:ascii="Arial" w:hAnsi="Arial" w:cs="Arial"/>
                  </w:rPr>
                  <w:delText>%)</w:delText>
                </w:r>
              </w:del>
            </w:ins>
          </w:p>
        </w:tc>
        <w:tc>
          <w:tcPr>
            <w:tcW w:w="1559" w:type="dxa"/>
          </w:tcPr>
          <w:p w14:paraId="6680FAF9" w14:textId="4B589BD4" w:rsidR="009C73EF" w:rsidDel="00BD5EDF" w:rsidRDefault="009C73EF" w:rsidP="00BD5EDF">
            <w:pPr>
              <w:rPr>
                <w:ins w:id="556" w:author="Krishna Sanaka" w:date="2025-12-25T11:29:00Z" w16du:dateUtc="2025-12-25T16:29:00Z"/>
                <w:del w:id="557" w:author="Sanaka, Krishna [2]" w:date="2025-12-29T17:49:00Z" w16du:dateUtc="2025-12-29T22:49:00Z"/>
                <w:rFonts w:ascii="Arial" w:hAnsi="Arial" w:cs="Arial"/>
              </w:rPr>
            </w:pPr>
            <w:ins w:id="558" w:author="Krishna Sanaka" w:date="2025-12-25T11:29:00Z" w16du:dateUtc="2025-12-25T16:29:00Z">
              <w:del w:id="559" w:author="Sanaka, Krishna [2]" w:date="2025-12-29T17:49:00Z" w16du:dateUtc="2025-12-29T22:49:00Z">
                <w:r w:rsidDel="00BD5EDF">
                  <w:rPr>
                    <w:rFonts w:ascii="Arial" w:hAnsi="Arial" w:cs="Arial"/>
                  </w:rPr>
                  <w:delText>16* (3.</w:delText>
                </w:r>
              </w:del>
            </w:ins>
            <w:ins w:id="560" w:author="Krishna Sanaka" w:date="2025-12-25T13:20:00Z" w16du:dateUtc="2025-12-25T18:20:00Z">
              <w:del w:id="561" w:author="Sanaka, Krishna [2]" w:date="2025-12-29T17:49:00Z" w16du:dateUtc="2025-12-29T22:49:00Z">
                <w:r w:rsidR="009470BC" w:rsidDel="00BD5EDF">
                  <w:rPr>
                    <w:rFonts w:ascii="Arial" w:hAnsi="Arial" w:cs="Arial"/>
                  </w:rPr>
                  <w:delText>65</w:delText>
                </w:r>
              </w:del>
            </w:ins>
            <w:ins w:id="562" w:author="Krishna Sanaka" w:date="2025-12-25T11:29:00Z" w16du:dateUtc="2025-12-25T16:29:00Z">
              <w:del w:id="563" w:author="Sanaka, Krishna [2]" w:date="2025-12-29T17:49:00Z" w16du:dateUtc="2025-12-29T22:49:00Z">
                <w:r w:rsidDel="00BD5EDF">
                  <w:rPr>
                    <w:rFonts w:ascii="Arial" w:hAnsi="Arial" w:cs="Arial"/>
                  </w:rPr>
                  <w:delText>%)</w:delText>
                </w:r>
              </w:del>
            </w:ins>
          </w:p>
        </w:tc>
        <w:tc>
          <w:tcPr>
            <w:tcW w:w="1559" w:type="dxa"/>
          </w:tcPr>
          <w:p w14:paraId="7D2915B1" w14:textId="5F1A8ECB" w:rsidR="009C73EF" w:rsidDel="00BD5EDF" w:rsidRDefault="009C73EF" w:rsidP="00BD5EDF">
            <w:pPr>
              <w:rPr>
                <w:ins w:id="564" w:author="Krishna Sanaka" w:date="2025-12-25T11:29:00Z" w16du:dateUtc="2025-12-25T16:29:00Z"/>
                <w:del w:id="565" w:author="Sanaka, Krishna [2]" w:date="2025-12-29T17:49:00Z" w16du:dateUtc="2025-12-29T22:49:00Z"/>
                <w:rFonts w:ascii="Arial" w:hAnsi="Arial" w:cs="Arial"/>
              </w:rPr>
            </w:pPr>
            <w:ins w:id="566" w:author="Krishna Sanaka" w:date="2025-12-25T11:29:00Z" w16du:dateUtc="2025-12-25T16:29:00Z">
              <w:del w:id="567" w:author="Sanaka, Krishna [2]" w:date="2025-12-29T17:49:00Z" w16du:dateUtc="2025-12-29T22:49:00Z">
                <w:r w:rsidDel="00BD5EDF">
                  <w:rPr>
                    <w:rFonts w:ascii="Arial" w:hAnsi="Arial" w:cs="Arial"/>
                  </w:rPr>
                  <w:delText>35 (</w:delText>
                </w:r>
              </w:del>
            </w:ins>
            <w:ins w:id="568" w:author="Krishna Sanaka" w:date="2025-12-25T13:20:00Z" w16du:dateUtc="2025-12-25T18:20:00Z">
              <w:del w:id="569" w:author="Sanaka, Krishna [2]" w:date="2025-12-29T17:49:00Z" w16du:dateUtc="2025-12-29T22:49:00Z">
                <w:r w:rsidR="009470BC" w:rsidDel="00BD5EDF">
                  <w:rPr>
                    <w:rFonts w:ascii="Arial" w:hAnsi="Arial" w:cs="Arial"/>
                  </w:rPr>
                  <w:delText>7.97</w:delText>
                </w:r>
              </w:del>
            </w:ins>
            <w:ins w:id="570" w:author="Krishna Sanaka" w:date="2025-12-25T11:29:00Z" w16du:dateUtc="2025-12-25T16:29:00Z">
              <w:del w:id="571" w:author="Sanaka, Krishna [2]" w:date="2025-12-29T17:49:00Z" w16du:dateUtc="2025-12-29T22:49:00Z">
                <w:r w:rsidDel="00BD5EDF">
                  <w:rPr>
                    <w:rFonts w:ascii="Arial" w:hAnsi="Arial" w:cs="Arial"/>
                  </w:rPr>
                  <w:delText>%)</w:delText>
                </w:r>
              </w:del>
            </w:ins>
          </w:p>
        </w:tc>
      </w:tr>
      <w:tr w:rsidR="009C73EF" w:rsidDel="00BD5EDF" w14:paraId="62397DB5" w14:textId="094F59AB" w:rsidTr="005C0842">
        <w:trPr>
          <w:ins w:id="572" w:author="Krishna Sanaka" w:date="2025-12-25T11:29:00Z"/>
          <w:del w:id="573" w:author="Sanaka, Krishna [2]" w:date="2025-12-29T17:49:00Z" w16du:dateUtc="2025-12-29T22:49:00Z"/>
        </w:trPr>
        <w:tc>
          <w:tcPr>
            <w:tcW w:w="1558" w:type="dxa"/>
          </w:tcPr>
          <w:p w14:paraId="1D38F98F" w14:textId="0E498F85" w:rsidR="009C73EF" w:rsidDel="00BD5EDF" w:rsidRDefault="009C73EF" w:rsidP="00BD5EDF">
            <w:pPr>
              <w:rPr>
                <w:ins w:id="574" w:author="Krishna Sanaka" w:date="2025-12-25T11:29:00Z" w16du:dateUtc="2025-12-25T16:29:00Z"/>
                <w:del w:id="575" w:author="Sanaka, Krishna [2]" w:date="2025-12-29T17:49:00Z" w16du:dateUtc="2025-12-29T22:49:00Z"/>
                <w:rFonts w:ascii="Arial" w:hAnsi="Arial" w:cs="Arial"/>
              </w:rPr>
            </w:pPr>
            <w:ins w:id="576" w:author="Krishna Sanaka" w:date="2025-12-25T11:29:00Z" w16du:dateUtc="2025-12-25T16:29:00Z">
              <w:del w:id="577" w:author="Sanaka, Krishna [2]" w:date="2025-12-29T17:49:00Z" w16du:dateUtc="2025-12-29T22:49:00Z">
                <w:r w:rsidDel="00BD5EDF">
                  <w:rPr>
                    <w:rFonts w:ascii="Arial" w:hAnsi="Arial" w:cs="Arial"/>
                  </w:rPr>
                  <w:delText>65+</w:delText>
                </w:r>
              </w:del>
            </w:ins>
          </w:p>
        </w:tc>
        <w:tc>
          <w:tcPr>
            <w:tcW w:w="1558" w:type="dxa"/>
          </w:tcPr>
          <w:p w14:paraId="2DCA9DB2" w14:textId="056DFF5A" w:rsidR="009C73EF" w:rsidDel="00BD5EDF" w:rsidRDefault="009C73EF" w:rsidP="00BD5EDF">
            <w:pPr>
              <w:rPr>
                <w:ins w:id="578" w:author="Krishna Sanaka" w:date="2025-12-25T11:29:00Z" w16du:dateUtc="2025-12-25T16:29:00Z"/>
                <w:del w:id="579" w:author="Sanaka, Krishna [2]" w:date="2025-12-29T17:49:00Z" w16du:dateUtc="2025-12-29T22:49:00Z"/>
                <w:rFonts w:ascii="Arial" w:hAnsi="Arial" w:cs="Arial"/>
              </w:rPr>
            </w:pPr>
            <w:ins w:id="580" w:author="Krishna Sanaka" w:date="2025-12-25T11:29:00Z" w16du:dateUtc="2025-12-25T16:29:00Z">
              <w:del w:id="581" w:author="Sanaka, Krishna [2]" w:date="2025-12-29T17:49:00Z" w16du:dateUtc="2025-12-29T22:49:00Z">
                <w:r w:rsidDel="00BD5EDF">
                  <w:rPr>
                    <w:rFonts w:ascii="Arial" w:hAnsi="Arial" w:cs="Arial"/>
                  </w:rPr>
                  <w:delText>2,183</w:delText>
                </w:r>
              </w:del>
            </w:ins>
          </w:p>
        </w:tc>
        <w:tc>
          <w:tcPr>
            <w:tcW w:w="1558" w:type="dxa"/>
          </w:tcPr>
          <w:p w14:paraId="511078B9" w14:textId="6F1FF770" w:rsidR="009C73EF" w:rsidDel="00BD5EDF" w:rsidRDefault="009C73EF" w:rsidP="00BD5EDF">
            <w:pPr>
              <w:rPr>
                <w:ins w:id="582" w:author="Krishna Sanaka" w:date="2025-12-25T11:29:00Z" w16du:dateUtc="2025-12-25T16:29:00Z"/>
                <w:del w:id="583" w:author="Sanaka, Krishna [2]" w:date="2025-12-29T17:49:00Z" w16du:dateUtc="2025-12-29T22:49:00Z"/>
                <w:rFonts w:ascii="Arial" w:hAnsi="Arial" w:cs="Arial"/>
              </w:rPr>
            </w:pPr>
            <w:ins w:id="584" w:author="Krishna Sanaka" w:date="2025-12-25T11:29:00Z" w16du:dateUtc="2025-12-25T16:29:00Z">
              <w:del w:id="585" w:author="Sanaka, Krishna [2]" w:date="2025-12-29T17:49:00Z" w16du:dateUtc="2025-12-29T22:49:00Z">
                <w:r w:rsidDel="00BD5EDF">
                  <w:rPr>
                    <w:rFonts w:ascii="Arial" w:hAnsi="Arial" w:cs="Arial"/>
                  </w:rPr>
                  <w:delText>696 (31.</w:delText>
                </w:r>
              </w:del>
            </w:ins>
            <w:ins w:id="586" w:author="Krishna Sanaka" w:date="2025-12-25T13:20:00Z" w16du:dateUtc="2025-12-25T18:20:00Z">
              <w:del w:id="587" w:author="Sanaka, Krishna [2]" w:date="2025-12-29T17:49:00Z" w16du:dateUtc="2025-12-29T22:49:00Z">
                <w:r w:rsidR="009470BC" w:rsidDel="00BD5EDF">
                  <w:rPr>
                    <w:rFonts w:ascii="Arial" w:hAnsi="Arial" w:cs="Arial"/>
                  </w:rPr>
                  <w:delText>8</w:delText>
                </w:r>
              </w:del>
            </w:ins>
            <w:ins w:id="588" w:author="Krishna Sanaka" w:date="2025-12-25T11:29:00Z" w16du:dateUtc="2025-12-25T16:29:00Z">
              <w:del w:id="589" w:author="Sanaka, Krishna [2]" w:date="2025-12-29T17:49:00Z" w16du:dateUtc="2025-12-29T22:49:00Z">
                <w:r w:rsidDel="00BD5EDF">
                  <w:rPr>
                    <w:rFonts w:ascii="Arial" w:hAnsi="Arial" w:cs="Arial"/>
                  </w:rPr>
                  <w:delText>9%)</w:delText>
                </w:r>
              </w:del>
            </w:ins>
          </w:p>
        </w:tc>
        <w:tc>
          <w:tcPr>
            <w:tcW w:w="1558" w:type="dxa"/>
          </w:tcPr>
          <w:p w14:paraId="7FF440D9" w14:textId="0F02B54D" w:rsidR="009C73EF" w:rsidDel="00BD5EDF" w:rsidRDefault="009C73EF" w:rsidP="00BD5EDF">
            <w:pPr>
              <w:rPr>
                <w:ins w:id="590" w:author="Krishna Sanaka" w:date="2025-12-25T11:29:00Z" w16du:dateUtc="2025-12-25T16:29:00Z"/>
                <w:del w:id="591" w:author="Sanaka, Krishna [2]" w:date="2025-12-29T17:49:00Z" w16du:dateUtc="2025-12-29T22:49:00Z"/>
                <w:rFonts w:ascii="Arial" w:hAnsi="Arial" w:cs="Arial"/>
              </w:rPr>
            </w:pPr>
            <w:ins w:id="592" w:author="Krishna Sanaka" w:date="2025-12-25T11:29:00Z" w16du:dateUtc="2025-12-25T16:29:00Z">
              <w:del w:id="593" w:author="Sanaka, Krishna [2]" w:date="2025-12-29T17:49:00Z" w16du:dateUtc="2025-12-29T22:49:00Z">
                <w:r w:rsidDel="00BD5EDF">
                  <w:rPr>
                    <w:rFonts w:ascii="Arial" w:hAnsi="Arial" w:cs="Arial"/>
                  </w:rPr>
                  <w:delText>163 (7.</w:delText>
                </w:r>
              </w:del>
            </w:ins>
            <w:ins w:id="594" w:author="Krishna Sanaka" w:date="2025-12-25T13:20:00Z" w16du:dateUtc="2025-12-25T18:20:00Z">
              <w:del w:id="595" w:author="Sanaka, Krishna [2]" w:date="2025-12-29T17:49:00Z" w16du:dateUtc="2025-12-29T22:49:00Z">
                <w:r w:rsidR="009470BC" w:rsidDel="00BD5EDF">
                  <w:rPr>
                    <w:rFonts w:ascii="Arial" w:hAnsi="Arial" w:cs="Arial"/>
                  </w:rPr>
                  <w:delText>47</w:delText>
                </w:r>
              </w:del>
            </w:ins>
            <w:ins w:id="596" w:author="Krishna Sanaka" w:date="2025-12-25T11:29:00Z" w16du:dateUtc="2025-12-25T16:29:00Z">
              <w:del w:id="597" w:author="Sanaka, Krishna [2]" w:date="2025-12-29T17:49:00Z" w16du:dateUtc="2025-12-29T22:49:00Z">
                <w:r w:rsidDel="00BD5EDF">
                  <w:rPr>
                    <w:rFonts w:ascii="Arial" w:hAnsi="Arial" w:cs="Arial"/>
                  </w:rPr>
                  <w:delText>%)</w:delText>
                </w:r>
              </w:del>
            </w:ins>
          </w:p>
        </w:tc>
        <w:tc>
          <w:tcPr>
            <w:tcW w:w="1559" w:type="dxa"/>
          </w:tcPr>
          <w:p w14:paraId="5868B765" w14:textId="1D6120E6" w:rsidR="009C73EF" w:rsidDel="00BD5EDF" w:rsidRDefault="009C73EF" w:rsidP="00BD5EDF">
            <w:pPr>
              <w:rPr>
                <w:ins w:id="598" w:author="Krishna Sanaka" w:date="2025-12-25T11:29:00Z" w16du:dateUtc="2025-12-25T16:29:00Z"/>
                <w:del w:id="599" w:author="Sanaka, Krishna [2]" w:date="2025-12-29T17:49:00Z" w16du:dateUtc="2025-12-29T22:49:00Z"/>
                <w:rFonts w:ascii="Arial" w:hAnsi="Arial" w:cs="Arial"/>
              </w:rPr>
            </w:pPr>
            <w:ins w:id="600" w:author="Krishna Sanaka" w:date="2025-12-25T11:29:00Z" w16du:dateUtc="2025-12-25T16:29:00Z">
              <w:del w:id="601" w:author="Sanaka, Krishna [2]" w:date="2025-12-29T17:49:00Z" w16du:dateUtc="2025-12-29T22:49:00Z">
                <w:r w:rsidDel="00BD5EDF">
                  <w:rPr>
                    <w:rFonts w:ascii="Arial" w:hAnsi="Arial" w:cs="Arial"/>
                  </w:rPr>
                  <w:delText>47 (2.</w:delText>
                </w:r>
              </w:del>
            </w:ins>
            <w:ins w:id="602" w:author="Krishna Sanaka" w:date="2025-12-25T13:20:00Z" w16du:dateUtc="2025-12-25T18:20:00Z">
              <w:del w:id="603" w:author="Sanaka, Krishna [2]" w:date="2025-12-29T17:49:00Z" w16du:dateUtc="2025-12-29T22:49:00Z">
                <w:r w:rsidR="009470BC" w:rsidDel="00BD5EDF">
                  <w:rPr>
                    <w:rFonts w:ascii="Arial" w:hAnsi="Arial" w:cs="Arial"/>
                  </w:rPr>
                  <w:delText>15</w:delText>
                </w:r>
              </w:del>
            </w:ins>
            <w:ins w:id="604" w:author="Krishna Sanaka" w:date="2025-12-25T11:29:00Z" w16du:dateUtc="2025-12-25T16:29:00Z">
              <w:del w:id="605" w:author="Sanaka, Krishna [2]" w:date="2025-12-29T17:49:00Z" w16du:dateUtc="2025-12-29T22:49:00Z">
                <w:r w:rsidDel="00BD5EDF">
                  <w:rPr>
                    <w:rFonts w:ascii="Arial" w:hAnsi="Arial" w:cs="Arial"/>
                  </w:rPr>
                  <w:delText>%)</w:delText>
                </w:r>
              </w:del>
            </w:ins>
          </w:p>
        </w:tc>
        <w:tc>
          <w:tcPr>
            <w:tcW w:w="1559" w:type="dxa"/>
          </w:tcPr>
          <w:p w14:paraId="4450938E" w14:textId="03810FFF" w:rsidR="009C73EF" w:rsidDel="00BD5EDF" w:rsidRDefault="009C73EF" w:rsidP="00BD5EDF">
            <w:pPr>
              <w:rPr>
                <w:ins w:id="606" w:author="Krishna Sanaka" w:date="2025-12-25T11:29:00Z" w16du:dateUtc="2025-12-25T16:29:00Z"/>
                <w:del w:id="607" w:author="Sanaka, Krishna [2]" w:date="2025-12-29T17:49:00Z" w16du:dateUtc="2025-12-29T22:49:00Z"/>
                <w:rFonts w:ascii="Arial" w:hAnsi="Arial" w:cs="Arial"/>
              </w:rPr>
            </w:pPr>
            <w:ins w:id="608" w:author="Krishna Sanaka" w:date="2025-12-25T11:29:00Z" w16du:dateUtc="2025-12-25T16:29:00Z">
              <w:del w:id="609" w:author="Sanaka, Krishna [2]" w:date="2025-12-29T17:49:00Z" w16du:dateUtc="2025-12-29T22:49:00Z">
                <w:r w:rsidDel="00BD5EDF">
                  <w:rPr>
                    <w:rFonts w:ascii="Arial" w:hAnsi="Arial" w:cs="Arial"/>
                  </w:rPr>
                  <w:delText>169 (7.7</w:delText>
                </w:r>
              </w:del>
            </w:ins>
            <w:ins w:id="610" w:author="Krishna Sanaka" w:date="2025-12-25T13:20:00Z" w16du:dateUtc="2025-12-25T18:20:00Z">
              <w:del w:id="611" w:author="Sanaka, Krishna [2]" w:date="2025-12-29T17:49:00Z" w16du:dateUtc="2025-12-29T22:49:00Z">
                <w:r w:rsidR="009470BC" w:rsidDel="00BD5EDF">
                  <w:rPr>
                    <w:rFonts w:ascii="Arial" w:hAnsi="Arial" w:cs="Arial"/>
                  </w:rPr>
                  <w:delText>4</w:delText>
                </w:r>
              </w:del>
            </w:ins>
            <w:ins w:id="612" w:author="Krishna Sanaka" w:date="2025-12-25T11:29:00Z" w16du:dateUtc="2025-12-25T16:29:00Z">
              <w:del w:id="613" w:author="Sanaka, Krishna [2]" w:date="2025-12-29T17:49:00Z" w16du:dateUtc="2025-12-29T22:49:00Z">
                <w:r w:rsidDel="00BD5EDF">
                  <w:rPr>
                    <w:rFonts w:ascii="Arial" w:hAnsi="Arial" w:cs="Arial"/>
                  </w:rPr>
                  <w:delText>%)</w:delText>
                </w:r>
              </w:del>
            </w:ins>
          </w:p>
        </w:tc>
      </w:tr>
      <w:tr w:rsidR="009C73EF" w:rsidDel="00BD5EDF" w14:paraId="3FB6FD17" w14:textId="08A94BD8" w:rsidTr="005C0842">
        <w:trPr>
          <w:ins w:id="614" w:author="Krishna Sanaka" w:date="2025-12-25T11:29:00Z"/>
          <w:del w:id="615" w:author="Sanaka, Krishna [2]" w:date="2025-12-29T17:49:00Z" w16du:dateUtc="2025-12-29T22:49:00Z"/>
        </w:trPr>
        <w:tc>
          <w:tcPr>
            <w:tcW w:w="9350" w:type="dxa"/>
            <w:gridSpan w:val="6"/>
          </w:tcPr>
          <w:p w14:paraId="529881C3" w14:textId="75DF0AAB" w:rsidR="009C73EF" w:rsidDel="00BD5EDF" w:rsidRDefault="009C73EF" w:rsidP="00BD5EDF">
            <w:pPr>
              <w:rPr>
                <w:ins w:id="616" w:author="Krishna Sanaka" w:date="2025-12-25T11:29:00Z" w16du:dateUtc="2025-12-25T16:29:00Z"/>
                <w:del w:id="617" w:author="Sanaka, Krishna [2]" w:date="2025-12-29T17:49:00Z" w16du:dateUtc="2025-12-29T22:49:00Z"/>
                <w:rFonts w:ascii="Arial" w:hAnsi="Arial" w:cs="Arial"/>
              </w:rPr>
            </w:pPr>
            <w:ins w:id="618" w:author="Krishna Sanaka" w:date="2025-12-25T11:29:00Z" w16du:dateUtc="2025-12-25T16:29:00Z">
              <w:del w:id="619" w:author="Sanaka, Krishna [2]" w:date="2025-12-29T17:49:00Z" w16du:dateUtc="2025-12-29T22:49:00Z">
                <w:r w:rsidDel="00BD5EDF">
                  <w:rPr>
                    <w:rFonts w:ascii="Arial" w:hAnsi="Arial" w:cs="Arial"/>
                  </w:rPr>
                  <w:delText>2023</w:delText>
                </w:r>
              </w:del>
            </w:ins>
          </w:p>
        </w:tc>
      </w:tr>
      <w:tr w:rsidR="009C73EF" w:rsidDel="00BD5EDF" w14:paraId="3C50EA36" w14:textId="451790CA" w:rsidTr="005C0842">
        <w:trPr>
          <w:ins w:id="620" w:author="Krishna Sanaka" w:date="2025-12-25T11:29:00Z"/>
          <w:del w:id="621" w:author="Sanaka, Krishna [2]" w:date="2025-12-29T17:49:00Z" w16du:dateUtc="2025-12-29T22:49:00Z"/>
        </w:trPr>
        <w:tc>
          <w:tcPr>
            <w:tcW w:w="1558" w:type="dxa"/>
          </w:tcPr>
          <w:p w14:paraId="6A1840BB" w14:textId="688C6F27" w:rsidR="009C73EF" w:rsidDel="00BD5EDF" w:rsidRDefault="009C73EF" w:rsidP="00BD5EDF">
            <w:pPr>
              <w:rPr>
                <w:ins w:id="622" w:author="Krishna Sanaka" w:date="2025-12-25T11:29:00Z" w16du:dateUtc="2025-12-25T16:29:00Z"/>
                <w:del w:id="623" w:author="Sanaka, Krishna [2]" w:date="2025-12-29T17:49:00Z" w16du:dateUtc="2025-12-29T22:49:00Z"/>
                <w:rFonts w:ascii="Arial" w:hAnsi="Arial" w:cs="Arial"/>
              </w:rPr>
            </w:pPr>
            <w:ins w:id="624" w:author="Krishna Sanaka" w:date="2025-12-25T11:29:00Z" w16du:dateUtc="2025-12-25T16:29:00Z">
              <w:del w:id="625" w:author="Sanaka, Krishna [2]" w:date="2025-12-29T17:49:00Z" w16du:dateUtc="2025-12-29T22:49:00Z">
                <w:r w:rsidDel="00BD5EDF">
                  <w:rPr>
                    <w:rFonts w:ascii="Arial" w:hAnsi="Arial" w:cs="Arial"/>
                  </w:rPr>
                  <w:delText>15-34</w:delText>
                </w:r>
              </w:del>
            </w:ins>
          </w:p>
        </w:tc>
        <w:tc>
          <w:tcPr>
            <w:tcW w:w="1558" w:type="dxa"/>
          </w:tcPr>
          <w:p w14:paraId="3F783CEC" w14:textId="51DDB152" w:rsidR="009C73EF" w:rsidDel="00BD5EDF" w:rsidRDefault="009C73EF" w:rsidP="00BD5EDF">
            <w:pPr>
              <w:rPr>
                <w:ins w:id="626" w:author="Krishna Sanaka" w:date="2025-12-25T11:29:00Z" w16du:dateUtc="2025-12-25T16:29:00Z"/>
                <w:del w:id="627" w:author="Sanaka, Krishna [2]" w:date="2025-12-29T17:49:00Z" w16du:dateUtc="2025-12-29T22:49:00Z"/>
                <w:rFonts w:ascii="Arial" w:hAnsi="Arial" w:cs="Arial"/>
              </w:rPr>
            </w:pPr>
            <w:ins w:id="628" w:author="Krishna Sanaka" w:date="2025-12-25T11:29:00Z" w16du:dateUtc="2025-12-25T16:29:00Z">
              <w:del w:id="629" w:author="Sanaka, Krishna [2]" w:date="2025-12-29T17:49:00Z" w16du:dateUtc="2025-12-29T22:49:00Z">
                <w:r w:rsidDel="00BD5EDF">
                  <w:rPr>
                    <w:rFonts w:ascii="Arial" w:hAnsi="Arial" w:cs="Arial"/>
                  </w:rPr>
                  <w:delText>79</w:delText>
                </w:r>
              </w:del>
            </w:ins>
          </w:p>
        </w:tc>
        <w:tc>
          <w:tcPr>
            <w:tcW w:w="1558" w:type="dxa"/>
          </w:tcPr>
          <w:p w14:paraId="02C5EE4C" w14:textId="626482F2" w:rsidR="009C73EF" w:rsidDel="00BD5EDF" w:rsidRDefault="009C73EF" w:rsidP="00BD5EDF">
            <w:pPr>
              <w:rPr>
                <w:ins w:id="630" w:author="Krishna Sanaka" w:date="2025-12-25T11:29:00Z" w16du:dateUtc="2025-12-25T16:29:00Z"/>
                <w:del w:id="631" w:author="Sanaka, Krishna [2]" w:date="2025-12-29T17:49:00Z" w16du:dateUtc="2025-12-29T22:49:00Z"/>
                <w:rFonts w:ascii="Arial" w:hAnsi="Arial" w:cs="Arial"/>
              </w:rPr>
            </w:pPr>
            <w:ins w:id="632" w:author="Krishna Sanaka" w:date="2025-12-25T11:29:00Z" w16du:dateUtc="2025-12-25T16:29:00Z">
              <w:del w:id="633" w:author="Sanaka, Krishna [2]" w:date="2025-12-29T17:49:00Z" w16du:dateUtc="2025-12-29T22:49:00Z">
                <w:r w:rsidDel="00BD5EDF">
                  <w:rPr>
                    <w:rFonts w:ascii="Arial" w:hAnsi="Arial" w:cs="Arial"/>
                  </w:rPr>
                  <w:delText>12 (15.</w:delText>
                </w:r>
              </w:del>
            </w:ins>
            <w:ins w:id="634" w:author="Krishna Sanaka" w:date="2025-12-25T13:20:00Z" w16du:dateUtc="2025-12-25T18:20:00Z">
              <w:del w:id="635" w:author="Sanaka, Krishna [2]" w:date="2025-12-29T17:49:00Z" w16du:dateUtc="2025-12-29T22:49:00Z">
                <w:r w:rsidR="009470BC" w:rsidDel="00BD5EDF">
                  <w:rPr>
                    <w:rFonts w:ascii="Arial" w:hAnsi="Arial" w:cs="Arial"/>
                  </w:rPr>
                  <w:delText>19</w:delText>
                </w:r>
              </w:del>
            </w:ins>
            <w:ins w:id="636" w:author="Krishna Sanaka" w:date="2025-12-25T11:29:00Z" w16du:dateUtc="2025-12-25T16:29:00Z">
              <w:del w:id="637" w:author="Sanaka, Krishna [2]" w:date="2025-12-29T17:49:00Z" w16du:dateUtc="2025-12-29T22:49:00Z">
                <w:r w:rsidDel="00BD5EDF">
                  <w:rPr>
                    <w:rFonts w:ascii="Arial" w:hAnsi="Arial" w:cs="Arial"/>
                  </w:rPr>
                  <w:delText>%)</w:delText>
                </w:r>
              </w:del>
            </w:ins>
          </w:p>
        </w:tc>
        <w:tc>
          <w:tcPr>
            <w:tcW w:w="1558" w:type="dxa"/>
          </w:tcPr>
          <w:p w14:paraId="7E5394CD" w14:textId="3CC56FA9" w:rsidR="009C73EF" w:rsidDel="00BD5EDF" w:rsidRDefault="009C73EF" w:rsidP="00BD5EDF">
            <w:pPr>
              <w:rPr>
                <w:ins w:id="638" w:author="Krishna Sanaka" w:date="2025-12-25T11:29:00Z" w16du:dateUtc="2025-12-25T16:29:00Z"/>
                <w:del w:id="639" w:author="Sanaka, Krishna [2]" w:date="2025-12-29T17:49:00Z" w16du:dateUtc="2025-12-29T22:49:00Z"/>
                <w:rFonts w:ascii="Arial" w:hAnsi="Arial" w:cs="Arial"/>
              </w:rPr>
            </w:pPr>
            <w:ins w:id="640" w:author="Krishna Sanaka" w:date="2025-12-25T11:29:00Z" w16du:dateUtc="2025-12-25T16:29:00Z">
              <w:del w:id="641" w:author="Sanaka, Krishna [2]" w:date="2025-12-29T17:49:00Z" w16du:dateUtc="2025-12-29T22:49:00Z">
                <w:r w:rsidDel="00BD5EDF">
                  <w:rPr>
                    <w:rFonts w:ascii="Arial" w:hAnsi="Arial" w:cs="Arial"/>
                  </w:rPr>
                  <w:delText>N/A</w:delText>
                </w:r>
              </w:del>
            </w:ins>
          </w:p>
        </w:tc>
        <w:tc>
          <w:tcPr>
            <w:tcW w:w="1559" w:type="dxa"/>
          </w:tcPr>
          <w:p w14:paraId="67806958" w14:textId="6C9C5AD9" w:rsidR="009C73EF" w:rsidDel="00BD5EDF" w:rsidRDefault="009C73EF" w:rsidP="00BD5EDF">
            <w:pPr>
              <w:rPr>
                <w:ins w:id="642" w:author="Krishna Sanaka" w:date="2025-12-25T11:29:00Z" w16du:dateUtc="2025-12-25T16:29:00Z"/>
                <w:del w:id="643" w:author="Sanaka, Krishna [2]" w:date="2025-12-29T17:49:00Z" w16du:dateUtc="2025-12-29T22:49:00Z"/>
                <w:rFonts w:ascii="Arial" w:hAnsi="Arial" w:cs="Arial"/>
              </w:rPr>
            </w:pPr>
            <w:ins w:id="644" w:author="Krishna Sanaka" w:date="2025-12-25T11:29:00Z" w16du:dateUtc="2025-12-25T16:29:00Z">
              <w:del w:id="645" w:author="Sanaka, Krishna [2]" w:date="2025-12-29T17:49:00Z" w16du:dateUtc="2025-12-29T22:49:00Z">
                <w:r w:rsidDel="00BD5EDF">
                  <w:rPr>
                    <w:rFonts w:ascii="Arial" w:hAnsi="Arial" w:cs="Arial"/>
                  </w:rPr>
                  <w:delText>N/A</w:delText>
                </w:r>
              </w:del>
            </w:ins>
          </w:p>
        </w:tc>
        <w:tc>
          <w:tcPr>
            <w:tcW w:w="1559" w:type="dxa"/>
          </w:tcPr>
          <w:p w14:paraId="445642E3" w14:textId="134B26AE" w:rsidR="009C73EF" w:rsidDel="00BD5EDF" w:rsidRDefault="009C73EF" w:rsidP="00BD5EDF">
            <w:pPr>
              <w:rPr>
                <w:ins w:id="646" w:author="Krishna Sanaka" w:date="2025-12-25T11:29:00Z" w16du:dateUtc="2025-12-25T16:29:00Z"/>
                <w:del w:id="647" w:author="Sanaka, Krishna [2]" w:date="2025-12-29T17:49:00Z" w16du:dateUtc="2025-12-29T22:49:00Z"/>
                <w:rFonts w:ascii="Arial" w:hAnsi="Arial" w:cs="Arial"/>
              </w:rPr>
            </w:pPr>
            <w:ins w:id="648" w:author="Krishna Sanaka" w:date="2025-12-25T11:29:00Z" w16du:dateUtc="2025-12-25T16:29:00Z">
              <w:del w:id="649" w:author="Sanaka, Krishna [2]" w:date="2025-12-29T17:49:00Z" w16du:dateUtc="2025-12-29T22:49:00Z">
                <w:r w:rsidDel="00BD5EDF">
                  <w:rPr>
                    <w:rFonts w:ascii="Arial" w:hAnsi="Arial" w:cs="Arial"/>
                  </w:rPr>
                  <w:delText>17 (21.5</w:delText>
                </w:r>
              </w:del>
            </w:ins>
            <w:ins w:id="650" w:author="Krishna Sanaka" w:date="2025-12-25T13:20:00Z" w16du:dateUtc="2025-12-25T18:20:00Z">
              <w:del w:id="651" w:author="Sanaka, Krishna [2]" w:date="2025-12-29T17:49:00Z" w16du:dateUtc="2025-12-29T22:49:00Z">
                <w:r w:rsidR="009470BC" w:rsidDel="00BD5EDF">
                  <w:rPr>
                    <w:rFonts w:ascii="Arial" w:hAnsi="Arial" w:cs="Arial"/>
                  </w:rPr>
                  <w:delText>2</w:delText>
                </w:r>
              </w:del>
            </w:ins>
            <w:ins w:id="652" w:author="Krishna Sanaka" w:date="2025-12-25T11:29:00Z" w16du:dateUtc="2025-12-25T16:29:00Z">
              <w:del w:id="653" w:author="Sanaka, Krishna [2]" w:date="2025-12-29T17:49:00Z" w16du:dateUtc="2025-12-29T22:49:00Z">
                <w:r w:rsidDel="00BD5EDF">
                  <w:rPr>
                    <w:rFonts w:ascii="Arial" w:hAnsi="Arial" w:cs="Arial"/>
                  </w:rPr>
                  <w:delText>%)</w:delText>
                </w:r>
              </w:del>
            </w:ins>
          </w:p>
        </w:tc>
      </w:tr>
      <w:tr w:rsidR="009C73EF" w:rsidDel="00BD5EDF" w14:paraId="77F46E6C" w14:textId="2A5732A4" w:rsidTr="005C0842">
        <w:trPr>
          <w:ins w:id="654" w:author="Krishna Sanaka" w:date="2025-12-25T11:29:00Z"/>
          <w:del w:id="655" w:author="Sanaka, Krishna [2]" w:date="2025-12-29T17:49:00Z" w16du:dateUtc="2025-12-29T22:49:00Z"/>
        </w:trPr>
        <w:tc>
          <w:tcPr>
            <w:tcW w:w="1558" w:type="dxa"/>
          </w:tcPr>
          <w:p w14:paraId="0735FB1A" w14:textId="7720B8BE" w:rsidR="009C73EF" w:rsidDel="00BD5EDF" w:rsidRDefault="009C73EF" w:rsidP="00BD5EDF">
            <w:pPr>
              <w:rPr>
                <w:ins w:id="656" w:author="Krishna Sanaka" w:date="2025-12-25T11:29:00Z" w16du:dateUtc="2025-12-25T16:29:00Z"/>
                <w:del w:id="657" w:author="Sanaka, Krishna [2]" w:date="2025-12-29T17:49:00Z" w16du:dateUtc="2025-12-29T22:49:00Z"/>
                <w:rFonts w:ascii="Arial" w:hAnsi="Arial" w:cs="Arial"/>
              </w:rPr>
            </w:pPr>
            <w:ins w:id="658" w:author="Krishna Sanaka" w:date="2025-12-25T11:29:00Z" w16du:dateUtc="2025-12-25T16:29:00Z">
              <w:del w:id="659" w:author="Sanaka, Krishna [2]" w:date="2025-12-29T17:49:00Z" w16du:dateUtc="2025-12-29T22:49:00Z">
                <w:r w:rsidDel="00BD5EDF">
                  <w:rPr>
                    <w:rFonts w:ascii="Arial" w:hAnsi="Arial" w:cs="Arial"/>
                  </w:rPr>
                  <w:delText>35-64</w:delText>
                </w:r>
              </w:del>
            </w:ins>
          </w:p>
        </w:tc>
        <w:tc>
          <w:tcPr>
            <w:tcW w:w="1558" w:type="dxa"/>
          </w:tcPr>
          <w:p w14:paraId="3CEED3FC" w14:textId="1ABBC333" w:rsidR="009C73EF" w:rsidDel="00BD5EDF" w:rsidRDefault="009C73EF" w:rsidP="00BD5EDF">
            <w:pPr>
              <w:rPr>
                <w:ins w:id="660" w:author="Krishna Sanaka" w:date="2025-12-25T11:29:00Z" w16du:dateUtc="2025-12-25T16:29:00Z"/>
                <w:del w:id="661" w:author="Sanaka, Krishna [2]" w:date="2025-12-29T17:49:00Z" w16du:dateUtc="2025-12-29T22:49:00Z"/>
                <w:rFonts w:ascii="Arial" w:hAnsi="Arial" w:cs="Arial"/>
              </w:rPr>
            </w:pPr>
            <w:ins w:id="662" w:author="Krishna Sanaka" w:date="2025-12-25T11:29:00Z" w16du:dateUtc="2025-12-25T16:29:00Z">
              <w:del w:id="663" w:author="Sanaka, Krishna [2]" w:date="2025-12-29T17:49:00Z" w16du:dateUtc="2025-12-29T22:49:00Z">
                <w:r w:rsidDel="00BD5EDF">
                  <w:rPr>
                    <w:rFonts w:ascii="Arial" w:hAnsi="Arial" w:cs="Arial"/>
                  </w:rPr>
                  <w:delText>2,366</w:delText>
                </w:r>
              </w:del>
            </w:ins>
          </w:p>
        </w:tc>
        <w:tc>
          <w:tcPr>
            <w:tcW w:w="1558" w:type="dxa"/>
          </w:tcPr>
          <w:p w14:paraId="31474596" w14:textId="55A519A0" w:rsidR="009C73EF" w:rsidDel="00BD5EDF" w:rsidRDefault="009C73EF" w:rsidP="00BD5EDF">
            <w:pPr>
              <w:rPr>
                <w:ins w:id="664" w:author="Krishna Sanaka" w:date="2025-12-25T11:29:00Z" w16du:dateUtc="2025-12-25T16:29:00Z"/>
                <w:del w:id="665" w:author="Sanaka, Krishna [2]" w:date="2025-12-29T17:49:00Z" w16du:dateUtc="2025-12-29T22:49:00Z"/>
                <w:rFonts w:ascii="Arial" w:hAnsi="Arial" w:cs="Arial"/>
              </w:rPr>
            </w:pPr>
            <w:ins w:id="666" w:author="Krishna Sanaka" w:date="2025-12-25T11:29:00Z" w16du:dateUtc="2025-12-25T16:29:00Z">
              <w:del w:id="667" w:author="Sanaka, Krishna [2]" w:date="2025-12-29T17:49:00Z" w16du:dateUtc="2025-12-29T22:49:00Z">
                <w:r w:rsidDel="00BD5EDF">
                  <w:rPr>
                    <w:rFonts w:ascii="Arial" w:hAnsi="Arial" w:cs="Arial"/>
                  </w:rPr>
                  <w:delText>896 (37.</w:delText>
                </w:r>
              </w:del>
            </w:ins>
            <w:ins w:id="668" w:author="Krishna Sanaka" w:date="2025-12-25T13:20:00Z" w16du:dateUtc="2025-12-25T18:20:00Z">
              <w:del w:id="669" w:author="Sanaka, Krishna [2]" w:date="2025-12-29T17:49:00Z" w16du:dateUtc="2025-12-29T22:49:00Z">
                <w:r w:rsidR="009470BC" w:rsidDel="00BD5EDF">
                  <w:rPr>
                    <w:rFonts w:ascii="Arial" w:hAnsi="Arial" w:cs="Arial"/>
                  </w:rPr>
                  <w:delText>88</w:delText>
                </w:r>
              </w:del>
            </w:ins>
            <w:ins w:id="670" w:author="Krishna Sanaka" w:date="2025-12-25T11:29:00Z" w16du:dateUtc="2025-12-25T16:29:00Z">
              <w:del w:id="671" w:author="Sanaka, Krishna [2]" w:date="2025-12-29T17:49:00Z" w16du:dateUtc="2025-12-29T22:49:00Z">
                <w:r w:rsidDel="00BD5EDF">
                  <w:rPr>
                    <w:rFonts w:ascii="Arial" w:hAnsi="Arial" w:cs="Arial"/>
                  </w:rPr>
                  <w:delText>%)</w:delText>
                </w:r>
              </w:del>
            </w:ins>
          </w:p>
        </w:tc>
        <w:tc>
          <w:tcPr>
            <w:tcW w:w="1558" w:type="dxa"/>
          </w:tcPr>
          <w:p w14:paraId="16455992" w14:textId="5DB2E81C" w:rsidR="009C73EF" w:rsidDel="00BD5EDF" w:rsidRDefault="009C73EF" w:rsidP="00BD5EDF">
            <w:pPr>
              <w:rPr>
                <w:ins w:id="672" w:author="Krishna Sanaka" w:date="2025-12-25T11:29:00Z" w16du:dateUtc="2025-12-25T16:29:00Z"/>
                <w:del w:id="673" w:author="Sanaka, Krishna [2]" w:date="2025-12-29T17:49:00Z" w16du:dateUtc="2025-12-29T22:49:00Z"/>
                <w:rFonts w:ascii="Arial" w:hAnsi="Arial" w:cs="Arial"/>
              </w:rPr>
            </w:pPr>
            <w:ins w:id="674" w:author="Krishna Sanaka" w:date="2025-12-25T11:29:00Z" w16du:dateUtc="2025-12-25T16:29:00Z">
              <w:del w:id="675" w:author="Sanaka, Krishna [2]" w:date="2025-12-29T17:49:00Z" w16du:dateUtc="2025-12-29T22:49:00Z">
                <w:r w:rsidDel="00BD5EDF">
                  <w:rPr>
                    <w:rFonts w:ascii="Arial" w:hAnsi="Arial" w:cs="Arial"/>
                  </w:rPr>
                  <w:delText>115 (4.</w:delText>
                </w:r>
              </w:del>
            </w:ins>
            <w:ins w:id="676" w:author="Krishna Sanaka" w:date="2025-12-25T13:21:00Z" w16du:dateUtc="2025-12-25T18:21:00Z">
              <w:del w:id="677" w:author="Sanaka, Krishna [2]" w:date="2025-12-29T17:49:00Z" w16du:dateUtc="2025-12-29T22:49:00Z">
                <w:r w:rsidR="009470BC" w:rsidDel="00BD5EDF">
                  <w:rPr>
                    <w:rFonts w:ascii="Arial" w:hAnsi="Arial" w:cs="Arial"/>
                  </w:rPr>
                  <w:delText>86</w:delText>
                </w:r>
              </w:del>
            </w:ins>
            <w:ins w:id="678" w:author="Krishna Sanaka" w:date="2025-12-25T11:29:00Z" w16du:dateUtc="2025-12-25T16:29:00Z">
              <w:del w:id="679" w:author="Sanaka, Krishna [2]" w:date="2025-12-29T17:49:00Z" w16du:dateUtc="2025-12-29T22:49:00Z">
                <w:r w:rsidDel="00BD5EDF">
                  <w:rPr>
                    <w:rFonts w:ascii="Arial" w:hAnsi="Arial" w:cs="Arial"/>
                  </w:rPr>
                  <w:delText>%)</w:delText>
                </w:r>
              </w:del>
            </w:ins>
          </w:p>
        </w:tc>
        <w:tc>
          <w:tcPr>
            <w:tcW w:w="1559" w:type="dxa"/>
          </w:tcPr>
          <w:p w14:paraId="7D89F3DA" w14:textId="5148D0D2" w:rsidR="009C73EF" w:rsidDel="00BD5EDF" w:rsidRDefault="009C73EF" w:rsidP="00BD5EDF">
            <w:pPr>
              <w:rPr>
                <w:ins w:id="680" w:author="Krishna Sanaka" w:date="2025-12-25T11:29:00Z" w16du:dateUtc="2025-12-25T16:29:00Z"/>
                <w:del w:id="681" w:author="Sanaka, Krishna [2]" w:date="2025-12-29T17:49:00Z" w16du:dateUtc="2025-12-29T22:49:00Z"/>
                <w:rFonts w:ascii="Arial" w:hAnsi="Arial" w:cs="Arial"/>
              </w:rPr>
            </w:pPr>
            <w:ins w:id="682" w:author="Krishna Sanaka" w:date="2025-12-25T11:29:00Z" w16du:dateUtc="2025-12-25T16:29:00Z">
              <w:del w:id="683" w:author="Sanaka, Krishna [2]" w:date="2025-12-29T17:49:00Z" w16du:dateUtc="2025-12-29T22:49:00Z">
                <w:r w:rsidDel="00BD5EDF">
                  <w:rPr>
                    <w:rFonts w:ascii="Arial" w:hAnsi="Arial" w:cs="Arial"/>
                  </w:rPr>
                  <w:delText>54 (2.</w:delText>
                </w:r>
              </w:del>
            </w:ins>
            <w:ins w:id="684" w:author="Krishna Sanaka" w:date="2025-12-25T13:21:00Z" w16du:dateUtc="2025-12-25T18:21:00Z">
              <w:del w:id="685" w:author="Sanaka, Krishna [2]" w:date="2025-12-29T17:49:00Z" w16du:dateUtc="2025-12-29T22:49:00Z">
                <w:r w:rsidR="009470BC" w:rsidDel="00BD5EDF">
                  <w:rPr>
                    <w:rFonts w:ascii="Arial" w:hAnsi="Arial" w:cs="Arial"/>
                  </w:rPr>
                  <w:delText>28</w:delText>
                </w:r>
              </w:del>
            </w:ins>
            <w:ins w:id="686" w:author="Krishna Sanaka" w:date="2025-12-25T11:29:00Z" w16du:dateUtc="2025-12-25T16:29:00Z">
              <w:del w:id="687" w:author="Sanaka, Krishna [2]" w:date="2025-12-29T17:49:00Z" w16du:dateUtc="2025-12-29T22:49:00Z">
                <w:r w:rsidDel="00BD5EDF">
                  <w:rPr>
                    <w:rFonts w:ascii="Arial" w:hAnsi="Arial" w:cs="Arial"/>
                  </w:rPr>
                  <w:delText>%)</w:delText>
                </w:r>
              </w:del>
            </w:ins>
          </w:p>
        </w:tc>
        <w:tc>
          <w:tcPr>
            <w:tcW w:w="1559" w:type="dxa"/>
          </w:tcPr>
          <w:p w14:paraId="305CECC7" w14:textId="63896E3E" w:rsidR="009C73EF" w:rsidDel="00BD5EDF" w:rsidRDefault="009C73EF" w:rsidP="00BD5EDF">
            <w:pPr>
              <w:rPr>
                <w:ins w:id="688" w:author="Krishna Sanaka" w:date="2025-12-25T11:29:00Z" w16du:dateUtc="2025-12-25T16:29:00Z"/>
                <w:del w:id="689" w:author="Sanaka, Krishna [2]" w:date="2025-12-29T17:49:00Z" w16du:dateUtc="2025-12-29T22:49:00Z"/>
                <w:rFonts w:ascii="Arial" w:hAnsi="Arial" w:cs="Arial"/>
              </w:rPr>
            </w:pPr>
            <w:ins w:id="690" w:author="Krishna Sanaka" w:date="2025-12-25T11:29:00Z" w16du:dateUtc="2025-12-25T16:29:00Z">
              <w:del w:id="691" w:author="Sanaka, Krishna [2]" w:date="2025-12-29T17:49:00Z" w16du:dateUtc="2025-12-29T22:49:00Z">
                <w:r w:rsidDel="00BD5EDF">
                  <w:rPr>
                    <w:rFonts w:ascii="Arial" w:hAnsi="Arial" w:cs="Arial"/>
                  </w:rPr>
                  <w:delText>251 (10.6</w:delText>
                </w:r>
              </w:del>
            </w:ins>
            <w:ins w:id="692" w:author="Krishna Sanaka" w:date="2025-12-25T13:21:00Z" w16du:dateUtc="2025-12-25T18:21:00Z">
              <w:del w:id="693" w:author="Sanaka, Krishna [2]" w:date="2025-12-29T17:49:00Z" w16du:dateUtc="2025-12-29T22:49:00Z">
                <w:r w:rsidR="009470BC" w:rsidDel="00BD5EDF">
                  <w:rPr>
                    <w:rFonts w:ascii="Arial" w:hAnsi="Arial" w:cs="Arial"/>
                  </w:rPr>
                  <w:delText>1</w:delText>
                </w:r>
              </w:del>
            </w:ins>
            <w:ins w:id="694" w:author="Krishna Sanaka" w:date="2025-12-25T11:29:00Z" w16du:dateUtc="2025-12-25T16:29:00Z">
              <w:del w:id="695" w:author="Sanaka, Krishna [2]" w:date="2025-12-29T17:49:00Z" w16du:dateUtc="2025-12-29T22:49:00Z">
                <w:r w:rsidDel="00BD5EDF">
                  <w:rPr>
                    <w:rFonts w:ascii="Arial" w:hAnsi="Arial" w:cs="Arial"/>
                  </w:rPr>
                  <w:delText>%)</w:delText>
                </w:r>
              </w:del>
            </w:ins>
          </w:p>
        </w:tc>
      </w:tr>
      <w:tr w:rsidR="009C73EF" w:rsidDel="00BD5EDF" w14:paraId="2DF41335" w14:textId="1D00210E" w:rsidTr="005C0842">
        <w:trPr>
          <w:ins w:id="696" w:author="Krishna Sanaka" w:date="2025-12-25T11:29:00Z"/>
          <w:del w:id="697" w:author="Sanaka, Krishna [2]" w:date="2025-12-29T17:49:00Z" w16du:dateUtc="2025-12-29T22:49:00Z"/>
        </w:trPr>
        <w:tc>
          <w:tcPr>
            <w:tcW w:w="1558" w:type="dxa"/>
          </w:tcPr>
          <w:p w14:paraId="773D2728" w14:textId="702FED77" w:rsidR="009C73EF" w:rsidDel="00BD5EDF" w:rsidRDefault="009C73EF" w:rsidP="00BD5EDF">
            <w:pPr>
              <w:rPr>
                <w:ins w:id="698" w:author="Krishna Sanaka" w:date="2025-12-25T11:29:00Z" w16du:dateUtc="2025-12-25T16:29:00Z"/>
                <w:del w:id="699" w:author="Sanaka, Krishna [2]" w:date="2025-12-29T17:49:00Z" w16du:dateUtc="2025-12-29T22:49:00Z"/>
                <w:rFonts w:ascii="Arial" w:hAnsi="Arial" w:cs="Arial"/>
              </w:rPr>
            </w:pPr>
            <w:ins w:id="700" w:author="Krishna Sanaka" w:date="2025-12-25T11:29:00Z" w16du:dateUtc="2025-12-25T16:29:00Z">
              <w:del w:id="701" w:author="Sanaka, Krishna [2]" w:date="2025-12-29T17:49:00Z" w16du:dateUtc="2025-12-29T22:49:00Z">
                <w:r w:rsidDel="00BD5EDF">
                  <w:rPr>
                    <w:rFonts w:ascii="Arial" w:hAnsi="Arial" w:cs="Arial"/>
                  </w:rPr>
                  <w:delText>65+</w:delText>
                </w:r>
              </w:del>
            </w:ins>
          </w:p>
        </w:tc>
        <w:tc>
          <w:tcPr>
            <w:tcW w:w="1558" w:type="dxa"/>
          </w:tcPr>
          <w:p w14:paraId="00142864" w14:textId="52BFB31F" w:rsidR="009C73EF" w:rsidDel="00BD5EDF" w:rsidRDefault="009C73EF" w:rsidP="00BD5EDF">
            <w:pPr>
              <w:rPr>
                <w:ins w:id="702" w:author="Krishna Sanaka" w:date="2025-12-25T11:29:00Z" w16du:dateUtc="2025-12-25T16:29:00Z"/>
                <w:del w:id="703" w:author="Sanaka, Krishna [2]" w:date="2025-12-29T17:49:00Z" w16du:dateUtc="2025-12-29T22:49:00Z"/>
                <w:rFonts w:ascii="Arial" w:hAnsi="Arial" w:cs="Arial"/>
              </w:rPr>
            </w:pPr>
            <w:ins w:id="704" w:author="Krishna Sanaka" w:date="2025-12-25T11:29:00Z" w16du:dateUtc="2025-12-25T16:29:00Z">
              <w:del w:id="705" w:author="Sanaka, Krishna [2]" w:date="2025-12-29T17:49:00Z" w16du:dateUtc="2025-12-29T22:49:00Z">
                <w:r w:rsidDel="00BD5EDF">
                  <w:rPr>
                    <w:rFonts w:ascii="Arial" w:hAnsi="Arial" w:cs="Arial"/>
                  </w:rPr>
                  <w:delText>8,841</w:delText>
                </w:r>
              </w:del>
            </w:ins>
          </w:p>
        </w:tc>
        <w:tc>
          <w:tcPr>
            <w:tcW w:w="1558" w:type="dxa"/>
          </w:tcPr>
          <w:p w14:paraId="205E2560" w14:textId="224C11E4" w:rsidR="009C73EF" w:rsidDel="00BD5EDF" w:rsidRDefault="009C73EF" w:rsidP="00BD5EDF">
            <w:pPr>
              <w:rPr>
                <w:ins w:id="706" w:author="Krishna Sanaka" w:date="2025-12-25T11:29:00Z" w16du:dateUtc="2025-12-25T16:29:00Z"/>
                <w:del w:id="707" w:author="Sanaka, Krishna [2]" w:date="2025-12-29T17:49:00Z" w16du:dateUtc="2025-12-29T22:49:00Z"/>
                <w:rFonts w:ascii="Arial" w:hAnsi="Arial" w:cs="Arial"/>
              </w:rPr>
            </w:pPr>
            <w:ins w:id="708" w:author="Krishna Sanaka" w:date="2025-12-25T11:29:00Z" w16du:dateUtc="2025-12-25T16:29:00Z">
              <w:del w:id="709" w:author="Sanaka, Krishna [2]" w:date="2025-12-29T17:49:00Z" w16du:dateUtc="2025-12-29T22:49:00Z">
                <w:r w:rsidDel="00BD5EDF">
                  <w:rPr>
                    <w:rFonts w:ascii="Arial" w:hAnsi="Arial" w:cs="Arial"/>
                  </w:rPr>
                  <w:delText>2,632 (29.</w:delText>
                </w:r>
              </w:del>
            </w:ins>
            <w:ins w:id="710" w:author="Krishna Sanaka" w:date="2025-12-25T13:21:00Z" w16du:dateUtc="2025-12-25T18:21:00Z">
              <w:del w:id="711" w:author="Sanaka, Krishna [2]" w:date="2025-12-29T17:49:00Z" w16du:dateUtc="2025-12-29T22:49:00Z">
                <w:r w:rsidR="009470BC" w:rsidDel="00BD5EDF">
                  <w:rPr>
                    <w:rFonts w:ascii="Arial" w:hAnsi="Arial" w:cs="Arial"/>
                  </w:rPr>
                  <w:delText>7</w:delText>
                </w:r>
              </w:del>
            </w:ins>
            <w:ins w:id="712" w:author="Krishna Sanaka" w:date="2025-12-25T11:29:00Z" w16du:dateUtc="2025-12-25T16:29:00Z">
              <w:del w:id="713" w:author="Sanaka, Krishna [2]" w:date="2025-12-29T17:49:00Z" w16du:dateUtc="2025-12-29T22:49:00Z">
                <w:r w:rsidDel="00BD5EDF">
                  <w:rPr>
                    <w:rFonts w:ascii="Arial" w:hAnsi="Arial" w:cs="Arial"/>
                  </w:rPr>
                  <w:delText>8%)</w:delText>
                </w:r>
              </w:del>
            </w:ins>
          </w:p>
        </w:tc>
        <w:tc>
          <w:tcPr>
            <w:tcW w:w="1558" w:type="dxa"/>
          </w:tcPr>
          <w:p w14:paraId="56CC8B52" w14:textId="7FDD5250" w:rsidR="009C73EF" w:rsidDel="00BD5EDF" w:rsidRDefault="009C73EF" w:rsidP="00BD5EDF">
            <w:pPr>
              <w:rPr>
                <w:ins w:id="714" w:author="Krishna Sanaka" w:date="2025-12-25T11:29:00Z" w16du:dateUtc="2025-12-25T16:29:00Z"/>
                <w:del w:id="715" w:author="Sanaka, Krishna [2]" w:date="2025-12-29T17:49:00Z" w16du:dateUtc="2025-12-29T22:49:00Z"/>
                <w:rFonts w:ascii="Arial" w:hAnsi="Arial" w:cs="Arial"/>
              </w:rPr>
            </w:pPr>
            <w:ins w:id="716" w:author="Krishna Sanaka" w:date="2025-12-25T11:29:00Z" w16du:dateUtc="2025-12-25T16:29:00Z">
              <w:del w:id="717" w:author="Sanaka, Krishna [2]" w:date="2025-12-29T17:49:00Z" w16du:dateUtc="2025-12-29T22:49:00Z">
                <w:r w:rsidDel="00BD5EDF">
                  <w:rPr>
                    <w:rFonts w:ascii="Arial" w:hAnsi="Arial" w:cs="Arial"/>
                  </w:rPr>
                  <w:delText>824 (9.3</w:delText>
                </w:r>
              </w:del>
            </w:ins>
            <w:ins w:id="718" w:author="Krishna Sanaka" w:date="2025-12-25T13:21:00Z" w16du:dateUtc="2025-12-25T18:21:00Z">
              <w:del w:id="719" w:author="Sanaka, Krishna [2]" w:date="2025-12-29T17:49:00Z" w16du:dateUtc="2025-12-29T22:49:00Z">
                <w:r w:rsidR="009470BC" w:rsidDel="00BD5EDF">
                  <w:rPr>
                    <w:rFonts w:ascii="Arial" w:hAnsi="Arial" w:cs="Arial"/>
                  </w:rPr>
                  <w:delText>2</w:delText>
                </w:r>
              </w:del>
            </w:ins>
            <w:ins w:id="720" w:author="Krishna Sanaka" w:date="2025-12-25T11:29:00Z" w16du:dateUtc="2025-12-25T16:29:00Z">
              <w:del w:id="721" w:author="Sanaka, Krishna [2]" w:date="2025-12-29T17:49:00Z" w16du:dateUtc="2025-12-29T22:49:00Z">
                <w:r w:rsidDel="00BD5EDF">
                  <w:rPr>
                    <w:rFonts w:ascii="Arial" w:hAnsi="Arial" w:cs="Arial"/>
                  </w:rPr>
                  <w:delText>%)</w:delText>
                </w:r>
              </w:del>
            </w:ins>
          </w:p>
        </w:tc>
        <w:tc>
          <w:tcPr>
            <w:tcW w:w="1559" w:type="dxa"/>
          </w:tcPr>
          <w:p w14:paraId="0009C027" w14:textId="4E20DF50" w:rsidR="009C73EF" w:rsidDel="00BD5EDF" w:rsidRDefault="009C73EF" w:rsidP="00BD5EDF">
            <w:pPr>
              <w:rPr>
                <w:ins w:id="722" w:author="Krishna Sanaka" w:date="2025-12-25T11:29:00Z" w16du:dateUtc="2025-12-25T16:29:00Z"/>
                <w:del w:id="723" w:author="Sanaka, Krishna [2]" w:date="2025-12-29T17:49:00Z" w16du:dateUtc="2025-12-29T22:49:00Z"/>
                <w:rFonts w:ascii="Arial" w:hAnsi="Arial" w:cs="Arial"/>
              </w:rPr>
            </w:pPr>
            <w:ins w:id="724" w:author="Krishna Sanaka" w:date="2025-12-25T11:29:00Z" w16du:dateUtc="2025-12-25T16:29:00Z">
              <w:del w:id="725" w:author="Sanaka, Krishna [2]" w:date="2025-12-29T17:49:00Z" w16du:dateUtc="2025-12-29T22:49:00Z">
                <w:r w:rsidDel="00BD5EDF">
                  <w:rPr>
                    <w:rFonts w:ascii="Arial" w:hAnsi="Arial" w:cs="Arial"/>
                  </w:rPr>
                  <w:delText>222 (2.5</w:delText>
                </w:r>
              </w:del>
            </w:ins>
            <w:ins w:id="726" w:author="Krishna Sanaka" w:date="2025-12-25T13:21:00Z" w16du:dateUtc="2025-12-25T18:21:00Z">
              <w:del w:id="727" w:author="Sanaka, Krishna [2]" w:date="2025-12-29T17:49:00Z" w16du:dateUtc="2025-12-29T22:49:00Z">
                <w:r w:rsidR="009470BC" w:rsidDel="00BD5EDF">
                  <w:rPr>
                    <w:rFonts w:ascii="Arial" w:hAnsi="Arial" w:cs="Arial"/>
                  </w:rPr>
                  <w:delText>1</w:delText>
                </w:r>
              </w:del>
            </w:ins>
            <w:ins w:id="728" w:author="Krishna Sanaka" w:date="2025-12-25T11:29:00Z" w16du:dateUtc="2025-12-25T16:29:00Z">
              <w:del w:id="729" w:author="Sanaka, Krishna [2]" w:date="2025-12-29T17:49:00Z" w16du:dateUtc="2025-12-29T22:49:00Z">
                <w:r w:rsidDel="00BD5EDF">
                  <w:rPr>
                    <w:rFonts w:ascii="Arial" w:hAnsi="Arial" w:cs="Arial"/>
                  </w:rPr>
                  <w:delText>%)</w:delText>
                </w:r>
              </w:del>
            </w:ins>
          </w:p>
        </w:tc>
        <w:tc>
          <w:tcPr>
            <w:tcW w:w="1559" w:type="dxa"/>
          </w:tcPr>
          <w:p w14:paraId="111D5935" w14:textId="0B642C32" w:rsidR="009C73EF" w:rsidDel="00BD5EDF" w:rsidRDefault="009C73EF" w:rsidP="00BD5EDF">
            <w:pPr>
              <w:rPr>
                <w:ins w:id="730" w:author="Krishna Sanaka" w:date="2025-12-25T11:29:00Z" w16du:dateUtc="2025-12-25T16:29:00Z"/>
                <w:del w:id="731" w:author="Sanaka, Krishna [2]" w:date="2025-12-29T17:49:00Z" w16du:dateUtc="2025-12-29T22:49:00Z"/>
                <w:rFonts w:ascii="Arial" w:hAnsi="Arial" w:cs="Arial"/>
              </w:rPr>
            </w:pPr>
            <w:ins w:id="732" w:author="Krishna Sanaka" w:date="2025-12-25T11:29:00Z" w16du:dateUtc="2025-12-25T16:29:00Z">
              <w:del w:id="733" w:author="Sanaka, Krishna [2]" w:date="2025-12-29T17:49:00Z" w16du:dateUtc="2025-12-29T22:49:00Z">
                <w:r w:rsidDel="00BD5EDF">
                  <w:rPr>
                    <w:rFonts w:ascii="Arial" w:hAnsi="Arial" w:cs="Arial"/>
                  </w:rPr>
                  <w:delText>942 (10.</w:delText>
                </w:r>
              </w:del>
            </w:ins>
            <w:ins w:id="734" w:author="Krishna Sanaka" w:date="2025-12-25T13:21:00Z" w16du:dateUtc="2025-12-25T18:21:00Z">
              <w:del w:id="735" w:author="Sanaka, Krishna [2]" w:date="2025-12-29T17:49:00Z" w16du:dateUtc="2025-12-29T22:49:00Z">
                <w:r w:rsidR="009470BC" w:rsidDel="00BD5EDF">
                  <w:rPr>
                    <w:rFonts w:ascii="Arial" w:hAnsi="Arial" w:cs="Arial"/>
                  </w:rPr>
                  <w:delText>65</w:delText>
                </w:r>
              </w:del>
            </w:ins>
            <w:ins w:id="736" w:author="Krishna Sanaka" w:date="2025-12-25T11:29:00Z" w16du:dateUtc="2025-12-25T16:29:00Z">
              <w:del w:id="737" w:author="Sanaka, Krishna [2]" w:date="2025-12-29T17:49:00Z" w16du:dateUtc="2025-12-29T22:49:00Z">
                <w:r w:rsidDel="00BD5EDF">
                  <w:rPr>
                    <w:rFonts w:ascii="Arial" w:hAnsi="Arial" w:cs="Arial"/>
                  </w:rPr>
                  <w:delText>%)</w:delText>
                </w:r>
              </w:del>
            </w:ins>
          </w:p>
        </w:tc>
      </w:tr>
    </w:tbl>
    <w:p w14:paraId="0791AE4B" w14:textId="6CC93798" w:rsidR="009C73EF" w:rsidRPr="00A03763" w:rsidDel="00BD5EDF" w:rsidRDefault="009C73EF" w:rsidP="00BD5EDF">
      <w:pPr>
        <w:rPr>
          <w:ins w:id="738" w:author="Krishna Sanaka" w:date="2025-12-25T11:29:00Z" w16du:dateUtc="2025-12-25T16:29:00Z"/>
          <w:del w:id="739" w:author="Sanaka, Krishna [2]" w:date="2025-12-29T17:49:00Z" w16du:dateUtc="2025-12-29T22:49:00Z"/>
          <w:rFonts w:ascii="Arial" w:hAnsi="Arial" w:cs="Arial"/>
        </w:rPr>
        <w:pPrChange w:id="740" w:author="Sanaka, Krishna [2]" w:date="2025-12-29T17:49:00Z" w16du:dateUtc="2025-12-29T22:49:00Z">
          <w:pPr>
            <w:spacing w:after="0" w:line="240" w:lineRule="auto"/>
          </w:pPr>
        </w:pPrChange>
      </w:pPr>
      <w:ins w:id="741" w:author="Krishna Sanaka" w:date="2025-12-25T11:29:00Z" w16du:dateUtc="2025-12-25T16:29:00Z">
        <w:del w:id="742" w:author="Sanaka, Krishna [2]" w:date="2025-12-29T17:49:00Z" w16du:dateUtc="2025-12-29T22:49:00Z">
          <w:r w:rsidDel="00BD5EDF">
            <w:rPr>
              <w:rFonts w:ascii="Arial" w:hAnsi="Arial" w:cs="Arial"/>
            </w:rPr>
            <w:delText>Values are presented as counts with percentages representing the proportion of deaths within each age group for the specified year. Osteomyelitis was considered as any multiple cause of death. Comorbidities were identified from contributing causes of death and are not mutually exclusive. N/A indicates insufficient counts to calculate stable estimates. * indicates that the value was taken f</w:delText>
          </w:r>
        </w:del>
      </w:ins>
      <w:ins w:id="743" w:author="Krishna Sanaka" w:date="2025-12-25T13:30:00Z" w16du:dateUtc="2025-12-25T18:30:00Z">
        <w:del w:id="744" w:author="Sanaka, Krishna [2]" w:date="2025-12-29T17:49:00Z" w16du:dateUtc="2025-12-29T22:49:00Z">
          <w:r w:rsidR="006F79E2" w:rsidDel="00BD5EDF">
            <w:rPr>
              <w:rFonts w:ascii="Arial" w:hAnsi="Arial" w:cs="Arial"/>
            </w:rPr>
            <w:delText>rom</w:delText>
          </w:r>
        </w:del>
      </w:ins>
      <w:ins w:id="745" w:author="Krishna Sanaka" w:date="2025-12-25T11:29:00Z" w16du:dateUtc="2025-12-25T16:29:00Z">
        <w:del w:id="746" w:author="Sanaka, Krishna [2]" w:date="2025-12-29T17:49:00Z" w16du:dateUtc="2025-12-29T22:49:00Z">
          <w:r w:rsidDel="00BD5EDF">
            <w:rPr>
              <w:rFonts w:ascii="Arial" w:hAnsi="Arial" w:cs="Arial"/>
            </w:rPr>
            <w:delText xml:space="preserve"> the year 2000 due to data for 1999 being unavailable.     </w:delText>
          </w:r>
        </w:del>
      </w:ins>
    </w:p>
    <w:p w14:paraId="149319F3" w14:textId="4682A350" w:rsidR="009C73EF" w:rsidDel="00BD5EDF" w:rsidRDefault="009C73EF" w:rsidP="00BD5EDF">
      <w:pPr>
        <w:rPr>
          <w:ins w:id="747" w:author="Krishna Sanaka" w:date="2025-12-25T11:29:00Z" w16du:dateUtc="2025-12-25T16:29:00Z"/>
          <w:del w:id="748" w:author="Sanaka, Krishna [2]" w:date="2025-12-29T17:49:00Z" w16du:dateUtc="2025-12-29T22:49:00Z"/>
          <w:rFonts w:ascii="Arial" w:hAnsi="Arial" w:cs="Arial"/>
          <w:b/>
          <w:bCs/>
        </w:rPr>
      </w:pPr>
      <w:ins w:id="749" w:author="Krishna Sanaka" w:date="2025-12-25T11:29:00Z" w16du:dateUtc="2025-12-25T16:29:00Z">
        <w:del w:id="750" w:author="Sanaka, Krishna [2]" w:date="2025-12-29T17:49:00Z" w16du:dateUtc="2025-12-29T22:49:00Z">
          <w:r w:rsidDel="00BD5EDF">
            <w:rPr>
              <w:rFonts w:ascii="Arial" w:hAnsi="Arial" w:cs="Arial"/>
              <w:b/>
              <w:bCs/>
            </w:rPr>
            <w:br w:type="page"/>
          </w:r>
        </w:del>
      </w:ins>
    </w:p>
    <w:p w14:paraId="1F8FB5DC" w14:textId="3F4E17D0" w:rsidR="007A2E9A" w:rsidDel="00BD5EDF" w:rsidRDefault="004C2CB2" w:rsidP="00BD5EDF">
      <w:pPr>
        <w:rPr>
          <w:ins w:id="751" w:author="Krishna Sanaka" w:date="2025-12-24T15:08:00Z" w16du:dateUtc="2025-12-24T20:08:00Z"/>
          <w:del w:id="752" w:author="Sanaka, Krishna [2]" w:date="2025-12-29T17:49:00Z" w16du:dateUtc="2025-12-29T22:49:00Z"/>
          <w:rFonts w:ascii="Arial" w:hAnsi="Arial" w:cs="Arial"/>
        </w:rPr>
        <w:pPrChange w:id="753" w:author="Sanaka, Krishna [2]" w:date="2025-12-29T17:49:00Z" w16du:dateUtc="2025-12-29T22:49:00Z">
          <w:pPr>
            <w:spacing w:after="0" w:line="240" w:lineRule="auto"/>
          </w:pPr>
        </w:pPrChange>
      </w:pPr>
      <w:ins w:id="754" w:author="Krishna Sanaka" w:date="2025-12-24T14:56:00Z" w16du:dateUtc="2025-12-24T19:56:00Z">
        <w:del w:id="755" w:author="Sanaka, Krishna [2]" w:date="2025-12-29T17:49:00Z" w16du:dateUtc="2025-12-29T22:49:00Z">
          <w:r w:rsidDel="00BD5EDF">
            <w:rPr>
              <w:rFonts w:ascii="Arial" w:hAnsi="Arial" w:cs="Arial"/>
              <w:b/>
              <w:bCs/>
            </w:rPr>
            <w:lastRenderedPageBreak/>
            <w:delText xml:space="preserve">Supplementary Table </w:delText>
          </w:r>
        </w:del>
      </w:ins>
      <w:ins w:id="756" w:author="Krishna Sanaka" w:date="2025-12-25T11:29:00Z" w16du:dateUtc="2025-12-25T16:29:00Z">
        <w:del w:id="757" w:author="Sanaka, Krishna [2]" w:date="2025-12-29T17:49:00Z" w16du:dateUtc="2025-12-29T22:49:00Z">
          <w:r w:rsidR="009C73EF" w:rsidDel="00BD5EDF">
            <w:rPr>
              <w:rFonts w:ascii="Arial" w:hAnsi="Arial" w:cs="Arial"/>
              <w:b/>
              <w:bCs/>
            </w:rPr>
            <w:delText>2</w:delText>
          </w:r>
        </w:del>
      </w:ins>
      <w:ins w:id="758" w:author="Krishna Sanaka" w:date="2025-12-24T14:56:00Z" w16du:dateUtc="2025-12-24T19:56:00Z">
        <w:del w:id="759" w:author="Sanaka, Krishna [2]" w:date="2025-12-29T17:49:00Z" w16du:dateUtc="2025-12-29T22:49:00Z">
          <w:r w:rsidDel="00BD5EDF">
            <w:rPr>
              <w:rFonts w:ascii="Arial" w:hAnsi="Arial" w:cs="Arial"/>
              <w:b/>
              <w:bCs/>
            </w:rPr>
            <w:delText xml:space="preserve">. </w:delText>
          </w:r>
        </w:del>
      </w:ins>
      <w:ins w:id="760" w:author="Krishna Sanaka" w:date="2025-12-24T15:07:00Z" w16du:dateUtc="2025-12-24T20:07:00Z">
        <w:del w:id="761" w:author="Sanaka, Krishna [2]" w:date="2025-12-29T17:49:00Z" w16du:dateUtc="2025-12-29T22:49:00Z">
          <w:r w:rsidR="009458C6" w:rsidDel="00BD5EDF">
            <w:rPr>
              <w:rFonts w:ascii="Arial" w:hAnsi="Arial" w:cs="Arial"/>
              <w:b/>
              <w:bCs/>
            </w:rPr>
            <w:delText xml:space="preserve">Ratios of age-adjusted mortality rates </w:delText>
          </w:r>
          <w:r w:rsidR="00D23DF7" w:rsidDel="00BD5EDF">
            <w:rPr>
              <w:rFonts w:ascii="Arial" w:hAnsi="Arial" w:cs="Arial"/>
              <w:b/>
              <w:bCs/>
            </w:rPr>
            <w:delText>f</w:delText>
          </w:r>
        </w:del>
      </w:ins>
      <w:ins w:id="762" w:author="Krishna Sanaka" w:date="2025-12-24T15:08:00Z" w16du:dateUtc="2025-12-24T20:08:00Z">
        <w:del w:id="763" w:author="Sanaka, Krishna [2]" w:date="2025-12-29T17:49:00Z" w16du:dateUtc="2025-12-29T22:49:00Z">
          <w:r w:rsidR="00D23DF7" w:rsidDel="00BD5EDF">
            <w:rPr>
              <w:rFonts w:ascii="Arial" w:hAnsi="Arial" w:cs="Arial"/>
              <w:b/>
              <w:bCs/>
            </w:rPr>
            <w:delText xml:space="preserve">or osteomyelitis </w:delText>
          </w:r>
          <w:r w:rsidR="007A2E9A" w:rsidDel="00BD5EDF">
            <w:rPr>
              <w:rFonts w:ascii="Arial" w:hAnsi="Arial" w:cs="Arial"/>
              <w:b/>
              <w:bCs/>
            </w:rPr>
            <w:delText>by demographic group</w:delText>
          </w:r>
        </w:del>
      </w:ins>
      <w:ins w:id="764" w:author="Krishna Sanaka" w:date="2025-12-24T15:59:00Z" w16du:dateUtc="2025-12-24T20:59:00Z">
        <w:del w:id="765" w:author="Sanaka, Krishna [2]" w:date="2025-12-29T17:49:00Z" w16du:dateUtc="2025-12-29T22:49:00Z">
          <w:r w:rsidR="00C540DF" w:rsidDel="00BD5EDF">
            <w:rPr>
              <w:rFonts w:ascii="Arial" w:hAnsi="Arial" w:cs="Arial"/>
              <w:b/>
              <w:bCs/>
            </w:rPr>
            <w:delText xml:space="preserve"> in 1999 and 2023</w:delText>
          </w:r>
        </w:del>
      </w:ins>
      <w:ins w:id="766" w:author="Krishna Sanaka" w:date="2025-12-24T15:08:00Z" w16du:dateUtc="2025-12-24T20:08:00Z">
        <w:del w:id="767" w:author="Sanaka, Krishna [2]" w:date="2025-12-29T17:49:00Z" w16du:dateUtc="2025-12-29T22:49:00Z">
          <w:r w:rsidR="007A2E9A" w:rsidDel="00BD5EDF">
            <w:rPr>
              <w:rFonts w:ascii="Arial" w:hAnsi="Arial" w:cs="Arial"/>
              <w:b/>
              <w:bCs/>
            </w:rPr>
            <w:delText>.</w:delText>
          </w:r>
        </w:del>
      </w:ins>
    </w:p>
    <w:tbl>
      <w:tblPr>
        <w:tblStyle w:val="TableGrid"/>
        <w:tblW w:w="0" w:type="auto"/>
        <w:tblLook w:val="04A0" w:firstRow="1" w:lastRow="0" w:firstColumn="1" w:lastColumn="0" w:noHBand="0" w:noVBand="1"/>
      </w:tblPr>
      <w:tblGrid>
        <w:gridCol w:w="3116"/>
        <w:gridCol w:w="3117"/>
        <w:gridCol w:w="3117"/>
      </w:tblGrid>
      <w:tr w:rsidR="007A2E9A" w:rsidDel="00BD5EDF" w14:paraId="4467C1C7" w14:textId="7F65CDB3">
        <w:trPr>
          <w:ins w:id="768" w:author="Krishna Sanaka" w:date="2025-12-24T15:08:00Z"/>
          <w:del w:id="769" w:author="Sanaka, Krishna [2]" w:date="2025-12-29T17:49:00Z" w16du:dateUtc="2025-12-29T22:49:00Z"/>
        </w:trPr>
        <w:tc>
          <w:tcPr>
            <w:tcW w:w="3116" w:type="dxa"/>
          </w:tcPr>
          <w:p w14:paraId="714B7B2A" w14:textId="07E6984D" w:rsidR="007A2E9A" w:rsidRPr="007A2E9A" w:rsidDel="00BD5EDF" w:rsidRDefault="007A2E9A" w:rsidP="00BD5EDF">
            <w:pPr>
              <w:rPr>
                <w:ins w:id="770" w:author="Krishna Sanaka" w:date="2025-12-24T15:08:00Z" w16du:dateUtc="2025-12-24T20:08:00Z"/>
                <w:del w:id="771" w:author="Sanaka, Krishna [2]" w:date="2025-12-29T17:49:00Z" w16du:dateUtc="2025-12-29T22:49:00Z"/>
                <w:rFonts w:ascii="Arial" w:hAnsi="Arial" w:cs="Arial"/>
                <w:b/>
                <w:bCs/>
                <w:sz w:val="22"/>
                <w:szCs w:val="22"/>
                <w:rPrChange w:id="772" w:author="Krishna Sanaka" w:date="2025-12-24T15:10:00Z" w16du:dateUtc="2025-12-24T20:10:00Z">
                  <w:rPr>
                    <w:ins w:id="773" w:author="Krishna Sanaka" w:date="2025-12-24T15:08:00Z" w16du:dateUtc="2025-12-24T20:08:00Z"/>
                    <w:del w:id="774" w:author="Sanaka, Krishna [2]" w:date="2025-12-29T17:49:00Z" w16du:dateUtc="2025-12-29T22:49:00Z"/>
                    <w:rFonts w:ascii="Arial" w:hAnsi="Arial" w:cs="Arial"/>
                  </w:rPr>
                </w:rPrChange>
              </w:rPr>
            </w:pPr>
            <w:ins w:id="775" w:author="Krishna Sanaka" w:date="2025-12-24T15:08:00Z" w16du:dateUtc="2025-12-24T20:08:00Z">
              <w:del w:id="776" w:author="Sanaka, Krishna [2]" w:date="2025-12-29T17:49:00Z" w16du:dateUtc="2025-12-29T22:49:00Z">
                <w:r w:rsidRPr="007A2E9A" w:rsidDel="00BD5EDF">
                  <w:rPr>
                    <w:rFonts w:ascii="Arial" w:hAnsi="Arial" w:cs="Arial"/>
                    <w:b/>
                    <w:bCs/>
                    <w:sz w:val="22"/>
                    <w:szCs w:val="22"/>
                    <w:rPrChange w:id="777" w:author="Krishna Sanaka" w:date="2025-12-24T15:10:00Z" w16du:dateUtc="2025-12-24T20:10:00Z">
                      <w:rPr>
                        <w:rFonts w:ascii="Arial" w:hAnsi="Arial" w:cs="Arial"/>
                        <w:b/>
                        <w:bCs/>
                      </w:rPr>
                    </w:rPrChange>
                  </w:rPr>
                  <w:delText>Group</w:delText>
                </w:r>
              </w:del>
            </w:ins>
          </w:p>
        </w:tc>
        <w:tc>
          <w:tcPr>
            <w:tcW w:w="3117" w:type="dxa"/>
          </w:tcPr>
          <w:p w14:paraId="77C0F4C3" w14:textId="66B9A8E1" w:rsidR="007A2E9A" w:rsidRPr="007A2E9A" w:rsidDel="00BD5EDF" w:rsidRDefault="007A2E9A" w:rsidP="00BD5EDF">
            <w:pPr>
              <w:rPr>
                <w:ins w:id="778" w:author="Krishna Sanaka" w:date="2025-12-24T15:08:00Z" w16du:dateUtc="2025-12-24T20:08:00Z"/>
                <w:del w:id="779" w:author="Sanaka, Krishna [2]" w:date="2025-12-29T17:49:00Z" w16du:dateUtc="2025-12-29T22:49:00Z"/>
                <w:rFonts w:ascii="Arial" w:hAnsi="Arial" w:cs="Arial"/>
                <w:b/>
                <w:bCs/>
                <w:sz w:val="22"/>
                <w:szCs w:val="22"/>
                <w:rPrChange w:id="780" w:author="Krishna Sanaka" w:date="2025-12-24T15:10:00Z" w16du:dateUtc="2025-12-24T20:10:00Z">
                  <w:rPr>
                    <w:ins w:id="781" w:author="Krishna Sanaka" w:date="2025-12-24T15:08:00Z" w16du:dateUtc="2025-12-24T20:08:00Z"/>
                    <w:del w:id="782" w:author="Sanaka, Krishna [2]" w:date="2025-12-29T17:49:00Z" w16du:dateUtc="2025-12-29T22:49:00Z"/>
                    <w:rFonts w:ascii="Arial" w:hAnsi="Arial" w:cs="Arial"/>
                  </w:rPr>
                </w:rPrChange>
              </w:rPr>
            </w:pPr>
            <w:ins w:id="783" w:author="Krishna Sanaka" w:date="2025-12-24T15:08:00Z" w16du:dateUtc="2025-12-24T20:08:00Z">
              <w:del w:id="784" w:author="Sanaka, Krishna [2]" w:date="2025-12-29T17:49:00Z" w16du:dateUtc="2025-12-29T22:49:00Z">
                <w:r w:rsidRPr="007A2E9A" w:rsidDel="00BD5EDF">
                  <w:rPr>
                    <w:rFonts w:ascii="Arial" w:hAnsi="Arial" w:cs="Arial"/>
                    <w:b/>
                    <w:bCs/>
                    <w:sz w:val="22"/>
                    <w:szCs w:val="22"/>
                    <w:rPrChange w:id="785" w:author="Krishna Sanaka" w:date="2025-12-24T15:10:00Z" w16du:dateUtc="2025-12-24T20:10:00Z">
                      <w:rPr>
                        <w:rFonts w:ascii="Arial" w:hAnsi="Arial" w:cs="Arial"/>
                        <w:b/>
                        <w:bCs/>
                      </w:rPr>
                    </w:rPrChange>
                  </w:rPr>
                  <w:delText xml:space="preserve">1999 </w:delText>
                </w:r>
              </w:del>
            </w:ins>
            <w:ins w:id="786" w:author="Krishna Sanaka" w:date="2025-12-24T15:09:00Z" w16du:dateUtc="2025-12-24T20:09:00Z">
              <w:del w:id="787" w:author="Sanaka, Krishna [2]" w:date="2025-12-29T17:49:00Z" w16du:dateUtc="2025-12-29T22:49:00Z">
                <w:r w:rsidRPr="007A2E9A" w:rsidDel="00BD5EDF">
                  <w:rPr>
                    <w:rFonts w:ascii="Arial" w:hAnsi="Arial" w:cs="Arial"/>
                    <w:b/>
                    <w:bCs/>
                    <w:sz w:val="22"/>
                    <w:szCs w:val="22"/>
                    <w:rPrChange w:id="788" w:author="Krishna Sanaka" w:date="2025-12-24T15:10:00Z" w16du:dateUtc="2025-12-24T20:10:00Z">
                      <w:rPr>
                        <w:rFonts w:ascii="Arial" w:hAnsi="Arial" w:cs="Arial"/>
                        <w:b/>
                        <w:bCs/>
                      </w:rPr>
                    </w:rPrChange>
                  </w:rPr>
                  <w:delText>Ratio</w:delText>
                </w:r>
              </w:del>
            </w:ins>
          </w:p>
        </w:tc>
        <w:tc>
          <w:tcPr>
            <w:tcW w:w="3117" w:type="dxa"/>
          </w:tcPr>
          <w:p w14:paraId="407ADC71" w14:textId="760A2CCE" w:rsidR="007A2E9A" w:rsidRPr="007A2E9A" w:rsidDel="00BD5EDF" w:rsidRDefault="007A2E9A" w:rsidP="00BD5EDF">
            <w:pPr>
              <w:rPr>
                <w:ins w:id="789" w:author="Krishna Sanaka" w:date="2025-12-24T15:08:00Z" w16du:dateUtc="2025-12-24T20:08:00Z"/>
                <w:del w:id="790" w:author="Sanaka, Krishna [2]" w:date="2025-12-29T17:49:00Z" w16du:dateUtc="2025-12-29T22:49:00Z"/>
                <w:rFonts w:ascii="Arial" w:hAnsi="Arial" w:cs="Arial"/>
                <w:b/>
                <w:bCs/>
                <w:sz w:val="22"/>
                <w:szCs w:val="22"/>
                <w:rPrChange w:id="791" w:author="Krishna Sanaka" w:date="2025-12-24T15:10:00Z" w16du:dateUtc="2025-12-24T20:10:00Z">
                  <w:rPr>
                    <w:ins w:id="792" w:author="Krishna Sanaka" w:date="2025-12-24T15:08:00Z" w16du:dateUtc="2025-12-24T20:08:00Z"/>
                    <w:del w:id="793" w:author="Sanaka, Krishna [2]" w:date="2025-12-29T17:49:00Z" w16du:dateUtc="2025-12-29T22:49:00Z"/>
                    <w:rFonts w:ascii="Arial" w:hAnsi="Arial" w:cs="Arial"/>
                  </w:rPr>
                </w:rPrChange>
              </w:rPr>
            </w:pPr>
            <w:ins w:id="794" w:author="Krishna Sanaka" w:date="2025-12-24T15:09:00Z" w16du:dateUtc="2025-12-24T20:09:00Z">
              <w:del w:id="795" w:author="Sanaka, Krishna [2]" w:date="2025-12-29T17:49:00Z" w16du:dateUtc="2025-12-29T22:49:00Z">
                <w:r w:rsidRPr="007A2E9A" w:rsidDel="00BD5EDF">
                  <w:rPr>
                    <w:rFonts w:ascii="Arial" w:hAnsi="Arial" w:cs="Arial"/>
                    <w:b/>
                    <w:bCs/>
                    <w:sz w:val="22"/>
                    <w:szCs w:val="22"/>
                    <w:rPrChange w:id="796" w:author="Krishna Sanaka" w:date="2025-12-24T15:10:00Z" w16du:dateUtc="2025-12-24T20:10:00Z">
                      <w:rPr>
                        <w:rFonts w:ascii="Arial" w:hAnsi="Arial" w:cs="Arial"/>
                        <w:b/>
                        <w:bCs/>
                      </w:rPr>
                    </w:rPrChange>
                  </w:rPr>
                  <w:delText>2023 Ratio</w:delText>
                </w:r>
              </w:del>
            </w:ins>
          </w:p>
        </w:tc>
      </w:tr>
      <w:tr w:rsidR="00C540DF" w:rsidDel="00BD5EDF" w14:paraId="109EF089" w14:textId="0AC1D88B" w:rsidTr="00C20A27">
        <w:trPr>
          <w:ins w:id="797" w:author="Krishna Sanaka" w:date="2025-12-24T15:51:00Z"/>
          <w:del w:id="798" w:author="Sanaka, Krishna [2]" w:date="2025-12-29T17:49:00Z" w16du:dateUtc="2025-12-29T22:49:00Z"/>
        </w:trPr>
        <w:tc>
          <w:tcPr>
            <w:tcW w:w="9350" w:type="dxa"/>
            <w:gridSpan w:val="3"/>
          </w:tcPr>
          <w:p w14:paraId="0BD8A0D6" w14:textId="01072923" w:rsidR="00C540DF" w:rsidDel="00BD5EDF" w:rsidRDefault="00C540DF" w:rsidP="00BD5EDF">
            <w:pPr>
              <w:rPr>
                <w:ins w:id="799" w:author="Krishna Sanaka" w:date="2025-12-24T15:51:00Z" w16du:dateUtc="2025-12-24T20:51:00Z"/>
                <w:del w:id="800" w:author="Sanaka, Krishna [2]" w:date="2025-12-29T17:49:00Z" w16du:dateUtc="2025-12-29T22:49:00Z"/>
                <w:rFonts w:ascii="Arial" w:hAnsi="Arial" w:cs="Arial"/>
                <w:sz w:val="22"/>
                <w:szCs w:val="22"/>
              </w:rPr>
            </w:pPr>
            <w:ins w:id="801" w:author="Krishna Sanaka" w:date="2025-12-24T15:51:00Z" w16du:dateUtc="2025-12-24T20:51:00Z">
              <w:del w:id="802" w:author="Sanaka, Krishna [2]" w:date="2025-12-29T17:49:00Z" w16du:dateUtc="2025-12-29T22:49:00Z">
                <w:r w:rsidDel="00BD5EDF">
                  <w:rPr>
                    <w:rFonts w:ascii="Arial" w:hAnsi="Arial" w:cs="Arial"/>
                    <w:sz w:val="22"/>
                    <w:szCs w:val="22"/>
                  </w:rPr>
                  <w:delText>Sex</w:delText>
                </w:r>
              </w:del>
            </w:ins>
          </w:p>
        </w:tc>
      </w:tr>
      <w:tr w:rsidR="0056766B" w:rsidDel="00BD5EDF" w14:paraId="15576C4F" w14:textId="327AA5DE">
        <w:trPr>
          <w:ins w:id="803" w:author="Krishna Sanaka" w:date="2025-12-24T15:08:00Z"/>
          <w:del w:id="804" w:author="Sanaka, Krishna [2]" w:date="2025-12-29T17:49:00Z" w16du:dateUtc="2025-12-29T22:49:00Z"/>
        </w:trPr>
        <w:tc>
          <w:tcPr>
            <w:tcW w:w="3116" w:type="dxa"/>
          </w:tcPr>
          <w:p w14:paraId="5B81CA41" w14:textId="27682CE2" w:rsidR="0056766B" w:rsidRPr="007A2E9A" w:rsidDel="00BD5EDF" w:rsidRDefault="0056766B" w:rsidP="00BD5EDF">
            <w:pPr>
              <w:rPr>
                <w:ins w:id="805" w:author="Krishna Sanaka" w:date="2025-12-24T15:08:00Z" w16du:dateUtc="2025-12-24T20:08:00Z"/>
                <w:del w:id="806" w:author="Sanaka, Krishna [2]" w:date="2025-12-29T17:49:00Z" w16du:dateUtc="2025-12-29T22:49:00Z"/>
                <w:rFonts w:ascii="Arial" w:hAnsi="Arial" w:cs="Arial"/>
                <w:i/>
                <w:iCs/>
                <w:sz w:val="22"/>
                <w:szCs w:val="22"/>
                <w:rPrChange w:id="807" w:author="Krishna Sanaka" w:date="2025-12-24T15:10:00Z" w16du:dateUtc="2025-12-24T20:10:00Z">
                  <w:rPr>
                    <w:ins w:id="808" w:author="Krishna Sanaka" w:date="2025-12-24T15:08:00Z" w16du:dateUtc="2025-12-24T20:08:00Z"/>
                    <w:del w:id="809" w:author="Sanaka, Krishna [2]" w:date="2025-12-29T17:49:00Z" w16du:dateUtc="2025-12-29T22:49:00Z"/>
                    <w:rFonts w:ascii="Arial" w:hAnsi="Arial" w:cs="Arial"/>
                  </w:rPr>
                </w:rPrChange>
              </w:rPr>
            </w:pPr>
            <w:ins w:id="810" w:author="Krishna Sanaka" w:date="2025-12-24T15:09:00Z" w16du:dateUtc="2025-12-24T20:09:00Z">
              <w:del w:id="811" w:author="Sanaka, Krishna [2]" w:date="2025-12-29T17:49:00Z" w16du:dateUtc="2025-12-29T22:49:00Z">
                <w:r w:rsidRPr="007A2E9A" w:rsidDel="00BD5EDF">
                  <w:rPr>
                    <w:rFonts w:ascii="Arial" w:hAnsi="Arial" w:cs="Arial"/>
                    <w:i/>
                    <w:iCs/>
                    <w:sz w:val="22"/>
                    <w:szCs w:val="22"/>
                  </w:rPr>
                  <w:delText>Male</w:delText>
                </w:r>
              </w:del>
            </w:ins>
          </w:p>
        </w:tc>
        <w:tc>
          <w:tcPr>
            <w:tcW w:w="3117" w:type="dxa"/>
          </w:tcPr>
          <w:p w14:paraId="1D390D16" w14:textId="1352C780" w:rsidR="0056766B" w:rsidRPr="007A2E9A" w:rsidDel="00BD5EDF" w:rsidRDefault="0056766B" w:rsidP="00BD5EDF">
            <w:pPr>
              <w:rPr>
                <w:ins w:id="812" w:author="Krishna Sanaka" w:date="2025-12-24T15:08:00Z" w16du:dateUtc="2025-12-24T20:08:00Z"/>
                <w:del w:id="813" w:author="Sanaka, Krishna [2]" w:date="2025-12-29T17:49:00Z" w16du:dateUtc="2025-12-29T22:49:00Z"/>
                <w:rFonts w:ascii="Arial" w:hAnsi="Arial" w:cs="Arial"/>
                <w:sz w:val="22"/>
                <w:szCs w:val="22"/>
                <w:rPrChange w:id="814" w:author="Krishna Sanaka" w:date="2025-12-24T15:10:00Z" w16du:dateUtc="2025-12-24T20:10:00Z">
                  <w:rPr>
                    <w:ins w:id="815" w:author="Krishna Sanaka" w:date="2025-12-24T15:08:00Z" w16du:dateUtc="2025-12-24T20:08:00Z"/>
                    <w:del w:id="816" w:author="Sanaka, Krishna [2]" w:date="2025-12-29T17:49:00Z" w16du:dateUtc="2025-12-29T22:49:00Z"/>
                    <w:rFonts w:ascii="Arial" w:hAnsi="Arial" w:cs="Arial"/>
                  </w:rPr>
                </w:rPrChange>
              </w:rPr>
            </w:pPr>
            <w:ins w:id="817" w:author="Krishna Sanaka" w:date="2025-12-24T15:12:00Z" w16du:dateUtc="2025-12-24T20:12:00Z">
              <w:del w:id="818" w:author="Sanaka, Krishna [2]" w:date="2025-12-29T17:49:00Z" w16du:dateUtc="2025-12-29T22:49:00Z">
                <w:r w:rsidDel="00BD5EDF">
                  <w:rPr>
                    <w:rFonts w:ascii="Arial" w:hAnsi="Arial" w:cs="Arial"/>
                    <w:sz w:val="22"/>
                    <w:szCs w:val="22"/>
                  </w:rPr>
                  <w:delText>Reference</w:delText>
                </w:r>
              </w:del>
            </w:ins>
          </w:p>
        </w:tc>
        <w:tc>
          <w:tcPr>
            <w:tcW w:w="3117" w:type="dxa"/>
          </w:tcPr>
          <w:p w14:paraId="30B7C6EE" w14:textId="729AAA0D" w:rsidR="0056766B" w:rsidRPr="007A2E9A" w:rsidDel="00BD5EDF" w:rsidRDefault="0056766B" w:rsidP="00BD5EDF">
            <w:pPr>
              <w:rPr>
                <w:ins w:id="819" w:author="Krishna Sanaka" w:date="2025-12-24T15:08:00Z" w16du:dateUtc="2025-12-24T20:08:00Z"/>
                <w:del w:id="820" w:author="Sanaka, Krishna [2]" w:date="2025-12-29T17:49:00Z" w16du:dateUtc="2025-12-29T22:49:00Z"/>
                <w:rFonts w:ascii="Arial" w:hAnsi="Arial" w:cs="Arial"/>
                <w:sz w:val="22"/>
                <w:szCs w:val="22"/>
                <w:rPrChange w:id="821" w:author="Krishna Sanaka" w:date="2025-12-24T15:10:00Z" w16du:dateUtc="2025-12-24T20:10:00Z">
                  <w:rPr>
                    <w:ins w:id="822" w:author="Krishna Sanaka" w:date="2025-12-24T15:08:00Z" w16du:dateUtc="2025-12-24T20:08:00Z"/>
                    <w:del w:id="823" w:author="Sanaka, Krishna [2]" w:date="2025-12-29T17:49:00Z" w16du:dateUtc="2025-12-29T22:49:00Z"/>
                    <w:rFonts w:ascii="Arial" w:hAnsi="Arial" w:cs="Arial"/>
                  </w:rPr>
                </w:rPrChange>
              </w:rPr>
            </w:pPr>
            <w:ins w:id="824" w:author="Krishna Sanaka" w:date="2025-12-24T15:12:00Z" w16du:dateUtc="2025-12-24T20:12:00Z">
              <w:del w:id="825" w:author="Sanaka, Krishna [2]" w:date="2025-12-29T17:49:00Z" w16du:dateUtc="2025-12-29T22:49:00Z">
                <w:r w:rsidDel="00BD5EDF">
                  <w:rPr>
                    <w:rFonts w:ascii="Arial" w:hAnsi="Arial" w:cs="Arial"/>
                    <w:sz w:val="22"/>
                    <w:szCs w:val="22"/>
                  </w:rPr>
                  <w:delText>Reference</w:delText>
                </w:r>
              </w:del>
            </w:ins>
          </w:p>
        </w:tc>
      </w:tr>
      <w:tr w:rsidR="0056766B" w:rsidDel="00BD5EDF" w14:paraId="51924D0A" w14:textId="5807624D">
        <w:trPr>
          <w:ins w:id="826" w:author="Krishna Sanaka" w:date="2025-12-24T15:08:00Z"/>
          <w:del w:id="827" w:author="Sanaka, Krishna [2]" w:date="2025-12-29T17:49:00Z" w16du:dateUtc="2025-12-29T22:49:00Z"/>
        </w:trPr>
        <w:tc>
          <w:tcPr>
            <w:tcW w:w="3116" w:type="dxa"/>
          </w:tcPr>
          <w:p w14:paraId="55E2CFFD" w14:textId="18496FEF" w:rsidR="0056766B" w:rsidRPr="007A2E9A" w:rsidDel="00BD5EDF" w:rsidRDefault="0056766B" w:rsidP="00BD5EDF">
            <w:pPr>
              <w:rPr>
                <w:ins w:id="828" w:author="Krishna Sanaka" w:date="2025-12-24T15:08:00Z" w16du:dateUtc="2025-12-24T20:08:00Z"/>
                <w:del w:id="829" w:author="Sanaka, Krishna [2]" w:date="2025-12-29T17:49:00Z" w16du:dateUtc="2025-12-29T22:49:00Z"/>
                <w:rFonts w:ascii="Arial" w:hAnsi="Arial" w:cs="Arial"/>
                <w:i/>
                <w:iCs/>
                <w:sz w:val="22"/>
                <w:szCs w:val="22"/>
                <w:rPrChange w:id="830" w:author="Krishna Sanaka" w:date="2025-12-24T15:10:00Z" w16du:dateUtc="2025-12-24T20:10:00Z">
                  <w:rPr>
                    <w:ins w:id="831" w:author="Krishna Sanaka" w:date="2025-12-24T15:08:00Z" w16du:dateUtc="2025-12-24T20:08:00Z"/>
                    <w:del w:id="832" w:author="Sanaka, Krishna [2]" w:date="2025-12-29T17:49:00Z" w16du:dateUtc="2025-12-29T22:49:00Z"/>
                    <w:rFonts w:ascii="Arial" w:hAnsi="Arial" w:cs="Arial"/>
                  </w:rPr>
                </w:rPrChange>
              </w:rPr>
            </w:pPr>
            <w:ins w:id="833" w:author="Krishna Sanaka" w:date="2025-12-24T15:09:00Z" w16du:dateUtc="2025-12-24T20:09:00Z">
              <w:del w:id="834" w:author="Sanaka, Krishna [2]" w:date="2025-12-29T17:49:00Z" w16du:dateUtc="2025-12-29T22:49:00Z">
                <w:r w:rsidRPr="007A2E9A" w:rsidDel="00BD5EDF">
                  <w:rPr>
                    <w:rFonts w:ascii="Arial" w:hAnsi="Arial" w:cs="Arial"/>
                    <w:i/>
                    <w:iCs/>
                    <w:sz w:val="22"/>
                    <w:szCs w:val="22"/>
                  </w:rPr>
                  <w:delText>Female</w:delText>
                </w:r>
              </w:del>
            </w:ins>
          </w:p>
        </w:tc>
        <w:tc>
          <w:tcPr>
            <w:tcW w:w="3117" w:type="dxa"/>
          </w:tcPr>
          <w:p w14:paraId="79520D13" w14:textId="4D244604" w:rsidR="0056766B" w:rsidRPr="007A2E9A" w:rsidDel="00BD5EDF" w:rsidRDefault="00727E64" w:rsidP="00BD5EDF">
            <w:pPr>
              <w:rPr>
                <w:ins w:id="835" w:author="Krishna Sanaka" w:date="2025-12-24T15:08:00Z" w16du:dateUtc="2025-12-24T20:08:00Z"/>
                <w:del w:id="836" w:author="Sanaka, Krishna [2]" w:date="2025-12-29T17:49:00Z" w16du:dateUtc="2025-12-29T22:49:00Z"/>
                <w:rFonts w:ascii="Arial" w:hAnsi="Arial" w:cs="Arial"/>
                <w:sz w:val="22"/>
                <w:szCs w:val="22"/>
                <w:rPrChange w:id="837" w:author="Krishna Sanaka" w:date="2025-12-24T15:10:00Z" w16du:dateUtc="2025-12-24T20:10:00Z">
                  <w:rPr>
                    <w:ins w:id="838" w:author="Krishna Sanaka" w:date="2025-12-24T15:08:00Z" w16du:dateUtc="2025-12-24T20:08:00Z"/>
                    <w:del w:id="839" w:author="Sanaka, Krishna [2]" w:date="2025-12-29T17:49:00Z" w16du:dateUtc="2025-12-29T22:49:00Z"/>
                    <w:rFonts w:ascii="Arial" w:hAnsi="Arial" w:cs="Arial"/>
                  </w:rPr>
                </w:rPrChange>
              </w:rPr>
            </w:pPr>
            <w:ins w:id="840" w:author="Krishna Sanaka" w:date="2025-12-24T15:32:00Z" w16du:dateUtc="2025-12-24T20:32:00Z">
              <w:del w:id="841" w:author="Sanaka, Krishna [2]" w:date="2025-12-29T17:49:00Z" w16du:dateUtc="2025-12-29T22:49:00Z">
                <w:r w:rsidDel="00BD5EDF">
                  <w:rPr>
                    <w:rFonts w:ascii="Arial" w:hAnsi="Arial" w:cs="Arial"/>
                    <w:sz w:val="22"/>
                    <w:szCs w:val="22"/>
                  </w:rPr>
                  <w:delText>0.71</w:delText>
                </w:r>
              </w:del>
            </w:ins>
          </w:p>
        </w:tc>
        <w:tc>
          <w:tcPr>
            <w:tcW w:w="3117" w:type="dxa"/>
          </w:tcPr>
          <w:p w14:paraId="5BCC8EE2" w14:textId="04A56459" w:rsidR="0056766B" w:rsidRPr="007A2E9A" w:rsidDel="00BD5EDF" w:rsidRDefault="00727E64" w:rsidP="00BD5EDF">
            <w:pPr>
              <w:rPr>
                <w:ins w:id="842" w:author="Krishna Sanaka" w:date="2025-12-24T15:08:00Z" w16du:dateUtc="2025-12-24T20:08:00Z"/>
                <w:del w:id="843" w:author="Sanaka, Krishna [2]" w:date="2025-12-29T17:49:00Z" w16du:dateUtc="2025-12-29T22:49:00Z"/>
                <w:rFonts w:ascii="Arial" w:hAnsi="Arial" w:cs="Arial"/>
                <w:sz w:val="22"/>
                <w:szCs w:val="22"/>
                <w:rPrChange w:id="844" w:author="Krishna Sanaka" w:date="2025-12-24T15:10:00Z" w16du:dateUtc="2025-12-24T20:10:00Z">
                  <w:rPr>
                    <w:ins w:id="845" w:author="Krishna Sanaka" w:date="2025-12-24T15:08:00Z" w16du:dateUtc="2025-12-24T20:08:00Z"/>
                    <w:del w:id="846" w:author="Sanaka, Krishna [2]" w:date="2025-12-29T17:49:00Z" w16du:dateUtc="2025-12-29T22:49:00Z"/>
                    <w:rFonts w:ascii="Arial" w:hAnsi="Arial" w:cs="Arial"/>
                  </w:rPr>
                </w:rPrChange>
              </w:rPr>
            </w:pPr>
            <w:ins w:id="847" w:author="Krishna Sanaka" w:date="2025-12-24T15:34:00Z" w16du:dateUtc="2025-12-24T20:34:00Z">
              <w:del w:id="848" w:author="Sanaka, Krishna [2]" w:date="2025-12-29T17:49:00Z" w16du:dateUtc="2025-12-29T22:49:00Z">
                <w:r w:rsidDel="00BD5EDF">
                  <w:rPr>
                    <w:rFonts w:ascii="Arial" w:hAnsi="Arial" w:cs="Arial"/>
                    <w:sz w:val="22"/>
                    <w:szCs w:val="22"/>
                  </w:rPr>
                  <w:delText>0.58</w:delText>
                </w:r>
              </w:del>
            </w:ins>
          </w:p>
        </w:tc>
      </w:tr>
      <w:tr w:rsidR="00C540DF" w:rsidDel="00BD5EDF" w14:paraId="5954D0D3" w14:textId="1B1B94D0" w:rsidTr="006A4D70">
        <w:trPr>
          <w:ins w:id="849" w:author="Krishna Sanaka" w:date="2025-12-24T15:52:00Z"/>
          <w:del w:id="850" w:author="Sanaka, Krishna [2]" w:date="2025-12-29T17:49:00Z" w16du:dateUtc="2025-12-29T22:49:00Z"/>
        </w:trPr>
        <w:tc>
          <w:tcPr>
            <w:tcW w:w="9350" w:type="dxa"/>
            <w:gridSpan w:val="3"/>
          </w:tcPr>
          <w:p w14:paraId="068C8EF4" w14:textId="44D0D8D7" w:rsidR="00C540DF" w:rsidDel="00BD5EDF" w:rsidRDefault="00C540DF" w:rsidP="00BD5EDF">
            <w:pPr>
              <w:rPr>
                <w:ins w:id="851" w:author="Krishna Sanaka" w:date="2025-12-24T15:52:00Z" w16du:dateUtc="2025-12-24T20:52:00Z"/>
                <w:del w:id="852" w:author="Sanaka, Krishna [2]" w:date="2025-12-29T17:49:00Z" w16du:dateUtc="2025-12-29T22:49:00Z"/>
                <w:rFonts w:ascii="Arial" w:hAnsi="Arial" w:cs="Arial"/>
                <w:sz w:val="22"/>
                <w:szCs w:val="22"/>
              </w:rPr>
            </w:pPr>
            <w:ins w:id="853" w:author="Krishna Sanaka" w:date="2025-12-24T15:52:00Z" w16du:dateUtc="2025-12-24T20:52:00Z">
              <w:del w:id="854" w:author="Sanaka, Krishna [2]" w:date="2025-12-29T17:49:00Z" w16du:dateUtc="2025-12-29T22:49:00Z">
                <w:r w:rsidDel="00BD5EDF">
                  <w:rPr>
                    <w:rFonts w:ascii="Arial" w:hAnsi="Arial" w:cs="Arial"/>
                    <w:sz w:val="22"/>
                    <w:szCs w:val="22"/>
                  </w:rPr>
                  <w:delText>Race/Ethnicity</w:delText>
                </w:r>
              </w:del>
            </w:ins>
          </w:p>
        </w:tc>
      </w:tr>
      <w:tr w:rsidR="00EF41F5" w:rsidDel="00BD5EDF" w14:paraId="153AAEE6" w14:textId="51A7FDFA">
        <w:trPr>
          <w:ins w:id="855" w:author="Krishna Sanaka" w:date="2025-12-24T15:08:00Z"/>
          <w:del w:id="856" w:author="Sanaka, Krishna [2]" w:date="2025-12-29T17:49:00Z" w16du:dateUtc="2025-12-29T22:49:00Z"/>
        </w:trPr>
        <w:tc>
          <w:tcPr>
            <w:tcW w:w="3116" w:type="dxa"/>
          </w:tcPr>
          <w:p w14:paraId="74A269C6" w14:textId="0EBB8008" w:rsidR="00EF41F5" w:rsidRPr="007A2E9A" w:rsidDel="00BD5EDF" w:rsidRDefault="00EF41F5" w:rsidP="00BD5EDF">
            <w:pPr>
              <w:rPr>
                <w:ins w:id="857" w:author="Krishna Sanaka" w:date="2025-12-24T15:08:00Z" w16du:dateUtc="2025-12-24T20:08:00Z"/>
                <w:del w:id="858" w:author="Sanaka, Krishna [2]" w:date="2025-12-29T17:49:00Z" w16du:dateUtc="2025-12-29T22:49:00Z"/>
                <w:rFonts w:ascii="Arial" w:hAnsi="Arial" w:cs="Arial"/>
                <w:i/>
                <w:iCs/>
                <w:sz w:val="22"/>
                <w:szCs w:val="22"/>
                <w:rPrChange w:id="859" w:author="Krishna Sanaka" w:date="2025-12-24T15:10:00Z" w16du:dateUtc="2025-12-24T20:10:00Z">
                  <w:rPr>
                    <w:ins w:id="860" w:author="Krishna Sanaka" w:date="2025-12-24T15:08:00Z" w16du:dateUtc="2025-12-24T20:08:00Z"/>
                    <w:del w:id="861" w:author="Sanaka, Krishna [2]" w:date="2025-12-29T17:49:00Z" w16du:dateUtc="2025-12-29T22:49:00Z"/>
                    <w:rFonts w:ascii="Arial" w:hAnsi="Arial" w:cs="Arial"/>
                  </w:rPr>
                </w:rPrChange>
              </w:rPr>
            </w:pPr>
            <w:ins w:id="862" w:author="Krishna Sanaka" w:date="2025-12-24T15:09:00Z" w16du:dateUtc="2025-12-24T20:09:00Z">
              <w:del w:id="863" w:author="Sanaka, Krishna [2]" w:date="2025-12-29T17:49:00Z" w16du:dateUtc="2025-12-29T22:49:00Z">
                <w:r w:rsidRPr="007A2E9A" w:rsidDel="00BD5EDF">
                  <w:rPr>
                    <w:rFonts w:ascii="Arial" w:hAnsi="Arial" w:cs="Arial"/>
                    <w:i/>
                    <w:iCs/>
                    <w:sz w:val="22"/>
                    <w:szCs w:val="22"/>
                    <w:rPrChange w:id="864" w:author="Krishna Sanaka" w:date="2025-12-24T15:10:00Z" w16du:dateUtc="2025-12-24T20:10:00Z">
                      <w:rPr>
                        <w:rFonts w:ascii="Arial" w:hAnsi="Arial" w:cs="Arial"/>
                        <w:i/>
                        <w:iCs/>
                      </w:rPr>
                    </w:rPrChange>
                  </w:rPr>
                  <w:delText>NH White</w:delText>
                </w:r>
              </w:del>
            </w:ins>
          </w:p>
        </w:tc>
        <w:tc>
          <w:tcPr>
            <w:tcW w:w="3117" w:type="dxa"/>
          </w:tcPr>
          <w:p w14:paraId="15C0B569" w14:textId="7EAA47C5" w:rsidR="00EF41F5" w:rsidRPr="007A2E9A" w:rsidDel="00BD5EDF" w:rsidRDefault="00EF41F5" w:rsidP="00BD5EDF">
            <w:pPr>
              <w:rPr>
                <w:ins w:id="865" w:author="Krishna Sanaka" w:date="2025-12-24T15:08:00Z" w16du:dateUtc="2025-12-24T20:08:00Z"/>
                <w:del w:id="866" w:author="Sanaka, Krishna [2]" w:date="2025-12-29T17:49:00Z" w16du:dateUtc="2025-12-29T22:49:00Z"/>
                <w:rFonts w:ascii="Arial" w:hAnsi="Arial" w:cs="Arial"/>
                <w:sz w:val="22"/>
                <w:szCs w:val="22"/>
                <w:rPrChange w:id="867" w:author="Krishna Sanaka" w:date="2025-12-24T15:10:00Z" w16du:dateUtc="2025-12-24T20:10:00Z">
                  <w:rPr>
                    <w:ins w:id="868" w:author="Krishna Sanaka" w:date="2025-12-24T15:08:00Z" w16du:dateUtc="2025-12-24T20:08:00Z"/>
                    <w:del w:id="869" w:author="Sanaka, Krishna [2]" w:date="2025-12-29T17:49:00Z" w16du:dateUtc="2025-12-29T22:49:00Z"/>
                    <w:rFonts w:ascii="Arial" w:hAnsi="Arial" w:cs="Arial"/>
                  </w:rPr>
                </w:rPrChange>
              </w:rPr>
            </w:pPr>
            <w:ins w:id="870" w:author="Krishna Sanaka" w:date="2025-12-24T15:12:00Z" w16du:dateUtc="2025-12-24T20:12:00Z">
              <w:del w:id="871" w:author="Sanaka, Krishna [2]" w:date="2025-12-29T17:49:00Z" w16du:dateUtc="2025-12-29T22:49:00Z">
                <w:r w:rsidDel="00BD5EDF">
                  <w:rPr>
                    <w:rFonts w:ascii="Arial" w:hAnsi="Arial" w:cs="Arial"/>
                    <w:sz w:val="22"/>
                    <w:szCs w:val="22"/>
                  </w:rPr>
                  <w:delText>Reference</w:delText>
                </w:r>
              </w:del>
            </w:ins>
          </w:p>
        </w:tc>
        <w:tc>
          <w:tcPr>
            <w:tcW w:w="3117" w:type="dxa"/>
          </w:tcPr>
          <w:p w14:paraId="1CFC46F4" w14:textId="6B12F759" w:rsidR="00EF41F5" w:rsidRPr="007A2E9A" w:rsidDel="00BD5EDF" w:rsidRDefault="00EF41F5" w:rsidP="00BD5EDF">
            <w:pPr>
              <w:rPr>
                <w:ins w:id="872" w:author="Krishna Sanaka" w:date="2025-12-24T15:08:00Z" w16du:dateUtc="2025-12-24T20:08:00Z"/>
                <w:del w:id="873" w:author="Sanaka, Krishna [2]" w:date="2025-12-29T17:49:00Z" w16du:dateUtc="2025-12-29T22:49:00Z"/>
                <w:rFonts w:ascii="Arial" w:hAnsi="Arial" w:cs="Arial"/>
                <w:sz w:val="22"/>
                <w:szCs w:val="22"/>
                <w:rPrChange w:id="874" w:author="Krishna Sanaka" w:date="2025-12-24T15:10:00Z" w16du:dateUtc="2025-12-24T20:10:00Z">
                  <w:rPr>
                    <w:ins w:id="875" w:author="Krishna Sanaka" w:date="2025-12-24T15:08:00Z" w16du:dateUtc="2025-12-24T20:08:00Z"/>
                    <w:del w:id="876" w:author="Sanaka, Krishna [2]" w:date="2025-12-29T17:49:00Z" w16du:dateUtc="2025-12-29T22:49:00Z"/>
                    <w:rFonts w:ascii="Arial" w:hAnsi="Arial" w:cs="Arial"/>
                  </w:rPr>
                </w:rPrChange>
              </w:rPr>
            </w:pPr>
            <w:ins w:id="877" w:author="Krishna Sanaka" w:date="2025-12-24T15:12:00Z" w16du:dateUtc="2025-12-24T20:12:00Z">
              <w:del w:id="878" w:author="Sanaka, Krishna [2]" w:date="2025-12-29T17:49:00Z" w16du:dateUtc="2025-12-29T22:49:00Z">
                <w:r w:rsidDel="00BD5EDF">
                  <w:rPr>
                    <w:rFonts w:ascii="Arial" w:hAnsi="Arial" w:cs="Arial"/>
                    <w:sz w:val="22"/>
                    <w:szCs w:val="22"/>
                  </w:rPr>
                  <w:delText>Reference</w:delText>
                </w:r>
              </w:del>
            </w:ins>
          </w:p>
        </w:tc>
      </w:tr>
      <w:tr w:rsidR="00EF41F5" w:rsidDel="00BD5EDF" w14:paraId="18A59E53" w14:textId="18AA7796">
        <w:trPr>
          <w:ins w:id="879" w:author="Krishna Sanaka" w:date="2025-12-24T15:08:00Z"/>
          <w:del w:id="880" w:author="Sanaka, Krishna [2]" w:date="2025-12-29T17:49:00Z" w16du:dateUtc="2025-12-29T22:49:00Z"/>
        </w:trPr>
        <w:tc>
          <w:tcPr>
            <w:tcW w:w="3116" w:type="dxa"/>
          </w:tcPr>
          <w:p w14:paraId="07546023" w14:textId="5C2980FA" w:rsidR="00EF41F5" w:rsidRPr="007A2E9A" w:rsidDel="00BD5EDF" w:rsidRDefault="00EF41F5" w:rsidP="00BD5EDF">
            <w:pPr>
              <w:rPr>
                <w:ins w:id="881" w:author="Krishna Sanaka" w:date="2025-12-24T15:08:00Z" w16du:dateUtc="2025-12-24T20:08:00Z"/>
                <w:del w:id="882" w:author="Sanaka, Krishna [2]" w:date="2025-12-29T17:49:00Z" w16du:dateUtc="2025-12-29T22:49:00Z"/>
                <w:rFonts w:ascii="Arial" w:hAnsi="Arial" w:cs="Arial"/>
                <w:i/>
                <w:iCs/>
                <w:sz w:val="22"/>
                <w:szCs w:val="22"/>
                <w:rPrChange w:id="883" w:author="Krishna Sanaka" w:date="2025-12-24T15:10:00Z" w16du:dateUtc="2025-12-24T20:10:00Z">
                  <w:rPr>
                    <w:ins w:id="884" w:author="Krishna Sanaka" w:date="2025-12-24T15:08:00Z" w16du:dateUtc="2025-12-24T20:08:00Z"/>
                    <w:del w:id="885" w:author="Sanaka, Krishna [2]" w:date="2025-12-29T17:49:00Z" w16du:dateUtc="2025-12-29T22:49:00Z"/>
                    <w:rFonts w:ascii="Arial" w:hAnsi="Arial" w:cs="Arial"/>
                  </w:rPr>
                </w:rPrChange>
              </w:rPr>
            </w:pPr>
            <w:ins w:id="886" w:author="Krishna Sanaka" w:date="2025-12-24T15:10:00Z" w16du:dateUtc="2025-12-24T20:10:00Z">
              <w:del w:id="887" w:author="Sanaka, Krishna [2]" w:date="2025-12-29T17:49:00Z" w16du:dateUtc="2025-12-29T22:49:00Z">
                <w:r w:rsidDel="00BD5EDF">
                  <w:rPr>
                    <w:rFonts w:ascii="Arial" w:hAnsi="Arial" w:cs="Arial"/>
                    <w:i/>
                    <w:iCs/>
                    <w:sz w:val="22"/>
                    <w:szCs w:val="22"/>
                  </w:rPr>
                  <w:delText>NH Black</w:delText>
                </w:r>
              </w:del>
            </w:ins>
          </w:p>
        </w:tc>
        <w:tc>
          <w:tcPr>
            <w:tcW w:w="3117" w:type="dxa"/>
          </w:tcPr>
          <w:p w14:paraId="4AF8C321" w14:textId="753D2B3C" w:rsidR="00EF41F5" w:rsidRPr="007A2E9A" w:rsidDel="00BD5EDF" w:rsidRDefault="003B73EC" w:rsidP="00BD5EDF">
            <w:pPr>
              <w:rPr>
                <w:ins w:id="888" w:author="Krishna Sanaka" w:date="2025-12-24T15:08:00Z" w16du:dateUtc="2025-12-24T20:08:00Z"/>
                <w:del w:id="889" w:author="Sanaka, Krishna [2]" w:date="2025-12-29T17:49:00Z" w16du:dateUtc="2025-12-29T22:49:00Z"/>
                <w:rFonts w:ascii="Arial" w:hAnsi="Arial" w:cs="Arial"/>
                <w:sz w:val="22"/>
                <w:szCs w:val="22"/>
                <w:rPrChange w:id="890" w:author="Krishna Sanaka" w:date="2025-12-24T15:10:00Z" w16du:dateUtc="2025-12-24T20:10:00Z">
                  <w:rPr>
                    <w:ins w:id="891" w:author="Krishna Sanaka" w:date="2025-12-24T15:08:00Z" w16du:dateUtc="2025-12-24T20:08:00Z"/>
                    <w:del w:id="892" w:author="Sanaka, Krishna [2]" w:date="2025-12-29T17:49:00Z" w16du:dateUtc="2025-12-29T22:49:00Z"/>
                    <w:rFonts w:ascii="Arial" w:hAnsi="Arial" w:cs="Arial"/>
                  </w:rPr>
                </w:rPrChange>
              </w:rPr>
            </w:pPr>
            <w:ins w:id="893" w:author="Krishna Sanaka" w:date="2025-12-24T15:35:00Z" w16du:dateUtc="2025-12-24T20:35:00Z">
              <w:del w:id="894" w:author="Sanaka, Krishna [2]" w:date="2025-12-29T17:49:00Z" w16du:dateUtc="2025-12-29T22:49:00Z">
                <w:r w:rsidDel="00BD5EDF">
                  <w:rPr>
                    <w:rFonts w:ascii="Arial" w:hAnsi="Arial" w:cs="Arial"/>
                    <w:sz w:val="22"/>
                    <w:szCs w:val="22"/>
                  </w:rPr>
                  <w:delText>2.16</w:delText>
                </w:r>
              </w:del>
            </w:ins>
          </w:p>
        </w:tc>
        <w:tc>
          <w:tcPr>
            <w:tcW w:w="3117" w:type="dxa"/>
          </w:tcPr>
          <w:p w14:paraId="4462AD78" w14:textId="7F812662" w:rsidR="00EF41F5" w:rsidRPr="007A2E9A" w:rsidDel="00BD5EDF" w:rsidRDefault="003B73EC" w:rsidP="00BD5EDF">
            <w:pPr>
              <w:rPr>
                <w:ins w:id="895" w:author="Krishna Sanaka" w:date="2025-12-24T15:08:00Z" w16du:dateUtc="2025-12-24T20:08:00Z"/>
                <w:del w:id="896" w:author="Sanaka, Krishna [2]" w:date="2025-12-29T17:49:00Z" w16du:dateUtc="2025-12-29T22:49:00Z"/>
                <w:rFonts w:ascii="Arial" w:hAnsi="Arial" w:cs="Arial"/>
                <w:sz w:val="22"/>
                <w:szCs w:val="22"/>
                <w:rPrChange w:id="897" w:author="Krishna Sanaka" w:date="2025-12-24T15:10:00Z" w16du:dateUtc="2025-12-24T20:10:00Z">
                  <w:rPr>
                    <w:ins w:id="898" w:author="Krishna Sanaka" w:date="2025-12-24T15:08:00Z" w16du:dateUtc="2025-12-24T20:08:00Z"/>
                    <w:del w:id="899" w:author="Sanaka, Krishna [2]" w:date="2025-12-29T17:49:00Z" w16du:dateUtc="2025-12-29T22:49:00Z"/>
                    <w:rFonts w:ascii="Arial" w:hAnsi="Arial" w:cs="Arial"/>
                  </w:rPr>
                </w:rPrChange>
              </w:rPr>
            </w:pPr>
            <w:ins w:id="900" w:author="Krishna Sanaka" w:date="2025-12-24T15:35:00Z" w16du:dateUtc="2025-12-24T20:35:00Z">
              <w:del w:id="901" w:author="Sanaka, Krishna [2]" w:date="2025-12-29T17:49:00Z" w16du:dateUtc="2025-12-29T22:49:00Z">
                <w:r w:rsidDel="00BD5EDF">
                  <w:rPr>
                    <w:rFonts w:ascii="Arial" w:hAnsi="Arial" w:cs="Arial"/>
                    <w:sz w:val="22"/>
                    <w:szCs w:val="22"/>
                  </w:rPr>
                  <w:delText>1.84</w:delText>
                </w:r>
              </w:del>
            </w:ins>
          </w:p>
        </w:tc>
      </w:tr>
      <w:tr w:rsidR="00EF41F5" w:rsidDel="00BD5EDF" w14:paraId="45117FFC" w14:textId="0BAA00B1">
        <w:trPr>
          <w:ins w:id="902" w:author="Krishna Sanaka" w:date="2025-12-24T15:08:00Z"/>
          <w:del w:id="903" w:author="Sanaka, Krishna [2]" w:date="2025-12-29T17:49:00Z" w16du:dateUtc="2025-12-29T22:49:00Z"/>
        </w:trPr>
        <w:tc>
          <w:tcPr>
            <w:tcW w:w="3116" w:type="dxa"/>
          </w:tcPr>
          <w:p w14:paraId="24B7A5CE" w14:textId="347014B1" w:rsidR="00EF41F5" w:rsidRPr="007A2E9A" w:rsidDel="00BD5EDF" w:rsidRDefault="00EF41F5" w:rsidP="00BD5EDF">
            <w:pPr>
              <w:rPr>
                <w:ins w:id="904" w:author="Krishna Sanaka" w:date="2025-12-24T15:08:00Z" w16du:dateUtc="2025-12-24T20:08:00Z"/>
                <w:del w:id="905" w:author="Sanaka, Krishna [2]" w:date="2025-12-29T17:49:00Z" w16du:dateUtc="2025-12-29T22:49:00Z"/>
                <w:rFonts w:ascii="Arial" w:hAnsi="Arial" w:cs="Arial"/>
                <w:i/>
                <w:iCs/>
                <w:sz w:val="22"/>
                <w:szCs w:val="22"/>
                <w:rPrChange w:id="906" w:author="Krishna Sanaka" w:date="2025-12-24T15:10:00Z" w16du:dateUtc="2025-12-24T20:10:00Z">
                  <w:rPr>
                    <w:ins w:id="907" w:author="Krishna Sanaka" w:date="2025-12-24T15:08:00Z" w16du:dateUtc="2025-12-24T20:08:00Z"/>
                    <w:del w:id="908" w:author="Sanaka, Krishna [2]" w:date="2025-12-29T17:49:00Z" w16du:dateUtc="2025-12-29T22:49:00Z"/>
                    <w:rFonts w:ascii="Arial" w:hAnsi="Arial" w:cs="Arial"/>
                  </w:rPr>
                </w:rPrChange>
              </w:rPr>
            </w:pPr>
            <w:ins w:id="909" w:author="Krishna Sanaka" w:date="2025-12-24T15:10:00Z" w16du:dateUtc="2025-12-24T20:10:00Z">
              <w:del w:id="910" w:author="Sanaka, Krishna [2]" w:date="2025-12-29T17:49:00Z" w16du:dateUtc="2025-12-29T22:49:00Z">
                <w:r w:rsidDel="00BD5EDF">
                  <w:rPr>
                    <w:rFonts w:ascii="Arial" w:hAnsi="Arial" w:cs="Arial"/>
                    <w:i/>
                    <w:iCs/>
                    <w:sz w:val="22"/>
                    <w:szCs w:val="22"/>
                  </w:rPr>
                  <w:delText>Hispanic</w:delText>
                </w:r>
              </w:del>
            </w:ins>
          </w:p>
        </w:tc>
        <w:tc>
          <w:tcPr>
            <w:tcW w:w="3117" w:type="dxa"/>
          </w:tcPr>
          <w:p w14:paraId="34608689" w14:textId="26BD1241" w:rsidR="00EF41F5" w:rsidRPr="007A2E9A" w:rsidDel="00BD5EDF" w:rsidRDefault="00330530" w:rsidP="00BD5EDF">
            <w:pPr>
              <w:rPr>
                <w:ins w:id="911" w:author="Krishna Sanaka" w:date="2025-12-24T15:08:00Z" w16du:dateUtc="2025-12-24T20:08:00Z"/>
                <w:del w:id="912" w:author="Sanaka, Krishna [2]" w:date="2025-12-29T17:49:00Z" w16du:dateUtc="2025-12-29T22:49:00Z"/>
                <w:rFonts w:ascii="Arial" w:hAnsi="Arial" w:cs="Arial"/>
                <w:sz w:val="22"/>
                <w:szCs w:val="22"/>
                <w:rPrChange w:id="913" w:author="Krishna Sanaka" w:date="2025-12-24T15:10:00Z" w16du:dateUtc="2025-12-24T20:10:00Z">
                  <w:rPr>
                    <w:ins w:id="914" w:author="Krishna Sanaka" w:date="2025-12-24T15:08:00Z" w16du:dateUtc="2025-12-24T20:08:00Z"/>
                    <w:del w:id="915" w:author="Sanaka, Krishna [2]" w:date="2025-12-29T17:49:00Z" w16du:dateUtc="2025-12-29T22:49:00Z"/>
                    <w:rFonts w:ascii="Arial" w:hAnsi="Arial" w:cs="Arial"/>
                  </w:rPr>
                </w:rPrChange>
              </w:rPr>
            </w:pPr>
            <w:ins w:id="916" w:author="Krishna Sanaka" w:date="2025-12-24T15:36:00Z" w16du:dateUtc="2025-12-24T20:36:00Z">
              <w:del w:id="917" w:author="Sanaka, Krishna [2]" w:date="2025-12-29T17:49:00Z" w16du:dateUtc="2025-12-29T22:49:00Z">
                <w:r w:rsidDel="00BD5EDF">
                  <w:rPr>
                    <w:rFonts w:ascii="Arial" w:hAnsi="Arial" w:cs="Arial"/>
                    <w:sz w:val="22"/>
                    <w:szCs w:val="22"/>
                  </w:rPr>
                  <w:delText>0.87</w:delText>
                </w:r>
              </w:del>
            </w:ins>
          </w:p>
        </w:tc>
        <w:tc>
          <w:tcPr>
            <w:tcW w:w="3117" w:type="dxa"/>
          </w:tcPr>
          <w:p w14:paraId="7616002C" w14:textId="36FC648B" w:rsidR="00EF41F5" w:rsidRPr="007A2E9A" w:rsidDel="00BD5EDF" w:rsidRDefault="00330530" w:rsidP="00BD5EDF">
            <w:pPr>
              <w:rPr>
                <w:ins w:id="918" w:author="Krishna Sanaka" w:date="2025-12-24T15:08:00Z" w16du:dateUtc="2025-12-24T20:08:00Z"/>
                <w:del w:id="919" w:author="Sanaka, Krishna [2]" w:date="2025-12-29T17:49:00Z" w16du:dateUtc="2025-12-29T22:49:00Z"/>
                <w:rFonts w:ascii="Arial" w:hAnsi="Arial" w:cs="Arial"/>
                <w:sz w:val="22"/>
                <w:szCs w:val="22"/>
                <w:rPrChange w:id="920" w:author="Krishna Sanaka" w:date="2025-12-24T15:10:00Z" w16du:dateUtc="2025-12-24T20:10:00Z">
                  <w:rPr>
                    <w:ins w:id="921" w:author="Krishna Sanaka" w:date="2025-12-24T15:08:00Z" w16du:dateUtc="2025-12-24T20:08:00Z"/>
                    <w:del w:id="922" w:author="Sanaka, Krishna [2]" w:date="2025-12-29T17:49:00Z" w16du:dateUtc="2025-12-29T22:49:00Z"/>
                    <w:rFonts w:ascii="Arial" w:hAnsi="Arial" w:cs="Arial"/>
                  </w:rPr>
                </w:rPrChange>
              </w:rPr>
            </w:pPr>
            <w:ins w:id="923" w:author="Krishna Sanaka" w:date="2025-12-24T15:36:00Z" w16du:dateUtc="2025-12-24T20:36:00Z">
              <w:del w:id="924" w:author="Sanaka, Krishna [2]" w:date="2025-12-29T17:49:00Z" w16du:dateUtc="2025-12-29T22:49:00Z">
                <w:r w:rsidDel="00BD5EDF">
                  <w:rPr>
                    <w:rFonts w:ascii="Arial" w:hAnsi="Arial" w:cs="Arial"/>
                    <w:sz w:val="22"/>
                    <w:szCs w:val="22"/>
                  </w:rPr>
                  <w:delText>0.67</w:delText>
                </w:r>
              </w:del>
            </w:ins>
          </w:p>
        </w:tc>
      </w:tr>
      <w:tr w:rsidR="00EF41F5" w:rsidDel="00BD5EDF" w14:paraId="58FD21B3" w14:textId="4342179E">
        <w:trPr>
          <w:ins w:id="925" w:author="Krishna Sanaka" w:date="2025-12-24T15:08:00Z"/>
          <w:del w:id="926" w:author="Sanaka, Krishna [2]" w:date="2025-12-29T17:49:00Z" w16du:dateUtc="2025-12-29T22:49:00Z"/>
        </w:trPr>
        <w:tc>
          <w:tcPr>
            <w:tcW w:w="3116" w:type="dxa"/>
          </w:tcPr>
          <w:p w14:paraId="4B67C4E2" w14:textId="7426C6CD" w:rsidR="00EF41F5" w:rsidRPr="007A2E9A" w:rsidDel="00BD5EDF" w:rsidRDefault="00EF41F5" w:rsidP="00BD5EDF">
            <w:pPr>
              <w:rPr>
                <w:ins w:id="927" w:author="Krishna Sanaka" w:date="2025-12-24T15:08:00Z" w16du:dateUtc="2025-12-24T20:08:00Z"/>
                <w:del w:id="928" w:author="Sanaka, Krishna [2]" w:date="2025-12-29T17:49:00Z" w16du:dateUtc="2025-12-29T22:49:00Z"/>
                <w:rFonts w:ascii="Arial" w:hAnsi="Arial" w:cs="Arial"/>
                <w:i/>
                <w:iCs/>
                <w:sz w:val="22"/>
                <w:szCs w:val="22"/>
                <w:rPrChange w:id="929" w:author="Krishna Sanaka" w:date="2025-12-24T15:10:00Z" w16du:dateUtc="2025-12-24T20:10:00Z">
                  <w:rPr>
                    <w:ins w:id="930" w:author="Krishna Sanaka" w:date="2025-12-24T15:08:00Z" w16du:dateUtc="2025-12-24T20:08:00Z"/>
                    <w:del w:id="931" w:author="Sanaka, Krishna [2]" w:date="2025-12-29T17:49:00Z" w16du:dateUtc="2025-12-29T22:49:00Z"/>
                    <w:rFonts w:ascii="Arial" w:hAnsi="Arial" w:cs="Arial"/>
                  </w:rPr>
                </w:rPrChange>
              </w:rPr>
            </w:pPr>
            <w:ins w:id="932" w:author="Krishna Sanaka" w:date="2025-12-24T15:10:00Z" w16du:dateUtc="2025-12-24T20:10:00Z">
              <w:del w:id="933" w:author="Sanaka, Krishna [2]" w:date="2025-12-29T17:49:00Z" w16du:dateUtc="2025-12-29T22:49:00Z">
                <w:r w:rsidDel="00BD5EDF">
                  <w:rPr>
                    <w:rFonts w:ascii="Arial" w:hAnsi="Arial" w:cs="Arial"/>
                    <w:i/>
                    <w:iCs/>
                    <w:sz w:val="22"/>
                    <w:szCs w:val="22"/>
                  </w:rPr>
                  <w:delText>Asian or Pacific Islander</w:delText>
                </w:r>
              </w:del>
            </w:ins>
          </w:p>
        </w:tc>
        <w:tc>
          <w:tcPr>
            <w:tcW w:w="3117" w:type="dxa"/>
          </w:tcPr>
          <w:p w14:paraId="66F8DFE0" w14:textId="00FE4ECC" w:rsidR="00EF41F5" w:rsidRPr="007A2E9A" w:rsidDel="00BD5EDF" w:rsidRDefault="0046459A" w:rsidP="00BD5EDF">
            <w:pPr>
              <w:rPr>
                <w:ins w:id="934" w:author="Krishna Sanaka" w:date="2025-12-24T15:08:00Z" w16du:dateUtc="2025-12-24T20:08:00Z"/>
                <w:del w:id="935" w:author="Sanaka, Krishna [2]" w:date="2025-12-29T17:49:00Z" w16du:dateUtc="2025-12-29T22:49:00Z"/>
                <w:rFonts w:ascii="Arial" w:hAnsi="Arial" w:cs="Arial"/>
                <w:sz w:val="22"/>
                <w:szCs w:val="22"/>
                <w:rPrChange w:id="936" w:author="Krishna Sanaka" w:date="2025-12-24T15:10:00Z" w16du:dateUtc="2025-12-24T20:10:00Z">
                  <w:rPr>
                    <w:ins w:id="937" w:author="Krishna Sanaka" w:date="2025-12-24T15:08:00Z" w16du:dateUtc="2025-12-24T20:08:00Z"/>
                    <w:del w:id="938" w:author="Sanaka, Krishna [2]" w:date="2025-12-29T17:49:00Z" w16du:dateUtc="2025-12-29T22:49:00Z"/>
                    <w:rFonts w:ascii="Arial" w:hAnsi="Arial" w:cs="Arial"/>
                  </w:rPr>
                </w:rPrChange>
              </w:rPr>
            </w:pPr>
            <w:ins w:id="939" w:author="Krishna Sanaka" w:date="2025-12-24T15:37:00Z" w16du:dateUtc="2025-12-24T20:37:00Z">
              <w:del w:id="940" w:author="Sanaka, Krishna [2]" w:date="2025-12-29T17:49:00Z" w16du:dateUtc="2025-12-29T22:49:00Z">
                <w:r w:rsidDel="00BD5EDF">
                  <w:rPr>
                    <w:rFonts w:ascii="Arial" w:hAnsi="Arial" w:cs="Arial"/>
                    <w:sz w:val="22"/>
                    <w:szCs w:val="22"/>
                  </w:rPr>
                  <w:delText>N/A</w:delText>
                </w:r>
              </w:del>
            </w:ins>
          </w:p>
        </w:tc>
        <w:tc>
          <w:tcPr>
            <w:tcW w:w="3117" w:type="dxa"/>
          </w:tcPr>
          <w:p w14:paraId="74B1830B" w14:textId="1C389F40" w:rsidR="00EF41F5" w:rsidRPr="007A2E9A" w:rsidDel="00BD5EDF" w:rsidRDefault="0046459A" w:rsidP="00BD5EDF">
            <w:pPr>
              <w:rPr>
                <w:ins w:id="941" w:author="Krishna Sanaka" w:date="2025-12-24T15:08:00Z" w16du:dateUtc="2025-12-24T20:08:00Z"/>
                <w:del w:id="942" w:author="Sanaka, Krishna [2]" w:date="2025-12-29T17:49:00Z" w16du:dateUtc="2025-12-29T22:49:00Z"/>
                <w:rFonts w:ascii="Arial" w:hAnsi="Arial" w:cs="Arial"/>
                <w:sz w:val="22"/>
                <w:szCs w:val="22"/>
                <w:rPrChange w:id="943" w:author="Krishna Sanaka" w:date="2025-12-24T15:10:00Z" w16du:dateUtc="2025-12-24T20:10:00Z">
                  <w:rPr>
                    <w:ins w:id="944" w:author="Krishna Sanaka" w:date="2025-12-24T15:08:00Z" w16du:dateUtc="2025-12-24T20:08:00Z"/>
                    <w:del w:id="945" w:author="Sanaka, Krishna [2]" w:date="2025-12-29T17:49:00Z" w16du:dateUtc="2025-12-29T22:49:00Z"/>
                    <w:rFonts w:ascii="Arial" w:hAnsi="Arial" w:cs="Arial"/>
                  </w:rPr>
                </w:rPrChange>
              </w:rPr>
            </w:pPr>
            <w:ins w:id="946" w:author="Krishna Sanaka" w:date="2025-12-24T15:37:00Z" w16du:dateUtc="2025-12-24T20:37:00Z">
              <w:del w:id="947" w:author="Sanaka, Krishna [2]" w:date="2025-12-29T17:49:00Z" w16du:dateUtc="2025-12-29T22:49:00Z">
                <w:r w:rsidDel="00BD5EDF">
                  <w:rPr>
                    <w:rFonts w:ascii="Arial" w:hAnsi="Arial" w:cs="Arial"/>
                    <w:sz w:val="22"/>
                    <w:szCs w:val="22"/>
                  </w:rPr>
                  <w:delText>0.27</w:delText>
                </w:r>
              </w:del>
            </w:ins>
          </w:p>
        </w:tc>
      </w:tr>
      <w:tr w:rsidR="00EF41F5" w:rsidDel="00BD5EDF" w14:paraId="31FE20EB" w14:textId="09F34768">
        <w:trPr>
          <w:ins w:id="948" w:author="Krishna Sanaka" w:date="2025-12-24T15:08:00Z"/>
          <w:del w:id="949" w:author="Sanaka, Krishna [2]" w:date="2025-12-29T17:49:00Z" w16du:dateUtc="2025-12-29T22:49:00Z"/>
        </w:trPr>
        <w:tc>
          <w:tcPr>
            <w:tcW w:w="3116" w:type="dxa"/>
          </w:tcPr>
          <w:p w14:paraId="0202AEAA" w14:textId="24E83F7B" w:rsidR="00EF41F5" w:rsidRPr="007A2E9A" w:rsidDel="00BD5EDF" w:rsidRDefault="00EF41F5" w:rsidP="00BD5EDF">
            <w:pPr>
              <w:rPr>
                <w:ins w:id="950" w:author="Krishna Sanaka" w:date="2025-12-24T15:08:00Z" w16du:dateUtc="2025-12-24T20:08:00Z"/>
                <w:del w:id="951" w:author="Sanaka, Krishna [2]" w:date="2025-12-29T17:49:00Z" w16du:dateUtc="2025-12-29T22:49:00Z"/>
                <w:rFonts w:ascii="Arial" w:hAnsi="Arial" w:cs="Arial"/>
                <w:i/>
                <w:iCs/>
                <w:sz w:val="22"/>
                <w:szCs w:val="22"/>
                <w:rPrChange w:id="952" w:author="Krishna Sanaka" w:date="2025-12-24T15:10:00Z" w16du:dateUtc="2025-12-24T20:10:00Z">
                  <w:rPr>
                    <w:ins w:id="953" w:author="Krishna Sanaka" w:date="2025-12-24T15:08:00Z" w16du:dateUtc="2025-12-24T20:08:00Z"/>
                    <w:del w:id="954" w:author="Sanaka, Krishna [2]" w:date="2025-12-29T17:49:00Z" w16du:dateUtc="2025-12-29T22:49:00Z"/>
                    <w:rFonts w:ascii="Arial" w:hAnsi="Arial" w:cs="Arial"/>
                  </w:rPr>
                </w:rPrChange>
              </w:rPr>
            </w:pPr>
            <w:ins w:id="955" w:author="Krishna Sanaka" w:date="2025-12-24T15:10:00Z" w16du:dateUtc="2025-12-24T20:10:00Z">
              <w:del w:id="956" w:author="Sanaka, Krishna [2]" w:date="2025-12-29T17:49:00Z" w16du:dateUtc="2025-12-29T22:49:00Z">
                <w:r w:rsidDel="00BD5EDF">
                  <w:rPr>
                    <w:rFonts w:ascii="Arial" w:hAnsi="Arial" w:cs="Arial"/>
                    <w:i/>
                    <w:iCs/>
                    <w:sz w:val="22"/>
                    <w:szCs w:val="22"/>
                  </w:rPr>
                  <w:delText>American Indian/Alaska Native</w:delText>
                </w:r>
              </w:del>
            </w:ins>
          </w:p>
        </w:tc>
        <w:tc>
          <w:tcPr>
            <w:tcW w:w="3117" w:type="dxa"/>
          </w:tcPr>
          <w:p w14:paraId="3BF3730B" w14:textId="0BF66643" w:rsidR="00EF41F5" w:rsidRPr="007A2E9A" w:rsidDel="00BD5EDF" w:rsidRDefault="003870A6" w:rsidP="00BD5EDF">
            <w:pPr>
              <w:rPr>
                <w:ins w:id="957" w:author="Krishna Sanaka" w:date="2025-12-24T15:08:00Z" w16du:dateUtc="2025-12-24T20:08:00Z"/>
                <w:del w:id="958" w:author="Sanaka, Krishna [2]" w:date="2025-12-29T17:49:00Z" w16du:dateUtc="2025-12-29T22:49:00Z"/>
                <w:rFonts w:ascii="Arial" w:hAnsi="Arial" w:cs="Arial"/>
                <w:sz w:val="22"/>
                <w:szCs w:val="22"/>
                <w:rPrChange w:id="959" w:author="Krishna Sanaka" w:date="2025-12-24T15:10:00Z" w16du:dateUtc="2025-12-24T20:10:00Z">
                  <w:rPr>
                    <w:ins w:id="960" w:author="Krishna Sanaka" w:date="2025-12-24T15:08:00Z" w16du:dateUtc="2025-12-24T20:08:00Z"/>
                    <w:del w:id="961" w:author="Sanaka, Krishna [2]" w:date="2025-12-29T17:49:00Z" w16du:dateUtc="2025-12-29T22:49:00Z"/>
                    <w:rFonts w:ascii="Arial" w:hAnsi="Arial" w:cs="Arial"/>
                  </w:rPr>
                </w:rPrChange>
              </w:rPr>
            </w:pPr>
            <w:ins w:id="962" w:author="Krishna Sanaka" w:date="2025-12-24T15:41:00Z" w16du:dateUtc="2025-12-24T20:41:00Z">
              <w:del w:id="963" w:author="Sanaka, Krishna [2]" w:date="2025-12-29T17:49:00Z" w16du:dateUtc="2025-12-29T22:49:00Z">
                <w:r w:rsidDel="00BD5EDF">
                  <w:rPr>
                    <w:rFonts w:ascii="Arial" w:hAnsi="Arial" w:cs="Arial"/>
                    <w:sz w:val="22"/>
                    <w:szCs w:val="22"/>
                  </w:rPr>
                  <w:delText>N/A</w:delText>
                </w:r>
              </w:del>
            </w:ins>
          </w:p>
        </w:tc>
        <w:tc>
          <w:tcPr>
            <w:tcW w:w="3117" w:type="dxa"/>
          </w:tcPr>
          <w:p w14:paraId="05914B30" w14:textId="38C573AB" w:rsidR="00EF41F5" w:rsidRPr="007A2E9A" w:rsidDel="00BD5EDF" w:rsidRDefault="003870A6" w:rsidP="00BD5EDF">
            <w:pPr>
              <w:rPr>
                <w:ins w:id="964" w:author="Krishna Sanaka" w:date="2025-12-24T15:08:00Z" w16du:dateUtc="2025-12-24T20:08:00Z"/>
                <w:del w:id="965" w:author="Sanaka, Krishna [2]" w:date="2025-12-29T17:49:00Z" w16du:dateUtc="2025-12-29T22:49:00Z"/>
                <w:rFonts w:ascii="Arial" w:hAnsi="Arial" w:cs="Arial"/>
                <w:sz w:val="22"/>
                <w:szCs w:val="22"/>
                <w:rPrChange w:id="966" w:author="Krishna Sanaka" w:date="2025-12-24T15:10:00Z" w16du:dateUtc="2025-12-24T20:10:00Z">
                  <w:rPr>
                    <w:ins w:id="967" w:author="Krishna Sanaka" w:date="2025-12-24T15:08:00Z" w16du:dateUtc="2025-12-24T20:08:00Z"/>
                    <w:del w:id="968" w:author="Sanaka, Krishna [2]" w:date="2025-12-29T17:49:00Z" w16du:dateUtc="2025-12-29T22:49:00Z"/>
                    <w:rFonts w:ascii="Arial" w:hAnsi="Arial" w:cs="Arial"/>
                  </w:rPr>
                </w:rPrChange>
              </w:rPr>
            </w:pPr>
            <w:ins w:id="969" w:author="Krishna Sanaka" w:date="2025-12-24T15:41:00Z" w16du:dateUtc="2025-12-24T20:41:00Z">
              <w:del w:id="970" w:author="Sanaka, Krishna [2]" w:date="2025-12-29T17:49:00Z" w16du:dateUtc="2025-12-29T22:49:00Z">
                <w:r w:rsidDel="00BD5EDF">
                  <w:rPr>
                    <w:rFonts w:ascii="Arial" w:hAnsi="Arial" w:cs="Arial"/>
                    <w:sz w:val="22"/>
                    <w:szCs w:val="22"/>
                  </w:rPr>
                  <w:delText>1.69</w:delText>
                </w:r>
              </w:del>
            </w:ins>
          </w:p>
        </w:tc>
      </w:tr>
      <w:tr w:rsidR="00C540DF" w:rsidDel="00BD5EDF" w14:paraId="08C5F468" w14:textId="4112A1D8" w:rsidTr="0040167D">
        <w:trPr>
          <w:ins w:id="971" w:author="Krishna Sanaka" w:date="2025-12-24T15:52:00Z"/>
          <w:del w:id="972" w:author="Sanaka, Krishna [2]" w:date="2025-12-29T17:49:00Z" w16du:dateUtc="2025-12-29T22:49:00Z"/>
        </w:trPr>
        <w:tc>
          <w:tcPr>
            <w:tcW w:w="9350" w:type="dxa"/>
            <w:gridSpan w:val="3"/>
          </w:tcPr>
          <w:p w14:paraId="5D6BB9DB" w14:textId="0DF9BE9F" w:rsidR="00C540DF" w:rsidDel="00BD5EDF" w:rsidRDefault="00C540DF" w:rsidP="00BD5EDF">
            <w:pPr>
              <w:rPr>
                <w:ins w:id="973" w:author="Krishna Sanaka" w:date="2025-12-24T15:52:00Z" w16du:dateUtc="2025-12-24T20:52:00Z"/>
                <w:del w:id="974" w:author="Sanaka, Krishna [2]" w:date="2025-12-29T17:49:00Z" w16du:dateUtc="2025-12-29T22:49:00Z"/>
                <w:rFonts w:ascii="Arial" w:hAnsi="Arial" w:cs="Arial"/>
                <w:sz w:val="22"/>
                <w:szCs w:val="22"/>
              </w:rPr>
            </w:pPr>
            <w:ins w:id="975" w:author="Krishna Sanaka" w:date="2025-12-24T15:52:00Z" w16du:dateUtc="2025-12-24T20:52:00Z">
              <w:del w:id="976" w:author="Sanaka, Krishna [2]" w:date="2025-12-29T17:49:00Z" w16du:dateUtc="2025-12-29T22:49:00Z">
                <w:r w:rsidRPr="00C540DF" w:rsidDel="00BD5EDF">
                  <w:rPr>
                    <w:rFonts w:ascii="Arial" w:hAnsi="Arial" w:cs="Arial"/>
                    <w:sz w:val="22"/>
                    <w:szCs w:val="22"/>
                    <w:rPrChange w:id="977" w:author="Krishna Sanaka" w:date="2025-12-24T15:52:00Z" w16du:dateUtc="2025-12-24T20:52:00Z">
                      <w:rPr>
                        <w:rFonts w:ascii="Arial" w:hAnsi="Arial" w:cs="Arial"/>
                        <w:i/>
                        <w:iCs/>
                        <w:sz w:val="22"/>
                        <w:szCs w:val="22"/>
                      </w:rPr>
                    </w:rPrChange>
                  </w:rPr>
                  <w:delText>Age Group</w:delText>
                </w:r>
              </w:del>
            </w:ins>
          </w:p>
        </w:tc>
      </w:tr>
      <w:tr w:rsidR="00EF41F5" w:rsidDel="00BD5EDF" w14:paraId="62ED0257" w14:textId="63E68683">
        <w:trPr>
          <w:ins w:id="978" w:author="Krishna Sanaka" w:date="2025-12-24T15:11:00Z"/>
          <w:del w:id="979" w:author="Sanaka, Krishna [2]" w:date="2025-12-29T17:49:00Z" w16du:dateUtc="2025-12-29T22:49:00Z"/>
        </w:trPr>
        <w:tc>
          <w:tcPr>
            <w:tcW w:w="3116" w:type="dxa"/>
          </w:tcPr>
          <w:p w14:paraId="77EE9301" w14:textId="26D23AB4" w:rsidR="00EF41F5" w:rsidDel="00BD5EDF" w:rsidRDefault="00EF41F5" w:rsidP="00BD5EDF">
            <w:pPr>
              <w:rPr>
                <w:ins w:id="980" w:author="Krishna Sanaka" w:date="2025-12-24T15:11:00Z" w16du:dateUtc="2025-12-24T20:11:00Z"/>
                <w:del w:id="981" w:author="Sanaka, Krishna [2]" w:date="2025-12-29T17:49:00Z" w16du:dateUtc="2025-12-29T22:49:00Z"/>
                <w:rFonts w:ascii="Arial" w:hAnsi="Arial" w:cs="Arial"/>
                <w:i/>
                <w:iCs/>
                <w:sz w:val="22"/>
                <w:szCs w:val="22"/>
              </w:rPr>
            </w:pPr>
            <w:ins w:id="982" w:author="Krishna Sanaka" w:date="2025-12-24T15:11:00Z" w16du:dateUtc="2025-12-24T20:11:00Z">
              <w:del w:id="983" w:author="Sanaka, Krishna [2]" w:date="2025-12-29T17:49:00Z" w16du:dateUtc="2025-12-29T22:49:00Z">
                <w:r w:rsidDel="00BD5EDF">
                  <w:rPr>
                    <w:rFonts w:ascii="Arial" w:hAnsi="Arial" w:cs="Arial"/>
                    <w:i/>
                    <w:iCs/>
                    <w:sz w:val="22"/>
                    <w:szCs w:val="22"/>
                  </w:rPr>
                  <w:delText>15-34</w:delText>
                </w:r>
              </w:del>
            </w:ins>
          </w:p>
        </w:tc>
        <w:tc>
          <w:tcPr>
            <w:tcW w:w="3117" w:type="dxa"/>
          </w:tcPr>
          <w:p w14:paraId="168A8C5F" w14:textId="543499F9" w:rsidR="00EF41F5" w:rsidRPr="00A2274F" w:rsidDel="00BD5EDF" w:rsidRDefault="007B46C9" w:rsidP="00BD5EDF">
            <w:pPr>
              <w:rPr>
                <w:ins w:id="984" w:author="Krishna Sanaka" w:date="2025-12-24T15:11:00Z" w16du:dateUtc="2025-12-24T20:11:00Z"/>
                <w:del w:id="985" w:author="Sanaka, Krishna [2]" w:date="2025-12-29T17:49:00Z" w16du:dateUtc="2025-12-29T22:49:00Z"/>
                <w:rFonts w:ascii="Arial" w:hAnsi="Arial" w:cs="Arial"/>
                <w:sz w:val="22"/>
                <w:szCs w:val="22"/>
              </w:rPr>
            </w:pPr>
            <w:ins w:id="986" w:author="Krishna Sanaka" w:date="2025-12-24T15:41:00Z" w16du:dateUtc="2025-12-24T20:41:00Z">
              <w:del w:id="987" w:author="Sanaka, Krishna [2]" w:date="2025-12-29T17:49:00Z" w16du:dateUtc="2025-12-29T22:49:00Z">
                <w:r w:rsidDel="00BD5EDF">
                  <w:rPr>
                    <w:rFonts w:ascii="Arial" w:hAnsi="Arial" w:cs="Arial"/>
                    <w:sz w:val="22"/>
                    <w:szCs w:val="22"/>
                  </w:rPr>
                  <w:delText>N/A</w:delText>
                </w:r>
              </w:del>
            </w:ins>
          </w:p>
        </w:tc>
        <w:tc>
          <w:tcPr>
            <w:tcW w:w="3117" w:type="dxa"/>
          </w:tcPr>
          <w:p w14:paraId="5C37C77E" w14:textId="0BD0CA1E" w:rsidR="00EF41F5" w:rsidRPr="00A2274F" w:rsidDel="00BD5EDF" w:rsidRDefault="005F4911" w:rsidP="00BD5EDF">
            <w:pPr>
              <w:rPr>
                <w:ins w:id="988" w:author="Krishna Sanaka" w:date="2025-12-24T15:11:00Z" w16du:dateUtc="2025-12-24T20:11:00Z"/>
                <w:del w:id="989" w:author="Sanaka, Krishna [2]" w:date="2025-12-29T17:49:00Z" w16du:dateUtc="2025-12-29T22:49:00Z"/>
                <w:rFonts w:ascii="Arial" w:hAnsi="Arial" w:cs="Arial"/>
                <w:sz w:val="22"/>
                <w:szCs w:val="22"/>
              </w:rPr>
            </w:pPr>
            <w:ins w:id="990" w:author="Krishna Sanaka" w:date="2025-12-24T15:41:00Z" w16du:dateUtc="2025-12-24T20:41:00Z">
              <w:del w:id="991" w:author="Sanaka, Krishna [2]" w:date="2025-12-29T17:49:00Z" w16du:dateUtc="2025-12-29T22:49:00Z">
                <w:r w:rsidDel="00BD5EDF">
                  <w:rPr>
                    <w:rFonts w:ascii="Arial" w:hAnsi="Arial" w:cs="Arial"/>
                    <w:sz w:val="22"/>
                    <w:szCs w:val="22"/>
                  </w:rPr>
                  <w:delText>0.01</w:delText>
                </w:r>
              </w:del>
            </w:ins>
          </w:p>
        </w:tc>
      </w:tr>
      <w:tr w:rsidR="00EF41F5" w:rsidDel="00BD5EDF" w14:paraId="21CFEBEB" w14:textId="76745BAB">
        <w:trPr>
          <w:ins w:id="992" w:author="Krishna Sanaka" w:date="2025-12-24T15:11:00Z"/>
          <w:del w:id="993" w:author="Sanaka, Krishna [2]" w:date="2025-12-29T17:49:00Z" w16du:dateUtc="2025-12-29T22:49:00Z"/>
        </w:trPr>
        <w:tc>
          <w:tcPr>
            <w:tcW w:w="3116" w:type="dxa"/>
          </w:tcPr>
          <w:p w14:paraId="397FAE14" w14:textId="65E0A2A9" w:rsidR="00EF41F5" w:rsidDel="00BD5EDF" w:rsidRDefault="00EF41F5" w:rsidP="00BD5EDF">
            <w:pPr>
              <w:rPr>
                <w:ins w:id="994" w:author="Krishna Sanaka" w:date="2025-12-24T15:11:00Z" w16du:dateUtc="2025-12-24T20:11:00Z"/>
                <w:del w:id="995" w:author="Sanaka, Krishna [2]" w:date="2025-12-29T17:49:00Z" w16du:dateUtc="2025-12-29T22:49:00Z"/>
                <w:rFonts w:ascii="Arial" w:hAnsi="Arial" w:cs="Arial"/>
                <w:i/>
                <w:iCs/>
                <w:sz w:val="22"/>
                <w:szCs w:val="22"/>
              </w:rPr>
            </w:pPr>
            <w:ins w:id="996" w:author="Krishna Sanaka" w:date="2025-12-24T15:11:00Z" w16du:dateUtc="2025-12-24T20:11:00Z">
              <w:del w:id="997" w:author="Sanaka, Krishna [2]" w:date="2025-12-29T17:49:00Z" w16du:dateUtc="2025-12-29T22:49:00Z">
                <w:r w:rsidDel="00BD5EDF">
                  <w:rPr>
                    <w:rFonts w:ascii="Arial" w:hAnsi="Arial" w:cs="Arial"/>
                    <w:i/>
                    <w:iCs/>
                    <w:sz w:val="22"/>
                    <w:szCs w:val="22"/>
                  </w:rPr>
                  <w:delText>35-64</w:delText>
                </w:r>
              </w:del>
            </w:ins>
          </w:p>
        </w:tc>
        <w:tc>
          <w:tcPr>
            <w:tcW w:w="3117" w:type="dxa"/>
          </w:tcPr>
          <w:p w14:paraId="7246135F" w14:textId="586FB9E1" w:rsidR="00EF41F5" w:rsidRPr="00A2274F" w:rsidDel="00BD5EDF" w:rsidRDefault="00EF41F5" w:rsidP="00BD5EDF">
            <w:pPr>
              <w:rPr>
                <w:ins w:id="998" w:author="Krishna Sanaka" w:date="2025-12-24T15:11:00Z" w16du:dateUtc="2025-12-24T20:11:00Z"/>
                <w:del w:id="999" w:author="Sanaka, Krishna [2]" w:date="2025-12-29T17:49:00Z" w16du:dateUtc="2025-12-29T22:49:00Z"/>
                <w:rFonts w:ascii="Arial" w:hAnsi="Arial" w:cs="Arial"/>
                <w:sz w:val="22"/>
                <w:szCs w:val="22"/>
              </w:rPr>
            </w:pPr>
            <w:ins w:id="1000" w:author="Krishna Sanaka" w:date="2025-12-24T15:12:00Z" w16du:dateUtc="2025-12-24T20:12:00Z">
              <w:del w:id="1001" w:author="Sanaka, Krishna [2]" w:date="2025-12-29T17:49:00Z" w16du:dateUtc="2025-12-29T22:49:00Z">
                <w:r w:rsidDel="00BD5EDF">
                  <w:rPr>
                    <w:rFonts w:ascii="Arial" w:hAnsi="Arial" w:cs="Arial"/>
                    <w:sz w:val="22"/>
                    <w:szCs w:val="22"/>
                  </w:rPr>
                  <w:delText>Reference</w:delText>
                </w:r>
              </w:del>
            </w:ins>
          </w:p>
        </w:tc>
        <w:tc>
          <w:tcPr>
            <w:tcW w:w="3117" w:type="dxa"/>
          </w:tcPr>
          <w:p w14:paraId="0562291D" w14:textId="566832DE" w:rsidR="00EF41F5" w:rsidRPr="00A2274F" w:rsidDel="00BD5EDF" w:rsidRDefault="00EF41F5" w:rsidP="00BD5EDF">
            <w:pPr>
              <w:rPr>
                <w:ins w:id="1002" w:author="Krishna Sanaka" w:date="2025-12-24T15:11:00Z" w16du:dateUtc="2025-12-24T20:11:00Z"/>
                <w:del w:id="1003" w:author="Sanaka, Krishna [2]" w:date="2025-12-29T17:49:00Z" w16du:dateUtc="2025-12-29T22:49:00Z"/>
                <w:rFonts w:ascii="Arial" w:hAnsi="Arial" w:cs="Arial"/>
                <w:sz w:val="22"/>
                <w:szCs w:val="22"/>
              </w:rPr>
            </w:pPr>
            <w:ins w:id="1004" w:author="Krishna Sanaka" w:date="2025-12-24T15:12:00Z" w16du:dateUtc="2025-12-24T20:12:00Z">
              <w:del w:id="1005" w:author="Sanaka, Krishna [2]" w:date="2025-12-29T17:49:00Z" w16du:dateUtc="2025-12-29T22:49:00Z">
                <w:r w:rsidDel="00BD5EDF">
                  <w:rPr>
                    <w:rFonts w:ascii="Arial" w:hAnsi="Arial" w:cs="Arial"/>
                    <w:sz w:val="22"/>
                    <w:szCs w:val="22"/>
                  </w:rPr>
                  <w:delText>Reference</w:delText>
                </w:r>
              </w:del>
            </w:ins>
          </w:p>
        </w:tc>
      </w:tr>
      <w:tr w:rsidR="00EF41F5" w:rsidDel="00BD5EDF" w14:paraId="0C37120F" w14:textId="47059EF9">
        <w:trPr>
          <w:ins w:id="1006" w:author="Krishna Sanaka" w:date="2025-12-24T15:11:00Z"/>
          <w:del w:id="1007" w:author="Sanaka, Krishna [2]" w:date="2025-12-29T17:49:00Z" w16du:dateUtc="2025-12-29T22:49:00Z"/>
        </w:trPr>
        <w:tc>
          <w:tcPr>
            <w:tcW w:w="3116" w:type="dxa"/>
          </w:tcPr>
          <w:p w14:paraId="409A5A8E" w14:textId="7D52A406" w:rsidR="00EF41F5" w:rsidDel="00BD5EDF" w:rsidRDefault="00EF41F5" w:rsidP="00BD5EDF">
            <w:pPr>
              <w:rPr>
                <w:ins w:id="1008" w:author="Krishna Sanaka" w:date="2025-12-24T15:11:00Z" w16du:dateUtc="2025-12-24T20:11:00Z"/>
                <w:del w:id="1009" w:author="Sanaka, Krishna [2]" w:date="2025-12-29T17:49:00Z" w16du:dateUtc="2025-12-29T22:49:00Z"/>
                <w:rFonts w:ascii="Arial" w:hAnsi="Arial" w:cs="Arial"/>
                <w:i/>
                <w:iCs/>
                <w:sz w:val="22"/>
                <w:szCs w:val="22"/>
              </w:rPr>
            </w:pPr>
            <w:ins w:id="1010" w:author="Krishna Sanaka" w:date="2025-12-24T15:11:00Z" w16du:dateUtc="2025-12-24T20:11:00Z">
              <w:del w:id="1011" w:author="Sanaka, Krishna [2]" w:date="2025-12-29T17:49:00Z" w16du:dateUtc="2025-12-29T22:49:00Z">
                <w:r w:rsidDel="00BD5EDF">
                  <w:rPr>
                    <w:rFonts w:ascii="Arial" w:hAnsi="Arial" w:cs="Arial"/>
                    <w:i/>
                    <w:iCs/>
                    <w:sz w:val="22"/>
                    <w:szCs w:val="22"/>
                  </w:rPr>
                  <w:delText>65+</w:delText>
                </w:r>
              </w:del>
            </w:ins>
          </w:p>
        </w:tc>
        <w:tc>
          <w:tcPr>
            <w:tcW w:w="3117" w:type="dxa"/>
          </w:tcPr>
          <w:p w14:paraId="7C90DEA9" w14:textId="45652636" w:rsidR="00EF41F5" w:rsidRPr="00A2274F" w:rsidDel="00BD5EDF" w:rsidRDefault="007A7F91" w:rsidP="00BD5EDF">
            <w:pPr>
              <w:rPr>
                <w:ins w:id="1012" w:author="Krishna Sanaka" w:date="2025-12-24T15:11:00Z" w16du:dateUtc="2025-12-24T20:11:00Z"/>
                <w:del w:id="1013" w:author="Sanaka, Krishna [2]" w:date="2025-12-29T17:49:00Z" w16du:dateUtc="2025-12-29T22:49:00Z"/>
                <w:rFonts w:ascii="Arial" w:hAnsi="Arial" w:cs="Arial"/>
                <w:sz w:val="22"/>
                <w:szCs w:val="22"/>
              </w:rPr>
            </w:pPr>
            <w:ins w:id="1014" w:author="Krishna Sanaka" w:date="2025-12-24T15:43:00Z" w16du:dateUtc="2025-12-24T20:43:00Z">
              <w:del w:id="1015" w:author="Sanaka, Krishna [2]" w:date="2025-12-29T17:49:00Z" w16du:dateUtc="2025-12-29T22:49:00Z">
                <w:r w:rsidDel="00BD5EDF">
                  <w:rPr>
                    <w:rFonts w:ascii="Arial" w:hAnsi="Arial" w:cs="Arial"/>
                    <w:sz w:val="22"/>
                    <w:szCs w:val="22"/>
                  </w:rPr>
                  <w:delText>17.4</w:delText>
                </w:r>
              </w:del>
            </w:ins>
          </w:p>
        </w:tc>
        <w:tc>
          <w:tcPr>
            <w:tcW w:w="3117" w:type="dxa"/>
          </w:tcPr>
          <w:p w14:paraId="5CBAFADF" w14:textId="11C4D3FF" w:rsidR="00EF41F5" w:rsidRPr="00A2274F" w:rsidDel="00BD5EDF" w:rsidRDefault="007A7F91" w:rsidP="00BD5EDF">
            <w:pPr>
              <w:rPr>
                <w:ins w:id="1016" w:author="Krishna Sanaka" w:date="2025-12-24T15:11:00Z" w16du:dateUtc="2025-12-24T20:11:00Z"/>
                <w:del w:id="1017" w:author="Sanaka, Krishna [2]" w:date="2025-12-29T17:49:00Z" w16du:dateUtc="2025-12-29T22:49:00Z"/>
                <w:rFonts w:ascii="Arial" w:hAnsi="Arial" w:cs="Arial"/>
                <w:sz w:val="22"/>
                <w:szCs w:val="22"/>
              </w:rPr>
            </w:pPr>
            <w:ins w:id="1018" w:author="Krishna Sanaka" w:date="2025-12-24T15:43:00Z" w16du:dateUtc="2025-12-24T20:43:00Z">
              <w:del w:id="1019" w:author="Sanaka, Krishna [2]" w:date="2025-12-29T17:49:00Z" w16du:dateUtc="2025-12-29T22:49:00Z">
                <w:r w:rsidDel="00BD5EDF">
                  <w:rPr>
                    <w:rFonts w:ascii="Arial" w:hAnsi="Arial" w:cs="Arial"/>
                    <w:sz w:val="22"/>
                    <w:szCs w:val="22"/>
                  </w:rPr>
                  <w:delText>11.91</w:delText>
                </w:r>
              </w:del>
            </w:ins>
          </w:p>
        </w:tc>
      </w:tr>
      <w:tr w:rsidR="00C540DF" w:rsidDel="00BD5EDF" w14:paraId="08C8172F" w14:textId="6BB4AEAD" w:rsidTr="00CA0577">
        <w:trPr>
          <w:ins w:id="1020" w:author="Krishna Sanaka" w:date="2025-12-24T15:52:00Z"/>
          <w:del w:id="1021" w:author="Sanaka, Krishna [2]" w:date="2025-12-29T17:49:00Z" w16du:dateUtc="2025-12-29T22:49:00Z"/>
        </w:trPr>
        <w:tc>
          <w:tcPr>
            <w:tcW w:w="9350" w:type="dxa"/>
            <w:gridSpan w:val="3"/>
          </w:tcPr>
          <w:p w14:paraId="05FAFCFD" w14:textId="3BDB6B6B" w:rsidR="00C540DF" w:rsidDel="00BD5EDF" w:rsidRDefault="00C540DF" w:rsidP="00BD5EDF">
            <w:pPr>
              <w:rPr>
                <w:ins w:id="1022" w:author="Krishna Sanaka" w:date="2025-12-24T15:52:00Z" w16du:dateUtc="2025-12-24T20:52:00Z"/>
                <w:del w:id="1023" w:author="Sanaka, Krishna [2]" w:date="2025-12-29T17:49:00Z" w16du:dateUtc="2025-12-29T22:49:00Z"/>
                <w:rFonts w:ascii="Arial" w:hAnsi="Arial" w:cs="Arial"/>
                <w:sz w:val="22"/>
                <w:szCs w:val="22"/>
              </w:rPr>
            </w:pPr>
            <w:ins w:id="1024" w:author="Krishna Sanaka" w:date="2025-12-24T15:53:00Z" w16du:dateUtc="2025-12-24T20:53:00Z">
              <w:del w:id="1025" w:author="Sanaka, Krishna [2]" w:date="2025-12-29T17:49:00Z" w16du:dateUtc="2025-12-29T22:49:00Z">
                <w:r w:rsidDel="00BD5EDF">
                  <w:rPr>
                    <w:rFonts w:ascii="Arial" w:hAnsi="Arial" w:cs="Arial"/>
                    <w:sz w:val="22"/>
                    <w:szCs w:val="22"/>
                  </w:rPr>
                  <w:delText>Region</w:delText>
                </w:r>
              </w:del>
            </w:ins>
          </w:p>
        </w:tc>
      </w:tr>
      <w:tr w:rsidR="00EF41F5" w:rsidDel="00BD5EDF" w14:paraId="5389D50F" w14:textId="7EFDA8DD">
        <w:trPr>
          <w:ins w:id="1026" w:author="Krishna Sanaka" w:date="2025-12-24T15:11:00Z"/>
          <w:del w:id="1027" w:author="Sanaka, Krishna [2]" w:date="2025-12-29T17:49:00Z" w16du:dateUtc="2025-12-29T22:49:00Z"/>
        </w:trPr>
        <w:tc>
          <w:tcPr>
            <w:tcW w:w="3116" w:type="dxa"/>
          </w:tcPr>
          <w:p w14:paraId="37BC8325" w14:textId="04B0F28C" w:rsidR="00EF41F5" w:rsidDel="00BD5EDF" w:rsidRDefault="00EF41F5" w:rsidP="00BD5EDF">
            <w:pPr>
              <w:rPr>
                <w:ins w:id="1028" w:author="Krishna Sanaka" w:date="2025-12-24T15:11:00Z" w16du:dateUtc="2025-12-24T20:11:00Z"/>
                <w:del w:id="1029" w:author="Sanaka, Krishna [2]" w:date="2025-12-29T17:49:00Z" w16du:dateUtc="2025-12-29T22:49:00Z"/>
                <w:rFonts w:ascii="Arial" w:hAnsi="Arial" w:cs="Arial"/>
                <w:i/>
                <w:iCs/>
                <w:sz w:val="22"/>
                <w:szCs w:val="22"/>
              </w:rPr>
            </w:pPr>
            <w:ins w:id="1030" w:author="Krishna Sanaka" w:date="2025-12-24T15:11:00Z" w16du:dateUtc="2025-12-24T20:11:00Z">
              <w:del w:id="1031" w:author="Sanaka, Krishna [2]" w:date="2025-12-29T17:49:00Z" w16du:dateUtc="2025-12-29T22:49:00Z">
                <w:r w:rsidDel="00BD5EDF">
                  <w:rPr>
                    <w:rFonts w:ascii="Arial" w:hAnsi="Arial" w:cs="Arial"/>
                    <w:i/>
                    <w:iCs/>
                    <w:sz w:val="22"/>
                    <w:szCs w:val="22"/>
                  </w:rPr>
                  <w:delText>Northeast</w:delText>
                </w:r>
              </w:del>
            </w:ins>
          </w:p>
        </w:tc>
        <w:tc>
          <w:tcPr>
            <w:tcW w:w="3117" w:type="dxa"/>
          </w:tcPr>
          <w:p w14:paraId="55FFF709" w14:textId="5700FE8F" w:rsidR="00EF41F5" w:rsidRPr="00A2274F" w:rsidDel="00BD5EDF" w:rsidRDefault="00EF41F5" w:rsidP="00BD5EDF">
            <w:pPr>
              <w:rPr>
                <w:ins w:id="1032" w:author="Krishna Sanaka" w:date="2025-12-24T15:11:00Z" w16du:dateUtc="2025-12-24T20:11:00Z"/>
                <w:del w:id="1033" w:author="Sanaka, Krishna [2]" w:date="2025-12-29T17:49:00Z" w16du:dateUtc="2025-12-29T22:49:00Z"/>
                <w:rFonts w:ascii="Arial" w:hAnsi="Arial" w:cs="Arial"/>
                <w:sz w:val="22"/>
                <w:szCs w:val="22"/>
              </w:rPr>
            </w:pPr>
            <w:ins w:id="1034" w:author="Krishna Sanaka" w:date="2025-12-24T15:12:00Z" w16du:dateUtc="2025-12-24T20:12:00Z">
              <w:del w:id="1035" w:author="Sanaka, Krishna [2]" w:date="2025-12-29T17:49:00Z" w16du:dateUtc="2025-12-29T22:49:00Z">
                <w:r w:rsidDel="00BD5EDF">
                  <w:rPr>
                    <w:rFonts w:ascii="Arial" w:hAnsi="Arial" w:cs="Arial"/>
                    <w:sz w:val="22"/>
                    <w:szCs w:val="22"/>
                  </w:rPr>
                  <w:delText>Reference</w:delText>
                </w:r>
              </w:del>
            </w:ins>
          </w:p>
        </w:tc>
        <w:tc>
          <w:tcPr>
            <w:tcW w:w="3117" w:type="dxa"/>
          </w:tcPr>
          <w:p w14:paraId="57B4F0E1" w14:textId="1AD52BCA" w:rsidR="00EF41F5" w:rsidRPr="00A2274F" w:rsidDel="00BD5EDF" w:rsidRDefault="00EF41F5" w:rsidP="00BD5EDF">
            <w:pPr>
              <w:rPr>
                <w:ins w:id="1036" w:author="Krishna Sanaka" w:date="2025-12-24T15:11:00Z" w16du:dateUtc="2025-12-24T20:11:00Z"/>
                <w:del w:id="1037" w:author="Sanaka, Krishna [2]" w:date="2025-12-29T17:49:00Z" w16du:dateUtc="2025-12-29T22:49:00Z"/>
                <w:rFonts w:ascii="Arial" w:hAnsi="Arial" w:cs="Arial"/>
                <w:sz w:val="22"/>
                <w:szCs w:val="22"/>
              </w:rPr>
            </w:pPr>
            <w:ins w:id="1038" w:author="Krishna Sanaka" w:date="2025-12-24T15:12:00Z" w16du:dateUtc="2025-12-24T20:12:00Z">
              <w:del w:id="1039" w:author="Sanaka, Krishna [2]" w:date="2025-12-29T17:49:00Z" w16du:dateUtc="2025-12-29T22:49:00Z">
                <w:r w:rsidDel="00BD5EDF">
                  <w:rPr>
                    <w:rFonts w:ascii="Arial" w:hAnsi="Arial" w:cs="Arial"/>
                    <w:sz w:val="22"/>
                    <w:szCs w:val="22"/>
                  </w:rPr>
                  <w:delText>Reference</w:delText>
                </w:r>
              </w:del>
            </w:ins>
          </w:p>
        </w:tc>
      </w:tr>
      <w:tr w:rsidR="00EF41F5" w:rsidDel="00BD5EDF" w14:paraId="5888A077" w14:textId="07E71EFB">
        <w:trPr>
          <w:ins w:id="1040" w:author="Krishna Sanaka" w:date="2025-12-24T15:11:00Z"/>
          <w:del w:id="1041" w:author="Sanaka, Krishna [2]" w:date="2025-12-29T17:49:00Z" w16du:dateUtc="2025-12-29T22:49:00Z"/>
        </w:trPr>
        <w:tc>
          <w:tcPr>
            <w:tcW w:w="3116" w:type="dxa"/>
          </w:tcPr>
          <w:p w14:paraId="69BF7ACF" w14:textId="25A219DE" w:rsidR="00EF41F5" w:rsidDel="00BD5EDF" w:rsidRDefault="00EF41F5" w:rsidP="00BD5EDF">
            <w:pPr>
              <w:rPr>
                <w:ins w:id="1042" w:author="Krishna Sanaka" w:date="2025-12-24T15:11:00Z" w16du:dateUtc="2025-12-24T20:11:00Z"/>
                <w:del w:id="1043" w:author="Sanaka, Krishna [2]" w:date="2025-12-29T17:49:00Z" w16du:dateUtc="2025-12-29T22:49:00Z"/>
                <w:rFonts w:ascii="Arial" w:hAnsi="Arial" w:cs="Arial"/>
                <w:i/>
                <w:iCs/>
                <w:sz w:val="22"/>
                <w:szCs w:val="22"/>
              </w:rPr>
            </w:pPr>
            <w:ins w:id="1044" w:author="Krishna Sanaka" w:date="2025-12-24T15:11:00Z" w16du:dateUtc="2025-12-24T20:11:00Z">
              <w:del w:id="1045" w:author="Sanaka, Krishna [2]" w:date="2025-12-29T17:49:00Z" w16du:dateUtc="2025-12-29T22:49:00Z">
                <w:r w:rsidDel="00BD5EDF">
                  <w:rPr>
                    <w:rFonts w:ascii="Arial" w:hAnsi="Arial" w:cs="Arial"/>
                    <w:i/>
                    <w:iCs/>
                    <w:sz w:val="22"/>
                    <w:szCs w:val="22"/>
                  </w:rPr>
                  <w:delText>Midwest</w:delText>
                </w:r>
              </w:del>
            </w:ins>
          </w:p>
        </w:tc>
        <w:tc>
          <w:tcPr>
            <w:tcW w:w="3117" w:type="dxa"/>
          </w:tcPr>
          <w:p w14:paraId="71D759A6" w14:textId="2DDC2FF6" w:rsidR="00EF41F5" w:rsidRPr="00A2274F" w:rsidDel="00BD5EDF" w:rsidRDefault="007A7F91" w:rsidP="00BD5EDF">
            <w:pPr>
              <w:rPr>
                <w:ins w:id="1046" w:author="Krishna Sanaka" w:date="2025-12-24T15:11:00Z" w16du:dateUtc="2025-12-24T20:11:00Z"/>
                <w:del w:id="1047" w:author="Sanaka, Krishna [2]" w:date="2025-12-29T17:49:00Z" w16du:dateUtc="2025-12-29T22:49:00Z"/>
                <w:rFonts w:ascii="Arial" w:hAnsi="Arial" w:cs="Arial"/>
                <w:sz w:val="22"/>
                <w:szCs w:val="22"/>
              </w:rPr>
            </w:pPr>
            <w:ins w:id="1048" w:author="Krishna Sanaka" w:date="2025-12-24T15:49:00Z" w16du:dateUtc="2025-12-24T20:49:00Z">
              <w:del w:id="1049" w:author="Sanaka, Krishna [2]" w:date="2025-12-29T17:49:00Z" w16du:dateUtc="2025-12-29T22:49:00Z">
                <w:r w:rsidDel="00BD5EDF">
                  <w:rPr>
                    <w:rFonts w:ascii="Arial" w:hAnsi="Arial" w:cs="Arial"/>
                    <w:sz w:val="22"/>
                    <w:szCs w:val="22"/>
                  </w:rPr>
                  <w:delText>0.91</w:delText>
                </w:r>
              </w:del>
            </w:ins>
          </w:p>
        </w:tc>
        <w:tc>
          <w:tcPr>
            <w:tcW w:w="3117" w:type="dxa"/>
          </w:tcPr>
          <w:p w14:paraId="6D971835" w14:textId="7D4CD728" w:rsidR="00EF41F5" w:rsidRPr="00A2274F" w:rsidDel="00BD5EDF" w:rsidRDefault="008614EA" w:rsidP="00BD5EDF">
            <w:pPr>
              <w:rPr>
                <w:ins w:id="1050" w:author="Krishna Sanaka" w:date="2025-12-24T15:11:00Z" w16du:dateUtc="2025-12-24T20:11:00Z"/>
                <w:del w:id="1051" w:author="Sanaka, Krishna [2]" w:date="2025-12-29T17:49:00Z" w16du:dateUtc="2025-12-29T22:49:00Z"/>
                <w:rFonts w:ascii="Arial" w:hAnsi="Arial" w:cs="Arial"/>
                <w:sz w:val="22"/>
                <w:szCs w:val="22"/>
              </w:rPr>
            </w:pPr>
            <w:ins w:id="1052" w:author="Krishna Sanaka" w:date="2025-12-24T15:49:00Z" w16du:dateUtc="2025-12-24T20:49:00Z">
              <w:del w:id="1053" w:author="Sanaka, Krishna [2]" w:date="2025-12-29T17:49:00Z" w16du:dateUtc="2025-12-29T22:49:00Z">
                <w:r w:rsidDel="00BD5EDF">
                  <w:rPr>
                    <w:rFonts w:ascii="Arial" w:hAnsi="Arial" w:cs="Arial"/>
                    <w:sz w:val="22"/>
                    <w:szCs w:val="22"/>
                  </w:rPr>
                  <w:delText>1.13</w:delText>
                </w:r>
              </w:del>
            </w:ins>
          </w:p>
        </w:tc>
      </w:tr>
      <w:tr w:rsidR="00EF41F5" w:rsidDel="00BD5EDF" w14:paraId="2D1C1624" w14:textId="4C345699">
        <w:trPr>
          <w:ins w:id="1054" w:author="Krishna Sanaka" w:date="2025-12-24T15:11:00Z"/>
          <w:del w:id="1055" w:author="Sanaka, Krishna [2]" w:date="2025-12-29T17:49:00Z" w16du:dateUtc="2025-12-29T22:49:00Z"/>
        </w:trPr>
        <w:tc>
          <w:tcPr>
            <w:tcW w:w="3116" w:type="dxa"/>
          </w:tcPr>
          <w:p w14:paraId="0C80CEC6" w14:textId="2ECF61B4" w:rsidR="00EF41F5" w:rsidDel="00BD5EDF" w:rsidRDefault="00EF41F5" w:rsidP="00BD5EDF">
            <w:pPr>
              <w:rPr>
                <w:ins w:id="1056" w:author="Krishna Sanaka" w:date="2025-12-24T15:11:00Z" w16du:dateUtc="2025-12-24T20:11:00Z"/>
                <w:del w:id="1057" w:author="Sanaka, Krishna [2]" w:date="2025-12-29T17:49:00Z" w16du:dateUtc="2025-12-29T22:49:00Z"/>
                <w:rFonts w:ascii="Arial" w:hAnsi="Arial" w:cs="Arial"/>
                <w:i/>
                <w:iCs/>
                <w:sz w:val="22"/>
                <w:szCs w:val="22"/>
              </w:rPr>
            </w:pPr>
            <w:ins w:id="1058" w:author="Krishna Sanaka" w:date="2025-12-24T15:11:00Z" w16du:dateUtc="2025-12-24T20:11:00Z">
              <w:del w:id="1059" w:author="Sanaka, Krishna [2]" w:date="2025-12-29T17:49:00Z" w16du:dateUtc="2025-12-29T22:49:00Z">
                <w:r w:rsidDel="00BD5EDF">
                  <w:rPr>
                    <w:rFonts w:ascii="Arial" w:hAnsi="Arial" w:cs="Arial"/>
                    <w:i/>
                    <w:iCs/>
                    <w:sz w:val="22"/>
                    <w:szCs w:val="22"/>
                  </w:rPr>
                  <w:delText>South</w:delText>
                </w:r>
              </w:del>
            </w:ins>
          </w:p>
        </w:tc>
        <w:tc>
          <w:tcPr>
            <w:tcW w:w="3117" w:type="dxa"/>
          </w:tcPr>
          <w:p w14:paraId="448937BA" w14:textId="18222938" w:rsidR="00EF41F5" w:rsidRPr="00A2274F" w:rsidDel="00BD5EDF" w:rsidRDefault="00760FCF" w:rsidP="00BD5EDF">
            <w:pPr>
              <w:rPr>
                <w:ins w:id="1060" w:author="Krishna Sanaka" w:date="2025-12-24T15:11:00Z" w16du:dateUtc="2025-12-24T20:11:00Z"/>
                <w:del w:id="1061" w:author="Sanaka, Krishna [2]" w:date="2025-12-29T17:49:00Z" w16du:dateUtc="2025-12-29T22:49:00Z"/>
                <w:rFonts w:ascii="Arial" w:hAnsi="Arial" w:cs="Arial"/>
                <w:sz w:val="22"/>
                <w:szCs w:val="22"/>
              </w:rPr>
            </w:pPr>
            <w:ins w:id="1062" w:author="Krishna Sanaka" w:date="2025-12-24T15:50:00Z" w16du:dateUtc="2025-12-24T20:50:00Z">
              <w:del w:id="1063" w:author="Sanaka, Krishna [2]" w:date="2025-12-29T17:49:00Z" w16du:dateUtc="2025-12-29T22:49:00Z">
                <w:r w:rsidDel="00BD5EDF">
                  <w:rPr>
                    <w:rFonts w:ascii="Arial" w:hAnsi="Arial" w:cs="Arial"/>
                    <w:sz w:val="22"/>
                    <w:szCs w:val="22"/>
                  </w:rPr>
                  <w:delText>0.81</w:delText>
                </w:r>
              </w:del>
            </w:ins>
          </w:p>
        </w:tc>
        <w:tc>
          <w:tcPr>
            <w:tcW w:w="3117" w:type="dxa"/>
          </w:tcPr>
          <w:p w14:paraId="5F2BC471" w14:textId="550C1953" w:rsidR="00EF41F5" w:rsidRPr="00A2274F" w:rsidDel="00BD5EDF" w:rsidRDefault="00760FCF" w:rsidP="00BD5EDF">
            <w:pPr>
              <w:rPr>
                <w:ins w:id="1064" w:author="Krishna Sanaka" w:date="2025-12-24T15:11:00Z" w16du:dateUtc="2025-12-24T20:11:00Z"/>
                <w:del w:id="1065" w:author="Sanaka, Krishna [2]" w:date="2025-12-29T17:49:00Z" w16du:dateUtc="2025-12-29T22:49:00Z"/>
                <w:rFonts w:ascii="Arial" w:hAnsi="Arial" w:cs="Arial"/>
                <w:sz w:val="22"/>
                <w:szCs w:val="22"/>
              </w:rPr>
            </w:pPr>
            <w:ins w:id="1066" w:author="Krishna Sanaka" w:date="2025-12-24T15:50:00Z" w16du:dateUtc="2025-12-24T20:50:00Z">
              <w:del w:id="1067" w:author="Sanaka, Krishna [2]" w:date="2025-12-29T17:49:00Z" w16du:dateUtc="2025-12-29T22:49:00Z">
                <w:r w:rsidDel="00BD5EDF">
                  <w:rPr>
                    <w:rFonts w:ascii="Arial" w:hAnsi="Arial" w:cs="Arial"/>
                    <w:sz w:val="22"/>
                    <w:szCs w:val="22"/>
                  </w:rPr>
                  <w:delText>1.03</w:delText>
                </w:r>
              </w:del>
            </w:ins>
          </w:p>
        </w:tc>
      </w:tr>
      <w:tr w:rsidR="00EF41F5" w:rsidDel="00BD5EDF" w14:paraId="5F290430" w14:textId="07F71CC0">
        <w:trPr>
          <w:ins w:id="1068" w:author="Krishna Sanaka" w:date="2025-12-24T15:11:00Z"/>
          <w:del w:id="1069" w:author="Sanaka, Krishna [2]" w:date="2025-12-29T17:49:00Z" w16du:dateUtc="2025-12-29T22:49:00Z"/>
        </w:trPr>
        <w:tc>
          <w:tcPr>
            <w:tcW w:w="3116" w:type="dxa"/>
          </w:tcPr>
          <w:p w14:paraId="298A3CEB" w14:textId="6BC8548C" w:rsidR="00EF41F5" w:rsidDel="00BD5EDF" w:rsidRDefault="00EF41F5" w:rsidP="00BD5EDF">
            <w:pPr>
              <w:rPr>
                <w:ins w:id="1070" w:author="Krishna Sanaka" w:date="2025-12-24T15:11:00Z" w16du:dateUtc="2025-12-24T20:11:00Z"/>
                <w:del w:id="1071" w:author="Sanaka, Krishna [2]" w:date="2025-12-29T17:49:00Z" w16du:dateUtc="2025-12-29T22:49:00Z"/>
                <w:rFonts w:ascii="Arial" w:hAnsi="Arial" w:cs="Arial"/>
                <w:i/>
                <w:iCs/>
                <w:sz w:val="22"/>
                <w:szCs w:val="22"/>
              </w:rPr>
            </w:pPr>
            <w:ins w:id="1072" w:author="Krishna Sanaka" w:date="2025-12-24T15:11:00Z" w16du:dateUtc="2025-12-24T20:11:00Z">
              <w:del w:id="1073" w:author="Sanaka, Krishna [2]" w:date="2025-12-29T17:49:00Z" w16du:dateUtc="2025-12-29T22:49:00Z">
                <w:r w:rsidDel="00BD5EDF">
                  <w:rPr>
                    <w:rFonts w:ascii="Arial" w:hAnsi="Arial" w:cs="Arial"/>
                    <w:i/>
                    <w:iCs/>
                    <w:sz w:val="22"/>
                    <w:szCs w:val="22"/>
                  </w:rPr>
                  <w:delText>West</w:delText>
                </w:r>
              </w:del>
            </w:ins>
          </w:p>
        </w:tc>
        <w:tc>
          <w:tcPr>
            <w:tcW w:w="3117" w:type="dxa"/>
          </w:tcPr>
          <w:p w14:paraId="374FD50B" w14:textId="31AFD4BD" w:rsidR="00EF41F5" w:rsidRPr="00A2274F" w:rsidDel="00BD5EDF" w:rsidRDefault="00F95EA5" w:rsidP="00BD5EDF">
            <w:pPr>
              <w:rPr>
                <w:ins w:id="1074" w:author="Krishna Sanaka" w:date="2025-12-24T15:11:00Z" w16du:dateUtc="2025-12-24T20:11:00Z"/>
                <w:del w:id="1075" w:author="Sanaka, Krishna [2]" w:date="2025-12-29T17:49:00Z" w16du:dateUtc="2025-12-29T22:49:00Z"/>
                <w:rFonts w:ascii="Arial" w:hAnsi="Arial" w:cs="Arial"/>
                <w:sz w:val="22"/>
                <w:szCs w:val="22"/>
              </w:rPr>
            </w:pPr>
            <w:ins w:id="1076" w:author="Krishna Sanaka" w:date="2025-12-24T15:50:00Z" w16du:dateUtc="2025-12-24T20:50:00Z">
              <w:del w:id="1077" w:author="Sanaka, Krishna [2]" w:date="2025-12-29T17:49:00Z" w16du:dateUtc="2025-12-29T22:49:00Z">
                <w:r w:rsidDel="00BD5EDF">
                  <w:rPr>
                    <w:rFonts w:ascii="Arial" w:hAnsi="Arial" w:cs="Arial"/>
                    <w:sz w:val="22"/>
                    <w:szCs w:val="22"/>
                  </w:rPr>
                  <w:delText>0.71</w:delText>
                </w:r>
              </w:del>
            </w:ins>
          </w:p>
        </w:tc>
        <w:tc>
          <w:tcPr>
            <w:tcW w:w="3117" w:type="dxa"/>
          </w:tcPr>
          <w:p w14:paraId="0CACE064" w14:textId="13037DA0" w:rsidR="00EF41F5" w:rsidRPr="00A2274F" w:rsidDel="00BD5EDF" w:rsidRDefault="00466845" w:rsidP="00BD5EDF">
            <w:pPr>
              <w:rPr>
                <w:ins w:id="1078" w:author="Krishna Sanaka" w:date="2025-12-24T15:11:00Z" w16du:dateUtc="2025-12-24T20:11:00Z"/>
                <w:del w:id="1079" w:author="Sanaka, Krishna [2]" w:date="2025-12-29T17:49:00Z" w16du:dateUtc="2025-12-29T22:49:00Z"/>
                <w:rFonts w:ascii="Arial" w:hAnsi="Arial" w:cs="Arial"/>
                <w:sz w:val="22"/>
                <w:szCs w:val="22"/>
              </w:rPr>
            </w:pPr>
            <w:ins w:id="1080" w:author="Krishna Sanaka" w:date="2025-12-24T15:50:00Z" w16du:dateUtc="2025-12-24T20:50:00Z">
              <w:del w:id="1081" w:author="Sanaka, Krishna [2]" w:date="2025-12-29T17:49:00Z" w16du:dateUtc="2025-12-29T22:49:00Z">
                <w:r w:rsidDel="00BD5EDF">
                  <w:rPr>
                    <w:rFonts w:ascii="Arial" w:hAnsi="Arial" w:cs="Arial"/>
                    <w:sz w:val="22"/>
                    <w:szCs w:val="22"/>
                  </w:rPr>
                  <w:delText>0.72</w:delText>
                </w:r>
              </w:del>
            </w:ins>
          </w:p>
        </w:tc>
      </w:tr>
    </w:tbl>
    <w:p w14:paraId="03A486F1" w14:textId="33F8E8D3" w:rsidR="009B45ED" w:rsidRDefault="00C540DF" w:rsidP="00BD5EDF">
      <w:pPr>
        <w:rPr>
          <w:ins w:id="1082" w:author="Krishna Sanaka" w:date="2025-12-24T17:57:00Z" w16du:dateUtc="2025-12-24T22:57:00Z"/>
          <w:rFonts w:ascii="Arial" w:hAnsi="Arial" w:cs="Arial"/>
        </w:rPr>
        <w:pPrChange w:id="1083" w:author="Sanaka, Krishna [2]" w:date="2025-12-29T17:49:00Z" w16du:dateUtc="2025-12-29T22:49:00Z">
          <w:pPr>
            <w:spacing w:after="0" w:line="240" w:lineRule="auto"/>
          </w:pPr>
        </w:pPrChange>
      </w:pPr>
      <w:ins w:id="1084" w:author="Krishna Sanaka" w:date="2025-12-24T15:59:00Z" w16du:dateUtc="2025-12-24T20:59:00Z">
        <w:del w:id="1085" w:author="Sanaka, Krishna [2]" w:date="2025-12-29T17:49:00Z" w16du:dateUtc="2025-12-29T22:49:00Z">
          <w:r w:rsidRPr="00C540DF" w:rsidDel="00BD5EDF">
            <w:rPr>
              <w:rFonts w:ascii="Arial" w:hAnsi="Arial" w:cs="Arial"/>
            </w:rPr>
            <w:delText>Ratios represent group-specific age-adjusted mortality rates divided by the reference group within each year. Osteomyelitis was defined as the underlying cause of death. Reference categories are indicated. N/A denotes unstable or suppressed estimates.</w:delText>
          </w:r>
        </w:del>
      </w:ins>
      <w:ins w:id="1086" w:author="Krishna Sanaka" w:date="2025-12-24T16:00:00Z" w16du:dateUtc="2025-12-24T21:00:00Z">
        <w:del w:id="1087" w:author="Sanaka, Krishna [2]" w:date="2025-12-29T17:49:00Z" w16du:dateUtc="2025-12-29T22:49:00Z">
          <w:r w:rsidDel="00BD5EDF">
            <w:rPr>
              <w:rFonts w:ascii="Arial" w:hAnsi="Arial" w:cs="Arial"/>
            </w:rPr>
            <w:delText xml:space="preserve"> NH = Non-Hispanic.</w:delText>
          </w:r>
        </w:del>
      </w:ins>
    </w:p>
    <w:p w14:paraId="32961807" w14:textId="3477A660" w:rsidR="00A03763" w:rsidRPr="00A03763" w:rsidRDefault="00373DD1">
      <w:pPr>
        <w:rPr>
          <w:rFonts w:ascii="Arial" w:hAnsi="Arial" w:cs="Arial"/>
        </w:rPr>
        <w:pPrChange w:id="1088" w:author="Krishna Sanaka" w:date="2025-12-25T11:29:00Z" w16du:dateUtc="2025-12-25T16:29:00Z">
          <w:pPr>
            <w:spacing w:after="0" w:line="240" w:lineRule="auto"/>
          </w:pPr>
        </w:pPrChange>
      </w:pPr>
      <w:del w:id="1089" w:author="Krishna Sanaka" w:date="2025-12-25T11:29:00Z" w16du:dateUtc="2025-12-25T16:29:00Z">
        <w:r w:rsidDel="009C73EF">
          <w:rPr>
            <w:rFonts w:ascii="Arial" w:hAnsi="Arial" w:cs="Arial"/>
          </w:rPr>
          <w:delText xml:space="preserve"> </w:delText>
        </w:r>
        <w:r w:rsidR="006C65C3" w:rsidDel="009C73EF">
          <w:rPr>
            <w:rFonts w:ascii="Arial" w:hAnsi="Arial" w:cs="Arial"/>
          </w:rPr>
          <w:delText xml:space="preserve"> </w:delText>
        </w:r>
        <w:r w:rsidR="00FA1157" w:rsidDel="009C73EF">
          <w:rPr>
            <w:rFonts w:ascii="Arial" w:hAnsi="Arial" w:cs="Arial"/>
          </w:rPr>
          <w:delText xml:space="preserve"> </w:delText>
        </w:r>
      </w:del>
      <w:r w:rsidR="00A42522">
        <w:rPr>
          <w:rFonts w:ascii="Arial" w:hAnsi="Arial" w:cs="Arial"/>
        </w:rPr>
        <w:t xml:space="preserve"> </w:t>
      </w:r>
    </w:p>
    <w:sectPr w:rsidR="00A03763" w:rsidRPr="00A03763" w:rsidSect="00A06BCA">
      <w:footerReference w:type="even" r:id="rId7"/>
      <w:footerReference w:type="default" r:id="rId8"/>
      <w:pgSz w:w="12240" w:h="15840"/>
      <w:pgMar w:top="1440" w:right="1440" w:bottom="1440" w:left="1440" w:header="720" w:footer="720" w:gutter="0"/>
      <w:lnNumType w:countBy="1" w:restart="continuous"/>
      <w:cols w:space="720"/>
      <w:docGrid w:linePitch="360"/>
      <w:sectPrChange w:id="1106" w:author="Sanaka, Krishna" w:date="2025-11-17T12:43:00Z" w16du:dateUtc="2025-11-17T17:43:00Z">
        <w:sectPr w:rsidR="00A03763" w:rsidRPr="00A03763" w:rsidSect="00A06BCA">
          <w:pgMar w:top="1440" w:right="1440" w:bottom="1440" w:left="1440" w:header="720" w:footer="720" w:gutter="0"/>
          <w:lnNumType w:countBy="0" w:restart="newPage"/>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18D75" w14:textId="77777777" w:rsidR="00157D62" w:rsidRDefault="00157D62" w:rsidP="008A7E64">
      <w:pPr>
        <w:spacing w:after="0" w:line="240" w:lineRule="auto"/>
      </w:pPr>
      <w:r>
        <w:separator/>
      </w:r>
    </w:p>
  </w:endnote>
  <w:endnote w:type="continuationSeparator" w:id="0">
    <w:p w14:paraId="7CD56EA4" w14:textId="77777777" w:rsidR="00157D62" w:rsidRDefault="00157D62" w:rsidP="008A7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090" w:author="Sanaka, Krishna" w:date="2025-11-17T13:54:00Z"/>
  <w:sdt>
    <w:sdtPr>
      <w:rPr>
        <w:rStyle w:val="PageNumber"/>
      </w:rPr>
      <w:id w:val="-837387098"/>
      <w:docPartObj>
        <w:docPartGallery w:val="Page Numbers (Bottom of Page)"/>
        <w:docPartUnique/>
      </w:docPartObj>
    </w:sdtPr>
    <w:sdtContent>
      <w:customXmlInsRangeEnd w:id="1090"/>
      <w:p w14:paraId="6144572B" w14:textId="0C289765" w:rsidR="008A7E64" w:rsidRDefault="008A7E64" w:rsidP="00314628">
        <w:pPr>
          <w:pStyle w:val="Footer"/>
          <w:framePr w:wrap="none" w:vAnchor="text" w:hAnchor="margin" w:xAlign="right" w:y="1"/>
          <w:rPr>
            <w:ins w:id="1091" w:author="Sanaka, Krishna" w:date="2025-11-17T13:54:00Z" w16du:dateUtc="2025-11-17T18:54:00Z"/>
            <w:rStyle w:val="PageNumber"/>
          </w:rPr>
        </w:pPr>
        <w:ins w:id="1092" w:author="Sanaka, Krishna" w:date="2025-11-17T13:54:00Z" w16du:dateUtc="2025-11-17T18:54:00Z">
          <w:r>
            <w:rPr>
              <w:rStyle w:val="PageNumber"/>
            </w:rPr>
            <w:fldChar w:fldCharType="begin"/>
          </w:r>
          <w:r>
            <w:rPr>
              <w:rStyle w:val="PageNumber"/>
            </w:rPr>
            <w:instrText xml:space="preserve"> PAGE </w:instrText>
          </w:r>
          <w:r>
            <w:rPr>
              <w:rStyle w:val="PageNumber"/>
            </w:rPr>
            <w:fldChar w:fldCharType="end"/>
          </w:r>
        </w:ins>
      </w:p>
      <w:customXmlInsRangeStart w:id="1093" w:author="Sanaka, Krishna" w:date="2025-11-17T13:54:00Z"/>
    </w:sdtContent>
  </w:sdt>
  <w:customXmlInsRangeEnd w:id="1093"/>
  <w:p w14:paraId="0C4F823F" w14:textId="77777777" w:rsidR="008A7E64" w:rsidRDefault="008A7E64">
    <w:pPr>
      <w:pStyle w:val="Footer"/>
      <w:ind w:right="360"/>
      <w:pPrChange w:id="1094" w:author="Sanaka, Krishna" w:date="2025-11-17T13:54:00Z" w16du:dateUtc="2025-11-17T18:54: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095" w:author="Sanaka, Krishna" w:date="2025-11-17T13:54:00Z"/>
  <w:sdt>
    <w:sdtPr>
      <w:rPr>
        <w:rStyle w:val="PageNumber"/>
      </w:rPr>
      <w:id w:val="1832799583"/>
      <w:docPartObj>
        <w:docPartGallery w:val="Page Numbers (Bottom of Page)"/>
        <w:docPartUnique/>
      </w:docPartObj>
    </w:sdtPr>
    <w:sdtContent>
      <w:customXmlInsRangeEnd w:id="1095"/>
      <w:p w14:paraId="6218F20F" w14:textId="2630EF6B" w:rsidR="008A7E64" w:rsidRDefault="008A7E64" w:rsidP="00314628">
        <w:pPr>
          <w:pStyle w:val="Footer"/>
          <w:framePr w:wrap="none" w:vAnchor="text" w:hAnchor="margin" w:xAlign="right" w:y="1"/>
          <w:rPr>
            <w:ins w:id="1096" w:author="Sanaka, Krishna" w:date="2025-11-17T13:54:00Z" w16du:dateUtc="2025-11-17T18:54:00Z"/>
            <w:rStyle w:val="PageNumber"/>
          </w:rPr>
        </w:pPr>
        <w:ins w:id="1097" w:author="Sanaka, Krishna" w:date="2025-11-17T13:54:00Z" w16du:dateUtc="2025-11-17T18:54:00Z">
          <w:r w:rsidRPr="008A7E64">
            <w:rPr>
              <w:rStyle w:val="PageNumber"/>
              <w:rFonts w:ascii="Arial" w:hAnsi="Arial" w:cs="Arial"/>
              <w:rPrChange w:id="1098" w:author="Sanaka, Krishna" w:date="2025-11-17T13:55:00Z" w16du:dateUtc="2025-11-17T18:55:00Z">
                <w:rPr>
                  <w:rStyle w:val="PageNumber"/>
                </w:rPr>
              </w:rPrChange>
            </w:rPr>
            <w:fldChar w:fldCharType="begin"/>
          </w:r>
          <w:r w:rsidRPr="008A7E64">
            <w:rPr>
              <w:rStyle w:val="PageNumber"/>
              <w:rFonts w:ascii="Arial" w:hAnsi="Arial" w:cs="Arial"/>
              <w:rPrChange w:id="1099" w:author="Sanaka, Krishna" w:date="2025-11-17T13:55:00Z" w16du:dateUtc="2025-11-17T18:55:00Z">
                <w:rPr>
                  <w:rStyle w:val="PageNumber"/>
                </w:rPr>
              </w:rPrChange>
            </w:rPr>
            <w:instrText xml:space="preserve"> PAGE </w:instrText>
          </w:r>
        </w:ins>
        <w:r w:rsidRPr="008A7E64">
          <w:rPr>
            <w:rStyle w:val="PageNumber"/>
            <w:rFonts w:ascii="Arial" w:hAnsi="Arial" w:cs="Arial"/>
            <w:rPrChange w:id="1100" w:author="Sanaka, Krishna" w:date="2025-11-17T13:55:00Z" w16du:dateUtc="2025-11-17T18:55:00Z">
              <w:rPr>
                <w:rStyle w:val="PageNumber"/>
              </w:rPr>
            </w:rPrChange>
          </w:rPr>
          <w:fldChar w:fldCharType="separate"/>
        </w:r>
        <w:r w:rsidRPr="008A7E64">
          <w:rPr>
            <w:rStyle w:val="PageNumber"/>
            <w:rFonts w:ascii="Arial" w:hAnsi="Arial" w:cs="Arial"/>
            <w:noProof/>
            <w:rPrChange w:id="1101" w:author="Sanaka, Krishna" w:date="2025-11-17T13:55:00Z" w16du:dateUtc="2025-11-17T18:55:00Z">
              <w:rPr>
                <w:rStyle w:val="PageNumber"/>
                <w:noProof/>
              </w:rPr>
            </w:rPrChange>
          </w:rPr>
          <w:t>5</w:t>
        </w:r>
        <w:ins w:id="1102" w:author="Sanaka, Krishna" w:date="2025-11-17T13:54:00Z" w16du:dateUtc="2025-11-17T18:54:00Z">
          <w:r w:rsidRPr="008A7E64">
            <w:rPr>
              <w:rStyle w:val="PageNumber"/>
              <w:rFonts w:ascii="Arial" w:hAnsi="Arial" w:cs="Arial"/>
              <w:rPrChange w:id="1103" w:author="Sanaka, Krishna" w:date="2025-11-17T13:55:00Z" w16du:dateUtc="2025-11-17T18:55:00Z">
                <w:rPr>
                  <w:rStyle w:val="PageNumber"/>
                </w:rPr>
              </w:rPrChange>
            </w:rPr>
            <w:fldChar w:fldCharType="end"/>
          </w:r>
        </w:ins>
      </w:p>
      <w:customXmlInsRangeStart w:id="1104" w:author="Sanaka, Krishna" w:date="2025-11-17T13:54:00Z"/>
    </w:sdtContent>
  </w:sdt>
  <w:customXmlInsRangeEnd w:id="1104"/>
  <w:p w14:paraId="7154ED1A" w14:textId="77777777" w:rsidR="008A7E64" w:rsidRDefault="008A7E64">
    <w:pPr>
      <w:pStyle w:val="Footer"/>
      <w:ind w:right="360"/>
      <w:pPrChange w:id="1105" w:author="Sanaka, Krishna" w:date="2025-11-17T13:54:00Z" w16du:dateUtc="2025-11-17T18:5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2972D" w14:textId="77777777" w:rsidR="00157D62" w:rsidRDefault="00157D62" w:rsidP="008A7E64">
      <w:pPr>
        <w:spacing w:after="0" w:line="240" w:lineRule="auto"/>
      </w:pPr>
      <w:r>
        <w:separator/>
      </w:r>
    </w:p>
  </w:footnote>
  <w:footnote w:type="continuationSeparator" w:id="0">
    <w:p w14:paraId="4B6F15DC" w14:textId="77777777" w:rsidR="00157D62" w:rsidRDefault="00157D62" w:rsidP="008A7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rson w15:author="Krishna Sanaka">
    <w15:presenceInfo w15:providerId="None" w15:userId="Krishna Sanaka"/>
  </w15:person>
  <w15:person w15:author="Sanaka, Krishna [2]">
    <w15:presenceInfo w15:providerId="AD" w15:userId="S::sanakak@pennmedicine.upenn.edu::571d1e69-c513-4537-9d7e-3a201e44d0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330"/>
    <w:rsid w:val="0001169C"/>
    <w:rsid w:val="0001183B"/>
    <w:rsid w:val="00012559"/>
    <w:rsid w:val="00017B09"/>
    <w:rsid w:val="00020CEE"/>
    <w:rsid w:val="0002244D"/>
    <w:rsid w:val="000232F1"/>
    <w:rsid w:val="00026ED7"/>
    <w:rsid w:val="0002705C"/>
    <w:rsid w:val="00030550"/>
    <w:rsid w:val="000329A1"/>
    <w:rsid w:val="00034202"/>
    <w:rsid w:val="0003482C"/>
    <w:rsid w:val="00037086"/>
    <w:rsid w:val="00037154"/>
    <w:rsid w:val="000407D4"/>
    <w:rsid w:val="0004305F"/>
    <w:rsid w:val="00043363"/>
    <w:rsid w:val="00043E3F"/>
    <w:rsid w:val="00046E34"/>
    <w:rsid w:val="00046F82"/>
    <w:rsid w:val="00052CDB"/>
    <w:rsid w:val="00057004"/>
    <w:rsid w:val="00060231"/>
    <w:rsid w:val="00063ACA"/>
    <w:rsid w:val="00064AC2"/>
    <w:rsid w:val="00065469"/>
    <w:rsid w:val="00066E4A"/>
    <w:rsid w:val="000713FC"/>
    <w:rsid w:val="000800B9"/>
    <w:rsid w:val="000800DB"/>
    <w:rsid w:val="000815CE"/>
    <w:rsid w:val="00081F39"/>
    <w:rsid w:val="00082C5E"/>
    <w:rsid w:val="000853F3"/>
    <w:rsid w:val="0008611B"/>
    <w:rsid w:val="00087040"/>
    <w:rsid w:val="00087FDE"/>
    <w:rsid w:val="0009075C"/>
    <w:rsid w:val="00090D42"/>
    <w:rsid w:val="000938C1"/>
    <w:rsid w:val="00093908"/>
    <w:rsid w:val="00096341"/>
    <w:rsid w:val="000A0753"/>
    <w:rsid w:val="000A0DDE"/>
    <w:rsid w:val="000A0E77"/>
    <w:rsid w:val="000A1602"/>
    <w:rsid w:val="000A4DD0"/>
    <w:rsid w:val="000B23EE"/>
    <w:rsid w:val="000B3323"/>
    <w:rsid w:val="000B4127"/>
    <w:rsid w:val="000B6490"/>
    <w:rsid w:val="000B70A0"/>
    <w:rsid w:val="000C0231"/>
    <w:rsid w:val="000C4944"/>
    <w:rsid w:val="000C5C70"/>
    <w:rsid w:val="000C5FBD"/>
    <w:rsid w:val="000C70B6"/>
    <w:rsid w:val="000D0D4E"/>
    <w:rsid w:val="000D2266"/>
    <w:rsid w:val="000D230D"/>
    <w:rsid w:val="000D5919"/>
    <w:rsid w:val="000D7DEB"/>
    <w:rsid w:val="000E0326"/>
    <w:rsid w:val="000E0F15"/>
    <w:rsid w:val="000E48BE"/>
    <w:rsid w:val="000E49E6"/>
    <w:rsid w:val="000E5F18"/>
    <w:rsid w:val="000E71CE"/>
    <w:rsid w:val="000F137C"/>
    <w:rsid w:val="000F24CD"/>
    <w:rsid w:val="000F3C6E"/>
    <w:rsid w:val="000F684D"/>
    <w:rsid w:val="000F7200"/>
    <w:rsid w:val="000F746C"/>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3C05"/>
    <w:rsid w:val="001540F8"/>
    <w:rsid w:val="001549D8"/>
    <w:rsid w:val="001565A7"/>
    <w:rsid w:val="00156CCE"/>
    <w:rsid w:val="00156F32"/>
    <w:rsid w:val="00157D62"/>
    <w:rsid w:val="00166220"/>
    <w:rsid w:val="00167DA3"/>
    <w:rsid w:val="0017011D"/>
    <w:rsid w:val="00170E73"/>
    <w:rsid w:val="001716DC"/>
    <w:rsid w:val="00171CF9"/>
    <w:rsid w:val="00171F58"/>
    <w:rsid w:val="00171FD1"/>
    <w:rsid w:val="0017474C"/>
    <w:rsid w:val="0017492D"/>
    <w:rsid w:val="00175D8B"/>
    <w:rsid w:val="0018066C"/>
    <w:rsid w:val="00180A2F"/>
    <w:rsid w:val="00181491"/>
    <w:rsid w:val="00185440"/>
    <w:rsid w:val="0018595F"/>
    <w:rsid w:val="001863F9"/>
    <w:rsid w:val="001872F9"/>
    <w:rsid w:val="00190F9C"/>
    <w:rsid w:val="0019171D"/>
    <w:rsid w:val="001917AF"/>
    <w:rsid w:val="00196464"/>
    <w:rsid w:val="00196E65"/>
    <w:rsid w:val="00197830"/>
    <w:rsid w:val="00197CE3"/>
    <w:rsid w:val="001A1A32"/>
    <w:rsid w:val="001A1A6E"/>
    <w:rsid w:val="001A2A11"/>
    <w:rsid w:val="001A4EF4"/>
    <w:rsid w:val="001A4F0F"/>
    <w:rsid w:val="001A7C50"/>
    <w:rsid w:val="001B6A77"/>
    <w:rsid w:val="001C2AE7"/>
    <w:rsid w:val="001C3823"/>
    <w:rsid w:val="001C524A"/>
    <w:rsid w:val="001D1CB1"/>
    <w:rsid w:val="001E08DF"/>
    <w:rsid w:val="001E0E37"/>
    <w:rsid w:val="001E0E4D"/>
    <w:rsid w:val="001E16F1"/>
    <w:rsid w:val="001E1E02"/>
    <w:rsid w:val="001E2913"/>
    <w:rsid w:val="001E4A2D"/>
    <w:rsid w:val="001E6F98"/>
    <w:rsid w:val="001F01CD"/>
    <w:rsid w:val="001F0860"/>
    <w:rsid w:val="001F117B"/>
    <w:rsid w:val="001F3A48"/>
    <w:rsid w:val="001F58D7"/>
    <w:rsid w:val="001F7439"/>
    <w:rsid w:val="00200394"/>
    <w:rsid w:val="0020179F"/>
    <w:rsid w:val="00203DD4"/>
    <w:rsid w:val="002043DF"/>
    <w:rsid w:val="00204D13"/>
    <w:rsid w:val="0020501A"/>
    <w:rsid w:val="00205CE8"/>
    <w:rsid w:val="00210A2E"/>
    <w:rsid w:val="00211886"/>
    <w:rsid w:val="00211D48"/>
    <w:rsid w:val="002216F1"/>
    <w:rsid w:val="002242FD"/>
    <w:rsid w:val="002323B0"/>
    <w:rsid w:val="002358BD"/>
    <w:rsid w:val="00235968"/>
    <w:rsid w:val="00242482"/>
    <w:rsid w:val="00245F9B"/>
    <w:rsid w:val="00247D2A"/>
    <w:rsid w:val="00250C37"/>
    <w:rsid w:val="00254AC4"/>
    <w:rsid w:val="00254BA7"/>
    <w:rsid w:val="0026099C"/>
    <w:rsid w:val="00260EBD"/>
    <w:rsid w:val="002619D3"/>
    <w:rsid w:val="00264CB8"/>
    <w:rsid w:val="0026570B"/>
    <w:rsid w:val="00266718"/>
    <w:rsid w:val="00266D87"/>
    <w:rsid w:val="00267CF7"/>
    <w:rsid w:val="00270207"/>
    <w:rsid w:val="00270591"/>
    <w:rsid w:val="00270F5A"/>
    <w:rsid w:val="002760A8"/>
    <w:rsid w:val="00277C56"/>
    <w:rsid w:val="00277EBC"/>
    <w:rsid w:val="002807BC"/>
    <w:rsid w:val="00281B8F"/>
    <w:rsid w:val="00282FF8"/>
    <w:rsid w:val="00287EE0"/>
    <w:rsid w:val="00291BC2"/>
    <w:rsid w:val="00294A8A"/>
    <w:rsid w:val="00295AEB"/>
    <w:rsid w:val="00296231"/>
    <w:rsid w:val="00296876"/>
    <w:rsid w:val="002A1E45"/>
    <w:rsid w:val="002A3F73"/>
    <w:rsid w:val="002A4C16"/>
    <w:rsid w:val="002A589A"/>
    <w:rsid w:val="002A617F"/>
    <w:rsid w:val="002A7DE2"/>
    <w:rsid w:val="002B1A11"/>
    <w:rsid w:val="002B640F"/>
    <w:rsid w:val="002C4181"/>
    <w:rsid w:val="002C5BD9"/>
    <w:rsid w:val="002C6E23"/>
    <w:rsid w:val="002D577E"/>
    <w:rsid w:val="002E1B00"/>
    <w:rsid w:val="002E2695"/>
    <w:rsid w:val="002E4807"/>
    <w:rsid w:val="002E5058"/>
    <w:rsid w:val="002E51B2"/>
    <w:rsid w:val="002E630D"/>
    <w:rsid w:val="002E6C9A"/>
    <w:rsid w:val="002F060F"/>
    <w:rsid w:val="002F1CC2"/>
    <w:rsid w:val="0030033F"/>
    <w:rsid w:val="0030239F"/>
    <w:rsid w:val="003032F3"/>
    <w:rsid w:val="003059F8"/>
    <w:rsid w:val="003064AC"/>
    <w:rsid w:val="00306F7B"/>
    <w:rsid w:val="0031027F"/>
    <w:rsid w:val="00312003"/>
    <w:rsid w:val="00313D52"/>
    <w:rsid w:val="00314DA8"/>
    <w:rsid w:val="003155C7"/>
    <w:rsid w:val="0032414D"/>
    <w:rsid w:val="00327296"/>
    <w:rsid w:val="00330530"/>
    <w:rsid w:val="003316AD"/>
    <w:rsid w:val="00333F74"/>
    <w:rsid w:val="00335B6B"/>
    <w:rsid w:val="003372E3"/>
    <w:rsid w:val="00341EA5"/>
    <w:rsid w:val="00341FCC"/>
    <w:rsid w:val="003420FC"/>
    <w:rsid w:val="00342718"/>
    <w:rsid w:val="0034364C"/>
    <w:rsid w:val="00343B6A"/>
    <w:rsid w:val="00351AC6"/>
    <w:rsid w:val="003535CA"/>
    <w:rsid w:val="00357A7C"/>
    <w:rsid w:val="003609FF"/>
    <w:rsid w:val="00362D7E"/>
    <w:rsid w:val="00366196"/>
    <w:rsid w:val="00370C39"/>
    <w:rsid w:val="00370E21"/>
    <w:rsid w:val="00373DD1"/>
    <w:rsid w:val="00373F44"/>
    <w:rsid w:val="0037608F"/>
    <w:rsid w:val="0037780C"/>
    <w:rsid w:val="003800C1"/>
    <w:rsid w:val="00384034"/>
    <w:rsid w:val="0038435A"/>
    <w:rsid w:val="0038523F"/>
    <w:rsid w:val="003870A6"/>
    <w:rsid w:val="00387328"/>
    <w:rsid w:val="003946C8"/>
    <w:rsid w:val="003966BA"/>
    <w:rsid w:val="003A247D"/>
    <w:rsid w:val="003A3EC6"/>
    <w:rsid w:val="003A4CB0"/>
    <w:rsid w:val="003A5466"/>
    <w:rsid w:val="003A5995"/>
    <w:rsid w:val="003A6A61"/>
    <w:rsid w:val="003A7DB0"/>
    <w:rsid w:val="003A7F02"/>
    <w:rsid w:val="003B127F"/>
    <w:rsid w:val="003B257E"/>
    <w:rsid w:val="003B2787"/>
    <w:rsid w:val="003B2AC7"/>
    <w:rsid w:val="003B3277"/>
    <w:rsid w:val="003B45CF"/>
    <w:rsid w:val="003B4915"/>
    <w:rsid w:val="003B619A"/>
    <w:rsid w:val="003B73EC"/>
    <w:rsid w:val="003C1512"/>
    <w:rsid w:val="003C3120"/>
    <w:rsid w:val="003C46B4"/>
    <w:rsid w:val="003C559D"/>
    <w:rsid w:val="003C5DF9"/>
    <w:rsid w:val="003C6508"/>
    <w:rsid w:val="003C6ACE"/>
    <w:rsid w:val="003D1CB5"/>
    <w:rsid w:val="003D3068"/>
    <w:rsid w:val="003D39F1"/>
    <w:rsid w:val="003D3B8A"/>
    <w:rsid w:val="003D428B"/>
    <w:rsid w:val="003D471D"/>
    <w:rsid w:val="003D49D3"/>
    <w:rsid w:val="003D5A07"/>
    <w:rsid w:val="003D7AAA"/>
    <w:rsid w:val="003E1412"/>
    <w:rsid w:val="003E1F2C"/>
    <w:rsid w:val="003E3600"/>
    <w:rsid w:val="003E77C1"/>
    <w:rsid w:val="003E7DFB"/>
    <w:rsid w:val="003F2788"/>
    <w:rsid w:val="003F2B34"/>
    <w:rsid w:val="003F4498"/>
    <w:rsid w:val="003F5BA9"/>
    <w:rsid w:val="00401576"/>
    <w:rsid w:val="0040343C"/>
    <w:rsid w:val="004042AA"/>
    <w:rsid w:val="00406682"/>
    <w:rsid w:val="00407046"/>
    <w:rsid w:val="00411782"/>
    <w:rsid w:val="004155EC"/>
    <w:rsid w:val="00416561"/>
    <w:rsid w:val="00416846"/>
    <w:rsid w:val="00421602"/>
    <w:rsid w:val="00427263"/>
    <w:rsid w:val="00430A48"/>
    <w:rsid w:val="00430A82"/>
    <w:rsid w:val="00432875"/>
    <w:rsid w:val="00433C8A"/>
    <w:rsid w:val="0043559B"/>
    <w:rsid w:val="00435A70"/>
    <w:rsid w:val="00437408"/>
    <w:rsid w:val="0044076F"/>
    <w:rsid w:val="00441BED"/>
    <w:rsid w:val="00443498"/>
    <w:rsid w:val="00444245"/>
    <w:rsid w:val="00444CB6"/>
    <w:rsid w:val="0044508D"/>
    <w:rsid w:val="00445FA3"/>
    <w:rsid w:val="00446B39"/>
    <w:rsid w:val="00452BF7"/>
    <w:rsid w:val="00454F3E"/>
    <w:rsid w:val="00455689"/>
    <w:rsid w:val="00455D0B"/>
    <w:rsid w:val="00457F04"/>
    <w:rsid w:val="00461BBA"/>
    <w:rsid w:val="0046459A"/>
    <w:rsid w:val="004660CE"/>
    <w:rsid w:val="00466845"/>
    <w:rsid w:val="0046766E"/>
    <w:rsid w:val="0047121E"/>
    <w:rsid w:val="00472EB3"/>
    <w:rsid w:val="00473673"/>
    <w:rsid w:val="00474BDA"/>
    <w:rsid w:val="004760D8"/>
    <w:rsid w:val="00477601"/>
    <w:rsid w:val="00477B89"/>
    <w:rsid w:val="00477B9E"/>
    <w:rsid w:val="00477CFE"/>
    <w:rsid w:val="0048038F"/>
    <w:rsid w:val="00486045"/>
    <w:rsid w:val="00487961"/>
    <w:rsid w:val="00490272"/>
    <w:rsid w:val="004956DC"/>
    <w:rsid w:val="00497AE6"/>
    <w:rsid w:val="00497E42"/>
    <w:rsid w:val="004A2643"/>
    <w:rsid w:val="004A299E"/>
    <w:rsid w:val="004A3A6F"/>
    <w:rsid w:val="004A436F"/>
    <w:rsid w:val="004A69AA"/>
    <w:rsid w:val="004A74CA"/>
    <w:rsid w:val="004B1936"/>
    <w:rsid w:val="004B437A"/>
    <w:rsid w:val="004B7A55"/>
    <w:rsid w:val="004C2CB2"/>
    <w:rsid w:val="004C5872"/>
    <w:rsid w:val="004C6630"/>
    <w:rsid w:val="004C74BA"/>
    <w:rsid w:val="004D459A"/>
    <w:rsid w:val="004D4F56"/>
    <w:rsid w:val="004D5BC3"/>
    <w:rsid w:val="004E1DF3"/>
    <w:rsid w:val="004E25E5"/>
    <w:rsid w:val="004E5372"/>
    <w:rsid w:val="004E6DF3"/>
    <w:rsid w:val="004E7458"/>
    <w:rsid w:val="004F2038"/>
    <w:rsid w:val="004F30C6"/>
    <w:rsid w:val="004F3568"/>
    <w:rsid w:val="0050056B"/>
    <w:rsid w:val="0050358D"/>
    <w:rsid w:val="00503E89"/>
    <w:rsid w:val="005040C5"/>
    <w:rsid w:val="00511629"/>
    <w:rsid w:val="0051203D"/>
    <w:rsid w:val="005124A1"/>
    <w:rsid w:val="005166F1"/>
    <w:rsid w:val="00522C37"/>
    <w:rsid w:val="0052362B"/>
    <w:rsid w:val="00523753"/>
    <w:rsid w:val="005301C7"/>
    <w:rsid w:val="00531729"/>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66B"/>
    <w:rsid w:val="00567AAD"/>
    <w:rsid w:val="00567C8F"/>
    <w:rsid w:val="005712C6"/>
    <w:rsid w:val="00575055"/>
    <w:rsid w:val="00575C0A"/>
    <w:rsid w:val="00576412"/>
    <w:rsid w:val="00577B3D"/>
    <w:rsid w:val="00582DA1"/>
    <w:rsid w:val="00583639"/>
    <w:rsid w:val="00583A75"/>
    <w:rsid w:val="005849BD"/>
    <w:rsid w:val="00585AE7"/>
    <w:rsid w:val="00587D34"/>
    <w:rsid w:val="005915E7"/>
    <w:rsid w:val="005924A9"/>
    <w:rsid w:val="005944B4"/>
    <w:rsid w:val="00594900"/>
    <w:rsid w:val="0059724A"/>
    <w:rsid w:val="005A02B8"/>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0C23"/>
    <w:rsid w:val="005D11F6"/>
    <w:rsid w:val="005D6D2F"/>
    <w:rsid w:val="005D76B7"/>
    <w:rsid w:val="005D789E"/>
    <w:rsid w:val="005E4BCC"/>
    <w:rsid w:val="005E5D8E"/>
    <w:rsid w:val="005E6A1F"/>
    <w:rsid w:val="005E7895"/>
    <w:rsid w:val="005F0C29"/>
    <w:rsid w:val="005F3EE9"/>
    <w:rsid w:val="005F4911"/>
    <w:rsid w:val="005F5634"/>
    <w:rsid w:val="005F59A9"/>
    <w:rsid w:val="005F728E"/>
    <w:rsid w:val="00601291"/>
    <w:rsid w:val="0060150B"/>
    <w:rsid w:val="00601E8D"/>
    <w:rsid w:val="00602B37"/>
    <w:rsid w:val="006037F0"/>
    <w:rsid w:val="00613F8F"/>
    <w:rsid w:val="006226A0"/>
    <w:rsid w:val="0062479C"/>
    <w:rsid w:val="00627849"/>
    <w:rsid w:val="00631EB2"/>
    <w:rsid w:val="00632A53"/>
    <w:rsid w:val="00632D44"/>
    <w:rsid w:val="006334EF"/>
    <w:rsid w:val="0063431D"/>
    <w:rsid w:val="00634A28"/>
    <w:rsid w:val="006353D4"/>
    <w:rsid w:val="00635922"/>
    <w:rsid w:val="00637FA6"/>
    <w:rsid w:val="00640376"/>
    <w:rsid w:val="0064174C"/>
    <w:rsid w:val="00641E4C"/>
    <w:rsid w:val="00642848"/>
    <w:rsid w:val="00642B3D"/>
    <w:rsid w:val="006431D0"/>
    <w:rsid w:val="006436C5"/>
    <w:rsid w:val="00644F8B"/>
    <w:rsid w:val="00650FAF"/>
    <w:rsid w:val="00652274"/>
    <w:rsid w:val="0065302B"/>
    <w:rsid w:val="0065457B"/>
    <w:rsid w:val="006556C0"/>
    <w:rsid w:val="006568BC"/>
    <w:rsid w:val="00657A4E"/>
    <w:rsid w:val="00666B1E"/>
    <w:rsid w:val="00667E5C"/>
    <w:rsid w:val="00672687"/>
    <w:rsid w:val="00675927"/>
    <w:rsid w:val="00675A6B"/>
    <w:rsid w:val="00675B53"/>
    <w:rsid w:val="00677F4B"/>
    <w:rsid w:val="00681847"/>
    <w:rsid w:val="006842B9"/>
    <w:rsid w:val="00684DBD"/>
    <w:rsid w:val="0068545D"/>
    <w:rsid w:val="00687F0B"/>
    <w:rsid w:val="0069346E"/>
    <w:rsid w:val="00696B92"/>
    <w:rsid w:val="006975B6"/>
    <w:rsid w:val="00697DC8"/>
    <w:rsid w:val="006A13C1"/>
    <w:rsid w:val="006A286E"/>
    <w:rsid w:val="006A3291"/>
    <w:rsid w:val="006A5B7C"/>
    <w:rsid w:val="006A6792"/>
    <w:rsid w:val="006A6D94"/>
    <w:rsid w:val="006B00B5"/>
    <w:rsid w:val="006B02CD"/>
    <w:rsid w:val="006B1440"/>
    <w:rsid w:val="006B1F72"/>
    <w:rsid w:val="006C1CD3"/>
    <w:rsid w:val="006C1D1A"/>
    <w:rsid w:val="006C227B"/>
    <w:rsid w:val="006C2C27"/>
    <w:rsid w:val="006C32C4"/>
    <w:rsid w:val="006C3C16"/>
    <w:rsid w:val="006C65C3"/>
    <w:rsid w:val="006D11EE"/>
    <w:rsid w:val="006D3B0B"/>
    <w:rsid w:val="006D4F92"/>
    <w:rsid w:val="006D6CAE"/>
    <w:rsid w:val="006E06B3"/>
    <w:rsid w:val="006E24BB"/>
    <w:rsid w:val="006E2863"/>
    <w:rsid w:val="006E30B9"/>
    <w:rsid w:val="006E797B"/>
    <w:rsid w:val="006F157E"/>
    <w:rsid w:val="006F43D5"/>
    <w:rsid w:val="006F4F38"/>
    <w:rsid w:val="006F5ED8"/>
    <w:rsid w:val="006F79E2"/>
    <w:rsid w:val="0070056A"/>
    <w:rsid w:val="007014CE"/>
    <w:rsid w:val="00701865"/>
    <w:rsid w:val="00702B48"/>
    <w:rsid w:val="007138AB"/>
    <w:rsid w:val="0071467F"/>
    <w:rsid w:val="007223F7"/>
    <w:rsid w:val="0072428B"/>
    <w:rsid w:val="007250EB"/>
    <w:rsid w:val="0072586B"/>
    <w:rsid w:val="00725B1C"/>
    <w:rsid w:val="00725D47"/>
    <w:rsid w:val="00725F63"/>
    <w:rsid w:val="00726DD3"/>
    <w:rsid w:val="00727E64"/>
    <w:rsid w:val="00730B32"/>
    <w:rsid w:val="007311A1"/>
    <w:rsid w:val="00734807"/>
    <w:rsid w:val="007351CE"/>
    <w:rsid w:val="007379A0"/>
    <w:rsid w:val="00742BAA"/>
    <w:rsid w:val="00743C92"/>
    <w:rsid w:val="00745F82"/>
    <w:rsid w:val="0074726C"/>
    <w:rsid w:val="007477BB"/>
    <w:rsid w:val="00750F65"/>
    <w:rsid w:val="007524C1"/>
    <w:rsid w:val="00752F9D"/>
    <w:rsid w:val="007549DC"/>
    <w:rsid w:val="00754F98"/>
    <w:rsid w:val="00760FCF"/>
    <w:rsid w:val="0076282A"/>
    <w:rsid w:val="00774233"/>
    <w:rsid w:val="0077740C"/>
    <w:rsid w:val="00781634"/>
    <w:rsid w:val="00784A3D"/>
    <w:rsid w:val="00785D8F"/>
    <w:rsid w:val="00786747"/>
    <w:rsid w:val="007916A0"/>
    <w:rsid w:val="007934F9"/>
    <w:rsid w:val="00794638"/>
    <w:rsid w:val="00794DE2"/>
    <w:rsid w:val="007A2E9A"/>
    <w:rsid w:val="007A35B0"/>
    <w:rsid w:val="007A5484"/>
    <w:rsid w:val="007A609C"/>
    <w:rsid w:val="007A78DE"/>
    <w:rsid w:val="007A7942"/>
    <w:rsid w:val="007A7F91"/>
    <w:rsid w:val="007B116D"/>
    <w:rsid w:val="007B33BF"/>
    <w:rsid w:val="007B38FA"/>
    <w:rsid w:val="007B3D77"/>
    <w:rsid w:val="007B46C9"/>
    <w:rsid w:val="007C0CAD"/>
    <w:rsid w:val="007C17FF"/>
    <w:rsid w:val="007C1961"/>
    <w:rsid w:val="007C1E20"/>
    <w:rsid w:val="007C3DC5"/>
    <w:rsid w:val="007C6724"/>
    <w:rsid w:val="007C7F03"/>
    <w:rsid w:val="007D303D"/>
    <w:rsid w:val="007D3066"/>
    <w:rsid w:val="007D3944"/>
    <w:rsid w:val="007D55E5"/>
    <w:rsid w:val="007D753F"/>
    <w:rsid w:val="007E0706"/>
    <w:rsid w:val="007E21B2"/>
    <w:rsid w:val="007E7C76"/>
    <w:rsid w:val="007F123C"/>
    <w:rsid w:val="007F66A2"/>
    <w:rsid w:val="007F75F4"/>
    <w:rsid w:val="00802C1B"/>
    <w:rsid w:val="00803EDD"/>
    <w:rsid w:val="00805C4B"/>
    <w:rsid w:val="008063FD"/>
    <w:rsid w:val="008069BA"/>
    <w:rsid w:val="008074FD"/>
    <w:rsid w:val="008077A1"/>
    <w:rsid w:val="00807854"/>
    <w:rsid w:val="00812C33"/>
    <w:rsid w:val="00812D27"/>
    <w:rsid w:val="00815FE5"/>
    <w:rsid w:val="00816215"/>
    <w:rsid w:val="00820D2C"/>
    <w:rsid w:val="00821864"/>
    <w:rsid w:val="0082245D"/>
    <w:rsid w:val="00822AFA"/>
    <w:rsid w:val="00823E70"/>
    <w:rsid w:val="008254F3"/>
    <w:rsid w:val="00826905"/>
    <w:rsid w:val="008317F2"/>
    <w:rsid w:val="00831D00"/>
    <w:rsid w:val="00834993"/>
    <w:rsid w:val="008374D7"/>
    <w:rsid w:val="0084075A"/>
    <w:rsid w:val="00840D7F"/>
    <w:rsid w:val="00841999"/>
    <w:rsid w:val="00841C39"/>
    <w:rsid w:val="00843A3C"/>
    <w:rsid w:val="008513CB"/>
    <w:rsid w:val="008521FD"/>
    <w:rsid w:val="00852ACF"/>
    <w:rsid w:val="00857187"/>
    <w:rsid w:val="008614EA"/>
    <w:rsid w:val="00861D11"/>
    <w:rsid w:val="008624BB"/>
    <w:rsid w:val="00864B47"/>
    <w:rsid w:val="00874EAD"/>
    <w:rsid w:val="00880EAA"/>
    <w:rsid w:val="00881CEC"/>
    <w:rsid w:val="008836D9"/>
    <w:rsid w:val="00887365"/>
    <w:rsid w:val="00893312"/>
    <w:rsid w:val="008A27CE"/>
    <w:rsid w:val="008A6E8C"/>
    <w:rsid w:val="008A7E64"/>
    <w:rsid w:val="008B18B5"/>
    <w:rsid w:val="008B2315"/>
    <w:rsid w:val="008B3550"/>
    <w:rsid w:val="008C04A7"/>
    <w:rsid w:val="008C1373"/>
    <w:rsid w:val="008C1544"/>
    <w:rsid w:val="008C35D9"/>
    <w:rsid w:val="008C51B4"/>
    <w:rsid w:val="008D1DEC"/>
    <w:rsid w:val="008D1F8C"/>
    <w:rsid w:val="008D3802"/>
    <w:rsid w:val="008D549E"/>
    <w:rsid w:val="008D699D"/>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1D85"/>
    <w:rsid w:val="00915C3E"/>
    <w:rsid w:val="00917C27"/>
    <w:rsid w:val="00920A50"/>
    <w:rsid w:val="00927F58"/>
    <w:rsid w:val="00934E41"/>
    <w:rsid w:val="009367A7"/>
    <w:rsid w:val="00941A29"/>
    <w:rsid w:val="00942D0B"/>
    <w:rsid w:val="009433FD"/>
    <w:rsid w:val="009458C6"/>
    <w:rsid w:val="009470BC"/>
    <w:rsid w:val="00947690"/>
    <w:rsid w:val="00951FC0"/>
    <w:rsid w:val="00953295"/>
    <w:rsid w:val="009539D8"/>
    <w:rsid w:val="00953C9B"/>
    <w:rsid w:val="00954280"/>
    <w:rsid w:val="00956FA9"/>
    <w:rsid w:val="00961141"/>
    <w:rsid w:val="00964B02"/>
    <w:rsid w:val="00964D28"/>
    <w:rsid w:val="00967CAE"/>
    <w:rsid w:val="0097119E"/>
    <w:rsid w:val="00972398"/>
    <w:rsid w:val="0097324D"/>
    <w:rsid w:val="00974C1A"/>
    <w:rsid w:val="009763E9"/>
    <w:rsid w:val="00976D35"/>
    <w:rsid w:val="00976DF4"/>
    <w:rsid w:val="009807E6"/>
    <w:rsid w:val="00982D1A"/>
    <w:rsid w:val="0098392E"/>
    <w:rsid w:val="00985F59"/>
    <w:rsid w:val="009905C2"/>
    <w:rsid w:val="0099158C"/>
    <w:rsid w:val="00992D4D"/>
    <w:rsid w:val="00992F94"/>
    <w:rsid w:val="009943B0"/>
    <w:rsid w:val="0099584A"/>
    <w:rsid w:val="00996FFB"/>
    <w:rsid w:val="00997941"/>
    <w:rsid w:val="009A1C6D"/>
    <w:rsid w:val="009A1F73"/>
    <w:rsid w:val="009A4986"/>
    <w:rsid w:val="009A6F28"/>
    <w:rsid w:val="009A7F74"/>
    <w:rsid w:val="009B3AC7"/>
    <w:rsid w:val="009B3D8B"/>
    <w:rsid w:val="009B45ED"/>
    <w:rsid w:val="009B4786"/>
    <w:rsid w:val="009B4B1E"/>
    <w:rsid w:val="009C0FA6"/>
    <w:rsid w:val="009C3F32"/>
    <w:rsid w:val="009C4BAE"/>
    <w:rsid w:val="009C560C"/>
    <w:rsid w:val="009C6238"/>
    <w:rsid w:val="009C6734"/>
    <w:rsid w:val="009C73EF"/>
    <w:rsid w:val="009D0BEC"/>
    <w:rsid w:val="009D0F60"/>
    <w:rsid w:val="009D1612"/>
    <w:rsid w:val="009D1A4D"/>
    <w:rsid w:val="009D213D"/>
    <w:rsid w:val="009D2D3D"/>
    <w:rsid w:val="009D403F"/>
    <w:rsid w:val="009D4759"/>
    <w:rsid w:val="009D5C2C"/>
    <w:rsid w:val="009D7706"/>
    <w:rsid w:val="009E4001"/>
    <w:rsid w:val="009E5539"/>
    <w:rsid w:val="009F0690"/>
    <w:rsid w:val="009F6C96"/>
    <w:rsid w:val="009F77F4"/>
    <w:rsid w:val="00A000A3"/>
    <w:rsid w:val="00A00DB9"/>
    <w:rsid w:val="00A02C43"/>
    <w:rsid w:val="00A0335D"/>
    <w:rsid w:val="00A03763"/>
    <w:rsid w:val="00A0403C"/>
    <w:rsid w:val="00A05050"/>
    <w:rsid w:val="00A06BCA"/>
    <w:rsid w:val="00A10D8C"/>
    <w:rsid w:val="00A10DF2"/>
    <w:rsid w:val="00A12B2F"/>
    <w:rsid w:val="00A15B5D"/>
    <w:rsid w:val="00A16818"/>
    <w:rsid w:val="00A16D8D"/>
    <w:rsid w:val="00A17BB5"/>
    <w:rsid w:val="00A2274F"/>
    <w:rsid w:val="00A26586"/>
    <w:rsid w:val="00A314B4"/>
    <w:rsid w:val="00A3253E"/>
    <w:rsid w:val="00A33459"/>
    <w:rsid w:val="00A3425A"/>
    <w:rsid w:val="00A4220B"/>
    <w:rsid w:val="00A42522"/>
    <w:rsid w:val="00A42D8B"/>
    <w:rsid w:val="00A44645"/>
    <w:rsid w:val="00A4473F"/>
    <w:rsid w:val="00A44C09"/>
    <w:rsid w:val="00A51DF2"/>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1952"/>
    <w:rsid w:val="00A82EE9"/>
    <w:rsid w:val="00A8335E"/>
    <w:rsid w:val="00A87C2E"/>
    <w:rsid w:val="00A87F1B"/>
    <w:rsid w:val="00A90C6E"/>
    <w:rsid w:val="00A94706"/>
    <w:rsid w:val="00A96983"/>
    <w:rsid w:val="00AA06B9"/>
    <w:rsid w:val="00AA0CCA"/>
    <w:rsid w:val="00AA114C"/>
    <w:rsid w:val="00AA3F17"/>
    <w:rsid w:val="00AA41E0"/>
    <w:rsid w:val="00AA7637"/>
    <w:rsid w:val="00AA784A"/>
    <w:rsid w:val="00AB0442"/>
    <w:rsid w:val="00AB37C1"/>
    <w:rsid w:val="00AB64A0"/>
    <w:rsid w:val="00AB6FCA"/>
    <w:rsid w:val="00AB7CD3"/>
    <w:rsid w:val="00AC0EB7"/>
    <w:rsid w:val="00AC117B"/>
    <w:rsid w:val="00AC3AE2"/>
    <w:rsid w:val="00AC794A"/>
    <w:rsid w:val="00AC7C7A"/>
    <w:rsid w:val="00AD1574"/>
    <w:rsid w:val="00AD7ACB"/>
    <w:rsid w:val="00AE0CA3"/>
    <w:rsid w:val="00AE2E1C"/>
    <w:rsid w:val="00AE2E55"/>
    <w:rsid w:val="00AE2F59"/>
    <w:rsid w:val="00AE56F7"/>
    <w:rsid w:val="00AE5B44"/>
    <w:rsid w:val="00AE7DB7"/>
    <w:rsid w:val="00AF0A85"/>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178B"/>
    <w:rsid w:val="00B3348D"/>
    <w:rsid w:val="00B3539B"/>
    <w:rsid w:val="00B366D2"/>
    <w:rsid w:val="00B36ECB"/>
    <w:rsid w:val="00B404DA"/>
    <w:rsid w:val="00B47A44"/>
    <w:rsid w:val="00B47EF2"/>
    <w:rsid w:val="00B47FDA"/>
    <w:rsid w:val="00B501F3"/>
    <w:rsid w:val="00B5164B"/>
    <w:rsid w:val="00B53160"/>
    <w:rsid w:val="00B532EA"/>
    <w:rsid w:val="00B571F0"/>
    <w:rsid w:val="00B57C47"/>
    <w:rsid w:val="00B61A33"/>
    <w:rsid w:val="00B62BCA"/>
    <w:rsid w:val="00B6340B"/>
    <w:rsid w:val="00B66857"/>
    <w:rsid w:val="00B668B3"/>
    <w:rsid w:val="00B6791C"/>
    <w:rsid w:val="00B6797F"/>
    <w:rsid w:val="00B7220E"/>
    <w:rsid w:val="00B72784"/>
    <w:rsid w:val="00B76B21"/>
    <w:rsid w:val="00B76C57"/>
    <w:rsid w:val="00B774D8"/>
    <w:rsid w:val="00B77945"/>
    <w:rsid w:val="00B82FD3"/>
    <w:rsid w:val="00B838EF"/>
    <w:rsid w:val="00B848CD"/>
    <w:rsid w:val="00B85F74"/>
    <w:rsid w:val="00B9061D"/>
    <w:rsid w:val="00B9359C"/>
    <w:rsid w:val="00B94B18"/>
    <w:rsid w:val="00B965C0"/>
    <w:rsid w:val="00B975D6"/>
    <w:rsid w:val="00BA0111"/>
    <w:rsid w:val="00BA2191"/>
    <w:rsid w:val="00BA2C89"/>
    <w:rsid w:val="00BA3707"/>
    <w:rsid w:val="00BA4DEF"/>
    <w:rsid w:val="00BA7358"/>
    <w:rsid w:val="00BB1BF3"/>
    <w:rsid w:val="00BB2921"/>
    <w:rsid w:val="00BB5719"/>
    <w:rsid w:val="00BB680D"/>
    <w:rsid w:val="00BC179B"/>
    <w:rsid w:val="00BC27B6"/>
    <w:rsid w:val="00BC44F7"/>
    <w:rsid w:val="00BC4C0F"/>
    <w:rsid w:val="00BC4CE2"/>
    <w:rsid w:val="00BC6EBE"/>
    <w:rsid w:val="00BD505B"/>
    <w:rsid w:val="00BD5821"/>
    <w:rsid w:val="00BD5EDF"/>
    <w:rsid w:val="00BE1162"/>
    <w:rsid w:val="00BE1EA0"/>
    <w:rsid w:val="00BE3369"/>
    <w:rsid w:val="00BE3BC8"/>
    <w:rsid w:val="00BE490B"/>
    <w:rsid w:val="00BE6A79"/>
    <w:rsid w:val="00BF10AC"/>
    <w:rsid w:val="00BF3D2C"/>
    <w:rsid w:val="00BF414C"/>
    <w:rsid w:val="00BF5CBC"/>
    <w:rsid w:val="00BF5FF3"/>
    <w:rsid w:val="00C003CB"/>
    <w:rsid w:val="00C01546"/>
    <w:rsid w:val="00C03491"/>
    <w:rsid w:val="00C058E7"/>
    <w:rsid w:val="00C06D86"/>
    <w:rsid w:val="00C1294A"/>
    <w:rsid w:val="00C135D8"/>
    <w:rsid w:val="00C17B85"/>
    <w:rsid w:val="00C20096"/>
    <w:rsid w:val="00C22C0D"/>
    <w:rsid w:val="00C23143"/>
    <w:rsid w:val="00C2417E"/>
    <w:rsid w:val="00C24567"/>
    <w:rsid w:val="00C3032E"/>
    <w:rsid w:val="00C35C9C"/>
    <w:rsid w:val="00C364BC"/>
    <w:rsid w:val="00C40AB3"/>
    <w:rsid w:val="00C4289E"/>
    <w:rsid w:val="00C435F2"/>
    <w:rsid w:val="00C439D1"/>
    <w:rsid w:val="00C45296"/>
    <w:rsid w:val="00C45D18"/>
    <w:rsid w:val="00C47E08"/>
    <w:rsid w:val="00C54073"/>
    <w:rsid w:val="00C540DF"/>
    <w:rsid w:val="00C55E1E"/>
    <w:rsid w:val="00C56A77"/>
    <w:rsid w:val="00C56EFC"/>
    <w:rsid w:val="00C57BB6"/>
    <w:rsid w:val="00C619B0"/>
    <w:rsid w:val="00C6258D"/>
    <w:rsid w:val="00C65308"/>
    <w:rsid w:val="00C67588"/>
    <w:rsid w:val="00C733DD"/>
    <w:rsid w:val="00C738CB"/>
    <w:rsid w:val="00C73AD7"/>
    <w:rsid w:val="00C77C11"/>
    <w:rsid w:val="00C80C96"/>
    <w:rsid w:val="00C87E98"/>
    <w:rsid w:val="00C92DDD"/>
    <w:rsid w:val="00C945E8"/>
    <w:rsid w:val="00C96C0A"/>
    <w:rsid w:val="00CA007F"/>
    <w:rsid w:val="00CA057A"/>
    <w:rsid w:val="00CA0BBD"/>
    <w:rsid w:val="00CA6788"/>
    <w:rsid w:val="00CB01B5"/>
    <w:rsid w:val="00CB0B8F"/>
    <w:rsid w:val="00CB13DD"/>
    <w:rsid w:val="00CB1430"/>
    <w:rsid w:val="00CB1633"/>
    <w:rsid w:val="00CB3CCD"/>
    <w:rsid w:val="00CB421A"/>
    <w:rsid w:val="00CB5224"/>
    <w:rsid w:val="00CB5A7E"/>
    <w:rsid w:val="00CB6A5F"/>
    <w:rsid w:val="00CB6FEA"/>
    <w:rsid w:val="00CC1F9E"/>
    <w:rsid w:val="00CC299D"/>
    <w:rsid w:val="00CC3B0A"/>
    <w:rsid w:val="00CC5C1F"/>
    <w:rsid w:val="00CC6A51"/>
    <w:rsid w:val="00CD2740"/>
    <w:rsid w:val="00CD61B2"/>
    <w:rsid w:val="00CE14DB"/>
    <w:rsid w:val="00CE57E1"/>
    <w:rsid w:val="00CE6F37"/>
    <w:rsid w:val="00CF0778"/>
    <w:rsid w:val="00CF0901"/>
    <w:rsid w:val="00CF1B1A"/>
    <w:rsid w:val="00CF23D2"/>
    <w:rsid w:val="00CF3DF2"/>
    <w:rsid w:val="00CF4D1D"/>
    <w:rsid w:val="00CF510F"/>
    <w:rsid w:val="00CF51BB"/>
    <w:rsid w:val="00CF63F4"/>
    <w:rsid w:val="00D01EBA"/>
    <w:rsid w:val="00D02959"/>
    <w:rsid w:val="00D05088"/>
    <w:rsid w:val="00D050CD"/>
    <w:rsid w:val="00D05813"/>
    <w:rsid w:val="00D05D3F"/>
    <w:rsid w:val="00D10808"/>
    <w:rsid w:val="00D132D6"/>
    <w:rsid w:val="00D149B4"/>
    <w:rsid w:val="00D1590E"/>
    <w:rsid w:val="00D15C26"/>
    <w:rsid w:val="00D15E8D"/>
    <w:rsid w:val="00D165B9"/>
    <w:rsid w:val="00D20F90"/>
    <w:rsid w:val="00D231CA"/>
    <w:rsid w:val="00D23DF7"/>
    <w:rsid w:val="00D26DA5"/>
    <w:rsid w:val="00D30454"/>
    <w:rsid w:val="00D32A2D"/>
    <w:rsid w:val="00D3576A"/>
    <w:rsid w:val="00D42EB0"/>
    <w:rsid w:val="00D44C89"/>
    <w:rsid w:val="00D456F7"/>
    <w:rsid w:val="00D45999"/>
    <w:rsid w:val="00D52E8D"/>
    <w:rsid w:val="00D52F8E"/>
    <w:rsid w:val="00D533EE"/>
    <w:rsid w:val="00D53911"/>
    <w:rsid w:val="00D54335"/>
    <w:rsid w:val="00D56C71"/>
    <w:rsid w:val="00D57A19"/>
    <w:rsid w:val="00D57FB9"/>
    <w:rsid w:val="00D60CFC"/>
    <w:rsid w:val="00D62ABD"/>
    <w:rsid w:val="00D63365"/>
    <w:rsid w:val="00D638F7"/>
    <w:rsid w:val="00D65E88"/>
    <w:rsid w:val="00D705FF"/>
    <w:rsid w:val="00D70E13"/>
    <w:rsid w:val="00D71F39"/>
    <w:rsid w:val="00D762A0"/>
    <w:rsid w:val="00D77424"/>
    <w:rsid w:val="00D84F86"/>
    <w:rsid w:val="00D860D1"/>
    <w:rsid w:val="00D917FB"/>
    <w:rsid w:val="00D91DCA"/>
    <w:rsid w:val="00D92973"/>
    <w:rsid w:val="00D93572"/>
    <w:rsid w:val="00D93E2D"/>
    <w:rsid w:val="00D94A71"/>
    <w:rsid w:val="00D969AF"/>
    <w:rsid w:val="00DA0127"/>
    <w:rsid w:val="00DA2CE3"/>
    <w:rsid w:val="00DA32E0"/>
    <w:rsid w:val="00DA4EEC"/>
    <w:rsid w:val="00DA7105"/>
    <w:rsid w:val="00DB0481"/>
    <w:rsid w:val="00DB1E66"/>
    <w:rsid w:val="00DB3308"/>
    <w:rsid w:val="00DB4218"/>
    <w:rsid w:val="00DC0C02"/>
    <w:rsid w:val="00DD2633"/>
    <w:rsid w:val="00DD3328"/>
    <w:rsid w:val="00DD3AC4"/>
    <w:rsid w:val="00DD6C83"/>
    <w:rsid w:val="00DE3192"/>
    <w:rsid w:val="00DE3E48"/>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4C5F"/>
    <w:rsid w:val="00E25EFA"/>
    <w:rsid w:val="00E26258"/>
    <w:rsid w:val="00E267D9"/>
    <w:rsid w:val="00E26ADA"/>
    <w:rsid w:val="00E2784F"/>
    <w:rsid w:val="00E35358"/>
    <w:rsid w:val="00E36A09"/>
    <w:rsid w:val="00E36A82"/>
    <w:rsid w:val="00E408F2"/>
    <w:rsid w:val="00E42620"/>
    <w:rsid w:val="00E438E3"/>
    <w:rsid w:val="00E4601B"/>
    <w:rsid w:val="00E46390"/>
    <w:rsid w:val="00E4710E"/>
    <w:rsid w:val="00E474B4"/>
    <w:rsid w:val="00E52941"/>
    <w:rsid w:val="00E571AF"/>
    <w:rsid w:val="00E605EF"/>
    <w:rsid w:val="00E6461B"/>
    <w:rsid w:val="00E672EB"/>
    <w:rsid w:val="00E702D1"/>
    <w:rsid w:val="00E714CA"/>
    <w:rsid w:val="00E84B45"/>
    <w:rsid w:val="00E8572F"/>
    <w:rsid w:val="00E861C8"/>
    <w:rsid w:val="00E90026"/>
    <w:rsid w:val="00E90E2F"/>
    <w:rsid w:val="00E9223B"/>
    <w:rsid w:val="00E92DF0"/>
    <w:rsid w:val="00E937BF"/>
    <w:rsid w:val="00E95430"/>
    <w:rsid w:val="00EA02EA"/>
    <w:rsid w:val="00EA0318"/>
    <w:rsid w:val="00EA439C"/>
    <w:rsid w:val="00EA5144"/>
    <w:rsid w:val="00EB348D"/>
    <w:rsid w:val="00EC0337"/>
    <w:rsid w:val="00EC2C39"/>
    <w:rsid w:val="00EC3E29"/>
    <w:rsid w:val="00EC4893"/>
    <w:rsid w:val="00EC4921"/>
    <w:rsid w:val="00EC7213"/>
    <w:rsid w:val="00EC7ACC"/>
    <w:rsid w:val="00ED1452"/>
    <w:rsid w:val="00ED20A0"/>
    <w:rsid w:val="00ED2BEC"/>
    <w:rsid w:val="00ED64D4"/>
    <w:rsid w:val="00EE0FED"/>
    <w:rsid w:val="00EE1112"/>
    <w:rsid w:val="00EE1FEF"/>
    <w:rsid w:val="00EE5E04"/>
    <w:rsid w:val="00EF172C"/>
    <w:rsid w:val="00EF1FB7"/>
    <w:rsid w:val="00EF3ED9"/>
    <w:rsid w:val="00EF41F5"/>
    <w:rsid w:val="00EF77B8"/>
    <w:rsid w:val="00F009EE"/>
    <w:rsid w:val="00F03B59"/>
    <w:rsid w:val="00F049CE"/>
    <w:rsid w:val="00F055AF"/>
    <w:rsid w:val="00F06C7D"/>
    <w:rsid w:val="00F07043"/>
    <w:rsid w:val="00F13311"/>
    <w:rsid w:val="00F13AEE"/>
    <w:rsid w:val="00F15296"/>
    <w:rsid w:val="00F165B8"/>
    <w:rsid w:val="00F1732C"/>
    <w:rsid w:val="00F24080"/>
    <w:rsid w:val="00F2533E"/>
    <w:rsid w:val="00F258CD"/>
    <w:rsid w:val="00F25E87"/>
    <w:rsid w:val="00F27E11"/>
    <w:rsid w:val="00F30A86"/>
    <w:rsid w:val="00F335A2"/>
    <w:rsid w:val="00F356D6"/>
    <w:rsid w:val="00F405D3"/>
    <w:rsid w:val="00F41AB2"/>
    <w:rsid w:val="00F4393D"/>
    <w:rsid w:val="00F44599"/>
    <w:rsid w:val="00F51983"/>
    <w:rsid w:val="00F51F08"/>
    <w:rsid w:val="00F605F2"/>
    <w:rsid w:val="00F6418D"/>
    <w:rsid w:val="00F675B6"/>
    <w:rsid w:val="00F67A5B"/>
    <w:rsid w:val="00F7260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5EA5"/>
    <w:rsid w:val="00F96220"/>
    <w:rsid w:val="00FA0863"/>
    <w:rsid w:val="00FA1157"/>
    <w:rsid w:val="00FA1D0E"/>
    <w:rsid w:val="00FA295B"/>
    <w:rsid w:val="00FA2CB5"/>
    <w:rsid w:val="00FB014F"/>
    <w:rsid w:val="00FB071C"/>
    <w:rsid w:val="00FB1798"/>
    <w:rsid w:val="00FB1A8A"/>
    <w:rsid w:val="00FB1B63"/>
    <w:rsid w:val="00FB2B15"/>
    <w:rsid w:val="00FB2D2B"/>
    <w:rsid w:val="00FB5041"/>
    <w:rsid w:val="00FB56E0"/>
    <w:rsid w:val="00FB5E77"/>
    <w:rsid w:val="00FC19D9"/>
    <w:rsid w:val="00FC1F8C"/>
    <w:rsid w:val="00FC3513"/>
    <w:rsid w:val="00FC5395"/>
    <w:rsid w:val="00FC58D7"/>
    <w:rsid w:val="00FC5ED6"/>
    <w:rsid w:val="00FD3430"/>
    <w:rsid w:val="00FD3B14"/>
    <w:rsid w:val="00FD443E"/>
    <w:rsid w:val="00FD483C"/>
    <w:rsid w:val="00FD63BA"/>
    <w:rsid w:val="00FD6D98"/>
    <w:rsid w:val="00FD703E"/>
    <w:rsid w:val="00FE2FD9"/>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9EF9DDFE-4823-4EB9-992A-C22ECEB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9E2"/>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 w:type="character" w:styleId="FollowedHyperlink">
    <w:name w:val="FollowedHyperlink"/>
    <w:basedOn w:val="DefaultParagraphFont"/>
    <w:uiPriority w:val="99"/>
    <w:semiHidden/>
    <w:unhideWhenUsed/>
    <w:rsid w:val="00F51983"/>
    <w:rPr>
      <w:color w:val="96607D" w:themeColor="followedHyperlink"/>
      <w:u w:val="single"/>
    </w:rPr>
  </w:style>
  <w:style w:type="character" w:styleId="LineNumber">
    <w:name w:val="line number"/>
    <w:basedOn w:val="DefaultParagraphFont"/>
    <w:uiPriority w:val="99"/>
    <w:semiHidden/>
    <w:unhideWhenUsed/>
    <w:rsid w:val="00A06BCA"/>
  </w:style>
  <w:style w:type="paragraph" w:styleId="Footer">
    <w:name w:val="footer"/>
    <w:basedOn w:val="Normal"/>
    <w:link w:val="FooterChar"/>
    <w:uiPriority w:val="99"/>
    <w:unhideWhenUsed/>
    <w:rsid w:val="008A7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E64"/>
  </w:style>
  <w:style w:type="character" w:styleId="PageNumber">
    <w:name w:val="page number"/>
    <w:basedOn w:val="DefaultParagraphFont"/>
    <w:uiPriority w:val="99"/>
    <w:semiHidden/>
    <w:unhideWhenUsed/>
    <w:rsid w:val="008A7E64"/>
  </w:style>
  <w:style w:type="paragraph" w:styleId="Header">
    <w:name w:val="header"/>
    <w:basedOn w:val="Normal"/>
    <w:link w:val="HeaderChar"/>
    <w:uiPriority w:val="99"/>
    <w:unhideWhenUsed/>
    <w:rsid w:val="008A7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17</Pages>
  <Words>11792</Words>
  <Characters>67216</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78851</CharactersWithSpaces>
  <SharedDoc>false</SharedDoc>
  <HLinks>
    <vt:vector size="6" baseType="variant">
      <vt:variant>
        <vt:i4>1507432</vt:i4>
      </vt:variant>
      <vt:variant>
        <vt:i4>15</vt:i4>
      </vt:variant>
      <vt:variant>
        <vt:i4>0</vt:i4>
      </vt:variant>
      <vt:variant>
        <vt:i4>5</vt:i4>
      </vt:variant>
      <vt:variant>
        <vt:lpwstr>https://github.com/k-sanaka/cdcwonder_osteomyelitis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21</cp:revision>
  <cp:lastPrinted>2025-07-16T16:04:00Z</cp:lastPrinted>
  <dcterms:created xsi:type="dcterms:W3CDTF">2025-12-25T15:48:00Z</dcterms:created>
  <dcterms:modified xsi:type="dcterms:W3CDTF">2025-12-29T22:49:00Z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id="IGPMW6TJ"/&gt;&lt;style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