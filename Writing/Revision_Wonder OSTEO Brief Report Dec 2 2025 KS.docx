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E236F5" w14:textId="7DBDC553" w:rsidR="00F30A86" w:rsidRDefault="00CC5C1F" w:rsidP="00FD703E">
      <w:pPr>
        <w:spacing w:after="0" w:line="480" w:lineRule="auto"/>
        <w:jc w:val="center"/>
        <w:rPr>
          <w:rFonts w:ascii="Arial" w:hAnsi="Arial" w:cs="Arial"/>
        </w:rPr>
      </w:pPr>
      <w:r>
        <w:rPr>
          <w:rFonts w:ascii="Arial" w:hAnsi="Arial" w:cs="Arial"/>
          <w:b/>
          <w:bCs/>
        </w:rPr>
        <w:t>National Trends in Osteomyelitis-</w:t>
      </w:r>
      <w:del w:id="0" w:author="Sanaka, Krishna" w:date="2025-12-02T19:21:00Z" w16du:dateUtc="2025-12-03T00:21:00Z">
        <w:r w:rsidDel="00FE2FD9">
          <w:rPr>
            <w:rFonts w:ascii="Arial" w:hAnsi="Arial" w:cs="Arial"/>
            <w:b/>
            <w:bCs/>
          </w:rPr>
          <w:delText xml:space="preserve">Associated </w:delText>
        </w:r>
      </w:del>
      <w:ins w:id="1" w:author="Sanaka, Krishna" w:date="2025-12-02T19:21:00Z" w16du:dateUtc="2025-12-03T00:21:00Z">
        <w:r w:rsidR="00FE2FD9">
          <w:rPr>
            <w:rFonts w:ascii="Arial" w:hAnsi="Arial" w:cs="Arial"/>
            <w:b/>
            <w:bCs/>
          </w:rPr>
          <w:t>Related</w:t>
        </w:r>
        <w:r w:rsidR="00FE2FD9">
          <w:rPr>
            <w:rFonts w:ascii="Arial" w:hAnsi="Arial" w:cs="Arial"/>
            <w:b/>
            <w:bCs/>
          </w:rPr>
          <w:t xml:space="preserve"> </w:t>
        </w:r>
      </w:ins>
      <w:r>
        <w:rPr>
          <w:rFonts w:ascii="Arial" w:hAnsi="Arial" w:cs="Arial"/>
          <w:b/>
          <w:bCs/>
        </w:rPr>
        <w:t xml:space="preserve">Mortality </w:t>
      </w:r>
      <w:r w:rsidR="00AF2FD1">
        <w:rPr>
          <w:rFonts w:ascii="Arial" w:hAnsi="Arial" w:cs="Arial"/>
          <w:b/>
          <w:bCs/>
        </w:rPr>
        <w:t>in the United States</w:t>
      </w:r>
      <w:r w:rsidR="00EC7ACC">
        <w:rPr>
          <w:rFonts w:ascii="Arial" w:hAnsi="Arial" w:cs="Arial"/>
          <w:b/>
          <w:bCs/>
        </w:rPr>
        <w:t xml:space="preserve">, </w:t>
      </w:r>
      <w:r w:rsidR="00DB1E66">
        <w:rPr>
          <w:rFonts w:ascii="Arial" w:hAnsi="Arial" w:cs="Arial"/>
          <w:b/>
          <w:bCs/>
        </w:rPr>
        <w:t>1999</w:t>
      </w:r>
      <w:r w:rsidR="00EC7ACC">
        <w:rPr>
          <w:rFonts w:ascii="Arial" w:hAnsi="Arial" w:cs="Arial"/>
          <w:b/>
          <w:bCs/>
        </w:rPr>
        <w:t>-202</w:t>
      </w:r>
      <w:r w:rsidR="00503E89">
        <w:rPr>
          <w:rFonts w:ascii="Arial" w:hAnsi="Arial" w:cs="Arial"/>
          <w:b/>
          <w:bCs/>
        </w:rPr>
        <w:t>3</w:t>
      </w:r>
    </w:p>
    <w:p w14:paraId="4A448F13" w14:textId="77777777" w:rsidR="00BC6EBE" w:rsidRDefault="00BC6EBE" w:rsidP="00FD703E">
      <w:pPr>
        <w:spacing w:after="0" w:line="480" w:lineRule="auto"/>
        <w:jc w:val="center"/>
        <w:rPr>
          <w:rFonts w:ascii="Arial" w:hAnsi="Arial" w:cs="Arial"/>
        </w:rPr>
      </w:pPr>
    </w:p>
    <w:p w14:paraId="60123F00" w14:textId="7819E57E" w:rsidR="00BC6EBE" w:rsidRDefault="00BC6EBE" w:rsidP="00FD703E">
      <w:pPr>
        <w:spacing w:after="0" w:line="480" w:lineRule="auto"/>
        <w:jc w:val="center"/>
        <w:rPr>
          <w:rFonts w:ascii="Arial" w:hAnsi="Arial" w:cs="Arial"/>
        </w:rPr>
      </w:pPr>
      <w:r>
        <w:rPr>
          <w:rFonts w:ascii="Arial" w:hAnsi="Arial" w:cs="Arial"/>
        </w:rPr>
        <w:t>Krishna O. Sanaka BS</w:t>
      </w:r>
      <w:r w:rsidR="00270591" w:rsidRPr="00270591">
        <w:rPr>
          <w:rFonts w:ascii="Arial" w:hAnsi="Arial" w:cs="Arial"/>
          <w:vertAlign w:val="superscript"/>
        </w:rPr>
        <w:t>1</w:t>
      </w:r>
      <w:r>
        <w:rPr>
          <w:rFonts w:ascii="Arial" w:hAnsi="Arial" w:cs="Arial"/>
        </w:rPr>
        <w:t xml:space="preserve">, </w:t>
      </w:r>
      <w:r w:rsidR="00C4289E">
        <w:rPr>
          <w:rFonts w:ascii="Arial" w:hAnsi="Arial" w:cs="Arial"/>
        </w:rPr>
        <w:t>Andrew L. Wang BS</w:t>
      </w:r>
      <w:r w:rsidR="00826905">
        <w:rPr>
          <w:rFonts w:ascii="Arial" w:hAnsi="Arial" w:cs="Arial"/>
          <w:vertAlign w:val="superscript"/>
        </w:rPr>
        <w:t>2</w:t>
      </w:r>
      <w:r w:rsidR="00C4289E">
        <w:rPr>
          <w:rFonts w:ascii="Arial" w:hAnsi="Arial" w:cs="Arial"/>
        </w:rPr>
        <w:t xml:space="preserve">, </w:t>
      </w:r>
      <w:r w:rsidR="0030239F">
        <w:rPr>
          <w:rFonts w:ascii="Arial" w:hAnsi="Arial" w:cs="Arial"/>
        </w:rPr>
        <w:t xml:space="preserve">Rodrigo M. </w:t>
      </w:r>
      <w:r w:rsidR="00D42EB0">
        <w:rPr>
          <w:rFonts w:ascii="Arial" w:hAnsi="Arial" w:cs="Arial"/>
        </w:rPr>
        <w:t>Carrillo-</w:t>
      </w:r>
      <w:r w:rsidR="0030239F">
        <w:rPr>
          <w:rFonts w:ascii="Arial" w:hAnsi="Arial" w:cs="Arial"/>
        </w:rPr>
        <w:t>Larco MD, PhD</w:t>
      </w:r>
      <w:r w:rsidR="00826905">
        <w:rPr>
          <w:rFonts w:ascii="Arial" w:hAnsi="Arial" w:cs="Arial"/>
          <w:vertAlign w:val="superscript"/>
        </w:rPr>
        <w:t>3</w:t>
      </w:r>
      <w:r w:rsidR="00270591" w:rsidRPr="00270591">
        <w:rPr>
          <w:rFonts w:ascii="Arial" w:hAnsi="Arial" w:cs="Arial"/>
          <w:vertAlign w:val="superscript"/>
        </w:rPr>
        <w:t>,</w:t>
      </w:r>
      <w:r w:rsidR="00826905">
        <w:rPr>
          <w:rFonts w:ascii="Arial" w:hAnsi="Arial" w:cs="Arial"/>
          <w:vertAlign w:val="superscript"/>
        </w:rPr>
        <w:t>4</w:t>
      </w:r>
      <w:r w:rsidR="00EC7213">
        <w:rPr>
          <w:rFonts w:ascii="Arial" w:hAnsi="Arial" w:cs="Arial"/>
        </w:rPr>
        <w:t xml:space="preserve">, </w:t>
      </w:r>
      <w:r w:rsidR="009A1C6D">
        <w:rPr>
          <w:rFonts w:ascii="Arial" w:hAnsi="Arial" w:cs="Arial"/>
        </w:rPr>
        <w:t>Marcos C</w:t>
      </w:r>
      <w:r w:rsidR="008E22AD">
        <w:rPr>
          <w:rFonts w:ascii="Arial" w:hAnsi="Arial" w:cs="Arial"/>
        </w:rPr>
        <w:t xml:space="preserve">. </w:t>
      </w:r>
      <w:r w:rsidR="009A1C6D">
        <w:rPr>
          <w:rFonts w:ascii="Arial" w:hAnsi="Arial" w:cs="Arial"/>
        </w:rPr>
        <w:t>Schechter</w:t>
      </w:r>
      <w:r w:rsidR="00BF3D2C">
        <w:rPr>
          <w:rFonts w:ascii="Arial" w:hAnsi="Arial" w:cs="Arial"/>
        </w:rPr>
        <w:t xml:space="preserve"> MD</w:t>
      </w:r>
      <w:r w:rsidR="00826905">
        <w:rPr>
          <w:rFonts w:ascii="Arial" w:hAnsi="Arial" w:cs="Arial"/>
          <w:vertAlign w:val="superscript"/>
        </w:rPr>
        <w:t>5</w:t>
      </w:r>
      <w:r w:rsidR="008E22AD">
        <w:rPr>
          <w:rFonts w:ascii="Arial" w:hAnsi="Arial" w:cs="Arial"/>
          <w:vertAlign w:val="superscript"/>
        </w:rPr>
        <w:t>,</w:t>
      </w:r>
      <w:r w:rsidR="00826905">
        <w:rPr>
          <w:rFonts w:ascii="Arial" w:hAnsi="Arial" w:cs="Arial"/>
          <w:vertAlign w:val="superscript"/>
        </w:rPr>
        <w:t>6</w:t>
      </w:r>
    </w:p>
    <w:p w14:paraId="014EE3CA" w14:textId="77777777" w:rsidR="00A87F1B" w:rsidRDefault="00A87F1B" w:rsidP="00FD703E">
      <w:pPr>
        <w:spacing w:after="0" w:line="480" w:lineRule="auto"/>
        <w:jc w:val="center"/>
        <w:rPr>
          <w:rFonts w:ascii="Arial" w:hAnsi="Arial" w:cs="Arial"/>
        </w:rPr>
      </w:pPr>
    </w:p>
    <w:p w14:paraId="7E7762D5" w14:textId="1F33253A" w:rsidR="00282FF8" w:rsidRDefault="00430A48" w:rsidP="00FD703E">
      <w:pPr>
        <w:spacing w:after="0" w:line="480" w:lineRule="auto"/>
        <w:rPr>
          <w:rFonts w:ascii="Arial" w:hAnsi="Arial" w:cs="Arial"/>
        </w:rPr>
      </w:pPr>
      <w:r w:rsidRPr="00430A48">
        <w:rPr>
          <w:rFonts w:ascii="Arial" w:hAnsi="Arial" w:cs="Arial"/>
        </w:rPr>
        <w:t xml:space="preserve">1. </w:t>
      </w:r>
      <w:r w:rsidR="00282FF8">
        <w:rPr>
          <w:rFonts w:ascii="Arial" w:hAnsi="Arial" w:cs="Arial"/>
        </w:rPr>
        <w:t xml:space="preserve">Perelman School of Medicine, University of Pennsylvania, Philadelphia, </w:t>
      </w:r>
      <w:r w:rsidR="003E7DFB">
        <w:rPr>
          <w:rFonts w:ascii="Arial" w:hAnsi="Arial" w:cs="Arial"/>
        </w:rPr>
        <w:t xml:space="preserve">PA, </w:t>
      </w:r>
      <w:r w:rsidR="00282FF8">
        <w:rPr>
          <w:rFonts w:ascii="Arial" w:hAnsi="Arial" w:cs="Arial"/>
        </w:rPr>
        <w:t>USA</w:t>
      </w:r>
    </w:p>
    <w:p w14:paraId="0DCDC14F" w14:textId="53AC5057" w:rsidR="00967CAE" w:rsidRDefault="00967CAE" w:rsidP="00FD703E">
      <w:pPr>
        <w:spacing w:after="0" w:line="480" w:lineRule="auto"/>
        <w:rPr>
          <w:rFonts w:ascii="Arial" w:hAnsi="Arial" w:cs="Arial"/>
        </w:rPr>
      </w:pPr>
      <w:r>
        <w:rPr>
          <w:rFonts w:ascii="Arial" w:hAnsi="Arial" w:cs="Arial"/>
        </w:rPr>
        <w:t xml:space="preserve">2. </w:t>
      </w:r>
      <w:r w:rsidR="003E7DFB">
        <w:rPr>
          <w:rFonts w:ascii="Arial" w:hAnsi="Arial" w:cs="Arial"/>
        </w:rPr>
        <w:t>Geisel School of Medicine, Dartmouth College, Hanover, NH, USA</w:t>
      </w:r>
    </w:p>
    <w:p w14:paraId="72F257C4" w14:textId="38781B04" w:rsidR="00430A48" w:rsidRPr="00430A48" w:rsidRDefault="00282FF8" w:rsidP="00FD703E">
      <w:pPr>
        <w:spacing w:after="0" w:line="480" w:lineRule="auto"/>
        <w:rPr>
          <w:rFonts w:ascii="Arial" w:hAnsi="Arial" w:cs="Arial"/>
        </w:rPr>
      </w:pPr>
      <w:r>
        <w:rPr>
          <w:rFonts w:ascii="Arial" w:hAnsi="Arial" w:cs="Arial"/>
        </w:rPr>
        <w:t>3</w:t>
      </w:r>
      <w:r w:rsidR="00430A48" w:rsidRPr="00430A48">
        <w:rPr>
          <w:rFonts w:ascii="Arial" w:hAnsi="Arial" w:cs="Arial"/>
        </w:rPr>
        <w:t>. Emory Global Diabetes Research Center of Woodruff Health Sciences Center, Emory University, Atlanta, GA, USA</w:t>
      </w:r>
    </w:p>
    <w:p w14:paraId="561DF097" w14:textId="131B6203" w:rsidR="00430A48" w:rsidRPr="00430A48" w:rsidRDefault="00282FF8" w:rsidP="00FD703E">
      <w:pPr>
        <w:spacing w:after="0" w:line="480" w:lineRule="auto"/>
        <w:rPr>
          <w:rFonts w:ascii="Arial" w:hAnsi="Arial" w:cs="Arial"/>
        </w:rPr>
      </w:pPr>
      <w:r>
        <w:rPr>
          <w:rFonts w:ascii="Arial" w:hAnsi="Arial" w:cs="Arial"/>
        </w:rPr>
        <w:t>4</w:t>
      </w:r>
      <w:r w:rsidR="00430A48" w:rsidRPr="00430A48">
        <w:rPr>
          <w:rFonts w:ascii="Arial" w:hAnsi="Arial" w:cs="Arial"/>
        </w:rPr>
        <w:t>. Hubert Department of Global Health, Rollins School of Public Health, Emory University, Atlanta, GA, USA</w:t>
      </w:r>
    </w:p>
    <w:p w14:paraId="35D9D0B8" w14:textId="376A57BB" w:rsidR="008E22AD" w:rsidRDefault="00282FF8" w:rsidP="00FD703E">
      <w:pPr>
        <w:spacing w:after="0" w:line="480" w:lineRule="auto"/>
        <w:rPr>
          <w:rFonts w:ascii="Arial" w:hAnsi="Arial" w:cs="Arial"/>
        </w:rPr>
      </w:pPr>
      <w:r>
        <w:rPr>
          <w:rFonts w:ascii="Arial" w:hAnsi="Arial" w:cs="Arial"/>
        </w:rPr>
        <w:t>5</w:t>
      </w:r>
      <w:r w:rsidR="00430A48" w:rsidRPr="00430A48">
        <w:rPr>
          <w:rFonts w:ascii="Arial" w:hAnsi="Arial" w:cs="Arial"/>
        </w:rPr>
        <w:t>.</w:t>
      </w:r>
      <w:r w:rsidR="008E22AD" w:rsidRPr="008E22AD">
        <w:rPr>
          <w:rFonts w:ascii="Arial" w:hAnsi="Arial" w:cs="Arial"/>
        </w:rPr>
        <w:t xml:space="preserve"> </w:t>
      </w:r>
      <w:r w:rsidR="008E22AD" w:rsidRPr="00430A48">
        <w:rPr>
          <w:rFonts w:ascii="Arial" w:hAnsi="Arial" w:cs="Arial"/>
        </w:rPr>
        <w:t>Grady Health System,</w:t>
      </w:r>
      <w:r w:rsidR="008E22AD">
        <w:rPr>
          <w:rFonts w:ascii="Arial" w:hAnsi="Arial" w:cs="Arial"/>
        </w:rPr>
        <w:t xml:space="preserve"> </w:t>
      </w:r>
      <w:r w:rsidR="008E22AD" w:rsidRPr="00430A48">
        <w:rPr>
          <w:rFonts w:ascii="Arial" w:hAnsi="Arial" w:cs="Arial"/>
        </w:rPr>
        <w:t>Atlanta, GA, USA</w:t>
      </w:r>
    </w:p>
    <w:p w14:paraId="298EA4B5" w14:textId="74A0B496" w:rsidR="00446B39" w:rsidRDefault="00282FF8" w:rsidP="00FD703E">
      <w:pPr>
        <w:spacing w:after="0" w:line="480" w:lineRule="auto"/>
        <w:rPr>
          <w:rFonts w:ascii="Arial" w:hAnsi="Arial" w:cs="Arial"/>
        </w:rPr>
      </w:pPr>
      <w:r>
        <w:rPr>
          <w:rFonts w:ascii="Arial" w:hAnsi="Arial" w:cs="Arial"/>
        </w:rPr>
        <w:t>6</w:t>
      </w:r>
      <w:r w:rsidR="008E22AD">
        <w:rPr>
          <w:rFonts w:ascii="Arial" w:hAnsi="Arial" w:cs="Arial"/>
        </w:rPr>
        <w:t>.</w:t>
      </w:r>
      <w:r w:rsidR="00430A48" w:rsidRPr="00430A48">
        <w:rPr>
          <w:rFonts w:ascii="Arial" w:hAnsi="Arial" w:cs="Arial"/>
        </w:rPr>
        <w:t xml:space="preserve"> Division of Infectious Diseases, Department of Medicine, School of Medicine, Emory University, Atlanta, GA, USA</w:t>
      </w:r>
    </w:p>
    <w:p w14:paraId="5FD30FA1" w14:textId="77777777" w:rsidR="001A4F0F" w:rsidRDefault="001A4F0F" w:rsidP="00FD703E">
      <w:pPr>
        <w:spacing w:after="0" w:line="480" w:lineRule="auto"/>
        <w:rPr>
          <w:rFonts w:ascii="Arial" w:hAnsi="Arial" w:cs="Arial"/>
        </w:rPr>
      </w:pPr>
    </w:p>
    <w:p w14:paraId="36E9449B" w14:textId="77777777" w:rsidR="001A4F0F" w:rsidRDefault="001A4F0F" w:rsidP="00FD703E">
      <w:pPr>
        <w:spacing w:after="0" w:line="480" w:lineRule="auto"/>
        <w:rPr>
          <w:rFonts w:ascii="Arial" w:hAnsi="Arial" w:cs="Arial"/>
        </w:rPr>
      </w:pPr>
    </w:p>
    <w:p w14:paraId="63ED3B0D" w14:textId="77777777" w:rsidR="001A4F0F" w:rsidRDefault="001A4F0F" w:rsidP="00FD703E">
      <w:pPr>
        <w:spacing w:after="0" w:line="480" w:lineRule="auto"/>
        <w:rPr>
          <w:rFonts w:ascii="Arial" w:hAnsi="Arial" w:cs="Arial"/>
        </w:rPr>
      </w:pPr>
    </w:p>
    <w:p w14:paraId="42999E18" w14:textId="77777777" w:rsidR="001A4F0F" w:rsidRDefault="001A4F0F" w:rsidP="00FD703E">
      <w:pPr>
        <w:spacing w:after="0" w:line="480" w:lineRule="auto"/>
        <w:rPr>
          <w:rFonts w:ascii="Arial" w:hAnsi="Arial" w:cs="Arial"/>
        </w:rPr>
      </w:pPr>
    </w:p>
    <w:p w14:paraId="661AEF7A" w14:textId="77777777" w:rsidR="001A4F0F" w:rsidRDefault="001A4F0F" w:rsidP="00FD703E">
      <w:pPr>
        <w:spacing w:after="0" w:line="480" w:lineRule="auto"/>
        <w:rPr>
          <w:rFonts w:ascii="Arial" w:hAnsi="Arial" w:cs="Arial"/>
        </w:rPr>
      </w:pPr>
    </w:p>
    <w:p w14:paraId="3668577B" w14:textId="77777777" w:rsidR="008836D9" w:rsidRDefault="008836D9">
      <w:pPr>
        <w:rPr>
          <w:rFonts w:ascii="Arial" w:hAnsi="Arial" w:cs="Arial"/>
          <w:b/>
          <w:bCs/>
        </w:rPr>
      </w:pPr>
      <w:r>
        <w:rPr>
          <w:rFonts w:ascii="Arial" w:hAnsi="Arial" w:cs="Arial"/>
          <w:b/>
          <w:bCs/>
        </w:rPr>
        <w:br w:type="page"/>
      </w:r>
    </w:p>
    <w:p w14:paraId="794F9D0D" w14:textId="6FFF7640" w:rsidR="00A87F1B" w:rsidRDefault="00A03763" w:rsidP="00FD703E">
      <w:pPr>
        <w:spacing w:after="0" w:line="480" w:lineRule="auto"/>
        <w:rPr>
          <w:rFonts w:ascii="Arial" w:hAnsi="Arial" w:cs="Arial"/>
        </w:rPr>
      </w:pPr>
      <w:r>
        <w:rPr>
          <w:rFonts w:ascii="Arial" w:hAnsi="Arial" w:cs="Arial"/>
          <w:b/>
          <w:bCs/>
        </w:rPr>
        <w:lastRenderedPageBreak/>
        <w:t>Abstract:</w:t>
      </w:r>
      <w:r w:rsidR="00366196">
        <w:rPr>
          <w:rFonts w:ascii="Arial" w:hAnsi="Arial" w:cs="Arial"/>
          <w:b/>
          <w:bCs/>
        </w:rPr>
        <w:t xml:space="preserve"> </w:t>
      </w:r>
    </w:p>
    <w:p w14:paraId="6054E542" w14:textId="083B8E54" w:rsidR="008E22AD" w:rsidRPr="0099584A" w:rsidRDefault="008E22AD" w:rsidP="00FD703E">
      <w:pPr>
        <w:spacing w:after="0" w:line="480" w:lineRule="auto"/>
        <w:rPr>
          <w:rFonts w:ascii="Arial" w:hAnsi="Arial" w:cs="Arial"/>
        </w:rPr>
      </w:pPr>
      <w:r w:rsidRPr="005357D3">
        <w:rPr>
          <w:rFonts w:ascii="Arial" w:hAnsi="Arial" w:cs="Arial"/>
        </w:rPr>
        <w:t xml:space="preserve">Using CDC data, we found rising age-adjusted mortality </w:t>
      </w:r>
      <w:r>
        <w:rPr>
          <w:rFonts w:ascii="Arial" w:hAnsi="Arial" w:cs="Arial"/>
        </w:rPr>
        <w:t>in the US</w:t>
      </w:r>
      <w:r w:rsidR="00DB1E66">
        <w:rPr>
          <w:rFonts w:ascii="Arial" w:hAnsi="Arial" w:cs="Arial"/>
        </w:rPr>
        <w:t xml:space="preserve"> between 1999-202</w:t>
      </w:r>
      <w:r w:rsidR="000800B9">
        <w:rPr>
          <w:rFonts w:ascii="Arial" w:hAnsi="Arial" w:cs="Arial"/>
        </w:rPr>
        <w:t>3</w:t>
      </w:r>
      <w:r>
        <w:rPr>
          <w:rFonts w:ascii="Arial" w:hAnsi="Arial" w:cs="Arial"/>
        </w:rPr>
        <w:t>,</w:t>
      </w:r>
      <w:r w:rsidRPr="005357D3">
        <w:rPr>
          <w:rFonts w:ascii="Arial" w:hAnsi="Arial" w:cs="Arial"/>
        </w:rPr>
        <w:t xml:space="preserve"> particularly diabetes</w:t>
      </w:r>
      <w:r w:rsidR="00306F7B">
        <w:rPr>
          <w:rFonts w:ascii="Arial" w:hAnsi="Arial" w:cs="Arial"/>
        </w:rPr>
        <w:t>-</w:t>
      </w:r>
      <w:r w:rsidRPr="005357D3">
        <w:rPr>
          <w:rFonts w:ascii="Arial" w:hAnsi="Arial" w:cs="Arial"/>
        </w:rPr>
        <w:t xml:space="preserve"> and trauma</w:t>
      </w:r>
      <w:r w:rsidR="00306F7B">
        <w:rPr>
          <w:rFonts w:ascii="Arial" w:hAnsi="Arial" w:cs="Arial"/>
        </w:rPr>
        <w:t>-related</w:t>
      </w:r>
      <w:r w:rsidR="00AA114C">
        <w:rPr>
          <w:rFonts w:ascii="Arial" w:hAnsi="Arial" w:cs="Arial"/>
        </w:rPr>
        <w:t xml:space="preserve"> osteomyelitis</w:t>
      </w:r>
      <w:r w:rsidRPr="005357D3">
        <w:rPr>
          <w:rFonts w:ascii="Arial" w:hAnsi="Arial" w:cs="Arial"/>
        </w:rPr>
        <w:t xml:space="preserve">. </w:t>
      </w:r>
      <w:r w:rsidR="005A2003">
        <w:rPr>
          <w:rFonts w:ascii="Arial" w:hAnsi="Arial" w:cs="Arial"/>
        </w:rPr>
        <w:t>O</w:t>
      </w:r>
      <w:r w:rsidRPr="0099584A">
        <w:rPr>
          <w:rFonts w:ascii="Arial" w:hAnsi="Arial" w:cs="Arial"/>
        </w:rPr>
        <w:t xml:space="preserve">verall osteomyelitis-related mortality </w:t>
      </w:r>
      <w:r w:rsidR="00235968">
        <w:rPr>
          <w:rFonts w:ascii="Arial" w:hAnsi="Arial" w:cs="Arial"/>
        </w:rPr>
        <w:t>a</w:t>
      </w:r>
      <w:r w:rsidRPr="0099584A">
        <w:rPr>
          <w:rFonts w:ascii="Arial" w:hAnsi="Arial" w:cs="Arial"/>
        </w:rPr>
        <w:t xml:space="preserve">nnual </w:t>
      </w:r>
      <w:r w:rsidR="00235968">
        <w:rPr>
          <w:rFonts w:ascii="Arial" w:hAnsi="Arial" w:cs="Arial"/>
        </w:rPr>
        <w:t>p</w:t>
      </w:r>
      <w:r w:rsidRPr="0099584A">
        <w:rPr>
          <w:rFonts w:ascii="Arial" w:hAnsi="Arial" w:cs="Arial"/>
        </w:rPr>
        <w:t xml:space="preserve">ercent </w:t>
      </w:r>
      <w:r w:rsidR="00235968">
        <w:rPr>
          <w:rFonts w:ascii="Arial" w:hAnsi="Arial" w:cs="Arial"/>
        </w:rPr>
        <w:t>c</w:t>
      </w:r>
      <w:r w:rsidRPr="0099584A">
        <w:rPr>
          <w:rFonts w:ascii="Arial" w:hAnsi="Arial" w:cs="Arial"/>
        </w:rPr>
        <w:t xml:space="preserve">hange (APC) was 3.54%, and the diabetes- and trauma-associated osteomyelitis-related mortality APC were, </w:t>
      </w:r>
      <w:r w:rsidR="0072428B">
        <w:rPr>
          <w:rFonts w:ascii="Arial" w:hAnsi="Arial" w:cs="Arial"/>
        </w:rPr>
        <w:t>4.04%</w:t>
      </w:r>
      <w:r w:rsidRPr="0099584A">
        <w:rPr>
          <w:rFonts w:ascii="Arial" w:hAnsi="Arial" w:cs="Arial"/>
        </w:rPr>
        <w:t xml:space="preserve"> and </w:t>
      </w:r>
      <w:r w:rsidR="0072428B">
        <w:rPr>
          <w:rFonts w:ascii="Arial" w:hAnsi="Arial" w:cs="Arial"/>
        </w:rPr>
        <w:t>6.85%</w:t>
      </w:r>
      <w:r w:rsidRPr="0099584A">
        <w:rPr>
          <w:rFonts w:ascii="Arial" w:hAnsi="Arial" w:cs="Arial"/>
        </w:rPr>
        <w:t>, respectively. This highlights the need for improved osteomyelitis prevention and treatment.</w:t>
      </w:r>
      <w:r>
        <w:rPr>
          <w:rFonts w:ascii="Arial" w:hAnsi="Arial" w:cs="Arial"/>
          <w:i/>
          <w:iCs/>
        </w:rPr>
        <w:t xml:space="preserve"> </w:t>
      </w:r>
    </w:p>
    <w:p w14:paraId="3366D822" w14:textId="77777777" w:rsidR="008E22AD" w:rsidRDefault="008E22AD" w:rsidP="00FD703E">
      <w:pPr>
        <w:spacing w:after="0" w:line="480" w:lineRule="auto"/>
        <w:rPr>
          <w:rFonts w:ascii="Arial" w:hAnsi="Arial" w:cs="Arial"/>
          <w:i/>
          <w:iCs/>
        </w:rPr>
      </w:pPr>
    </w:p>
    <w:p w14:paraId="3900C7B3" w14:textId="032D112D" w:rsidR="00A03763" w:rsidRDefault="00A03763" w:rsidP="00FD703E">
      <w:pPr>
        <w:spacing w:after="0" w:line="480" w:lineRule="auto"/>
        <w:rPr>
          <w:rFonts w:ascii="Arial" w:hAnsi="Arial" w:cs="Arial"/>
        </w:rPr>
      </w:pPr>
      <w:r>
        <w:rPr>
          <w:rFonts w:ascii="Arial" w:hAnsi="Arial" w:cs="Arial"/>
        </w:rPr>
        <w:br w:type="page"/>
      </w:r>
    </w:p>
    <w:p w14:paraId="290018D3" w14:textId="6C9F88FB" w:rsidR="001A2A11" w:rsidRDefault="00A03763" w:rsidP="00FD703E">
      <w:pPr>
        <w:spacing w:after="0" w:line="480" w:lineRule="auto"/>
        <w:rPr>
          <w:rFonts w:ascii="Arial" w:hAnsi="Arial" w:cs="Arial"/>
          <w:b/>
          <w:bCs/>
        </w:rPr>
      </w:pPr>
      <w:r>
        <w:rPr>
          <w:rFonts w:ascii="Arial" w:hAnsi="Arial" w:cs="Arial"/>
          <w:b/>
          <w:bCs/>
        </w:rPr>
        <w:lastRenderedPageBreak/>
        <w:t>Main Body:</w:t>
      </w:r>
    </w:p>
    <w:p w14:paraId="63B185F0" w14:textId="079CAED6" w:rsidR="008E50F7" w:rsidRPr="008E50F7" w:rsidRDefault="008E50F7" w:rsidP="00FD703E">
      <w:pPr>
        <w:spacing w:after="0" w:line="480" w:lineRule="auto"/>
        <w:rPr>
          <w:rFonts w:ascii="Arial" w:hAnsi="Arial" w:cs="Arial"/>
          <w:b/>
          <w:bCs/>
        </w:rPr>
      </w:pPr>
      <w:r>
        <w:rPr>
          <w:rFonts w:ascii="Arial" w:hAnsi="Arial" w:cs="Arial"/>
          <w:b/>
          <w:bCs/>
        </w:rPr>
        <w:t>Introduction:</w:t>
      </w:r>
    </w:p>
    <w:p w14:paraId="579090D4" w14:textId="7F9279E7" w:rsidR="00D92973" w:rsidRDefault="00D92973" w:rsidP="00FD703E">
      <w:pPr>
        <w:spacing w:after="0" w:line="480" w:lineRule="auto"/>
        <w:rPr>
          <w:rFonts w:ascii="Arial" w:hAnsi="Arial" w:cs="Arial"/>
        </w:rPr>
      </w:pPr>
      <w:r>
        <w:rPr>
          <w:rFonts w:ascii="Arial" w:hAnsi="Arial" w:cs="Arial"/>
        </w:rPr>
        <w:tab/>
      </w:r>
      <w:r w:rsidR="00AE56F7">
        <w:rPr>
          <w:rFonts w:ascii="Arial" w:hAnsi="Arial" w:cs="Arial"/>
        </w:rPr>
        <w:t>Osteomyelitis</w:t>
      </w:r>
      <w:r w:rsidR="00AF7928">
        <w:rPr>
          <w:rFonts w:ascii="Arial" w:hAnsi="Arial" w:cs="Arial"/>
        </w:rPr>
        <w:t xml:space="preserve"> is a serious infection </w:t>
      </w:r>
      <w:r w:rsidR="008E22AD">
        <w:rPr>
          <w:rFonts w:ascii="Arial" w:hAnsi="Arial" w:cs="Arial"/>
        </w:rPr>
        <w:t>with potential for</w:t>
      </w:r>
      <w:r w:rsidR="00B06E59">
        <w:rPr>
          <w:rFonts w:ascii="Arial" w:hAnsi="Arial" w:cs="Arial"/>
        </w:rPr>
        <w:t xml:space="preserve"> severe morbidity and</w:t>
      </w:r>
      <w:r w:rsidR="00245F9B">
        <w:rPr>
          <w:rFonts w:ascii="Arial" w:hAnsi="Arial" w:cs="Arial"/>
        </w:rPr>
        <w:t xml:space="preserve"> mortality.</w:t>
      </w:r>
      <w:r w:rsidR="00B06E59">
        <w:rPr>
          <w:rFonts w:ascii="Arial" w:hAnsi="Arial" w:cs="Arial"/>
        </w:rPr>
        <w:fldChar w:fldCharType="begin"/>
      </w:r>
      <w:r w:rsidR="002E51B2">
        <w:rPr>
          <w:rFonts w:ascii="Arial" w:hAnsi="Arial" w:cs="Arial"/>
        </w:rPr>
        <w:instrText xml:space="preserve"> ADDIN ZOTERO_ITEM CSL_CITATION {"citationID":"EFBnxH8A","properties":{"formattedCitation":"\\super 1\\nosupersub{}","plainCitation":"1","noteIndex":0},"citationItems":[{"id":6311,"uris":["http://zotero.org/groups/5952805/items/A3NRE8EQ"],"itemData":{"id":6311,"type":"article-journal","container-title":"The Lancet","DOI":"10.1016/S0140-6736(04)16727-5","ISSN":"0140-6736, 1474-547X","issue":"9431","journalAbbreviation":"The Lancet","language":"English","note":"publisher: Elsevier\nPMID: 15276398","page":"369-379","source":"www-thelancet-com.proxy.library.upenn.edu","title":"Osteomyelitis","volume":"364","author":[{"family":"Lew","given":"Daniel P."},{"family":"Waldvogel","given":"Francis A."}],"issued":{"date-parts":[["2004",7,24]]}}}],"schema":"https://github.com/citation-style-language/schema/raw/master/csl-citation.json"} </w:instrText>
      </w:r>
      <w:r w:rsidR="00B06E59">
        <w:rPr>
          <w:rFonts w:ascii="Arial" w:hAnsi="Arial" w:cs="Arial"/>
        </w:rPr>
        <w:fldChar w:fldCharType="separate"/>
      </w:r>
      <w:r w:rsidR="002E51B2" w:rsidRPr="002E51B2">
        <w:rPr>
          <w:rFonts w:ascii="Arial" w:hAnsi="Arial" w:cs="Arial"/>
          <w:kern w:val="0"/>
          <w:vertAlign w:val="superscript"/>
        </w:rPr>
        <w:t>1</w:t>
      </w:r>
      <w:r w:rsidR="00B06E59">
        <w:rPr>
          <w:rFonts w:ascii="Arial" w:hAnsi="Arial" w:cs="Arial"/>
        </w:rPr>
        <w:fldChar w:fldCharType="end"/>
      </w:r>
      <w:r w:rsidR="00D15E8D">
        <w:rPr>
          <w:rFonts w:ascii="Arial" w:hAnsi="Arial" w:cs="Arial"/>
        </w:rPr>
        <w:t xml:space="preserve"> </w:t>
      </w:r>
      <w:r w:rsidR="0032414D">
        <w:rPr>
          <w:rFonts w:ascii="Arial" w:hAnsi="Arial" w:cs="Arial"/>
        </w:rPr>
        <w:t>It can arise from</w:t>
      </w:r>
      <w:r w:rsidR="00052CDB">
        <w:rPr>
          <w:rFonts w:ascii="Arial" w:hAnsi="Arial" w:cs="Arial"/>
        </w:rPr>
        <w:t xml:space="preserve"> hematogenous </w:t>
      </w:r>
      <w:r w:rsidR="0032414D">
        <w:rPr>
          <w:rFonts w:ascii="Arial" w:hAnsi="Arial" w:cs="Arial"/>
        </w:rPr>
        <w:t xml:space="preserve">or contiguous </w:t>
      </w:r>
      <w:r w:rsidR="00052CDB">
        <w:rPr>
          <w:rFonts w:ascii="Arial" w:hAnsi="Arial" w:cs="Arial"/>
        </w:rPr>
        <w:t xml:space="preserve">spread </w:t>
      </w:r>
      <w:r w:rsidR="006F43D5">
        <w:rPr>
          <w:rFonts w:ascii="Arial" w:hAnsi="Arial" w:cs="Arial"/>
        </w:rPr>
        <w:t>and</w:t>
      </w:r>
      <w:r w:rsidR="00052CDB">
        <w:rPr>
          <w:rFonts w:ascii="Arial" w:hAnsi="Arial" w:cs="Arial"/>
        </w:rPr>
        <w:t xml:space="preserve"> </w:t>
      </w:r>
      <w:r w:rsidR="001A1A6E">
        <w:rPr>
          <w:rFonts w:ascii="Arial" w:hAnsi="Arial" w:cs="Arial"/>
        </w:rPr>
        <w:t xml:space="preserve">the risk is heightened </w:t>
      </w:r>
      <w:r w:rsidR="0017492D">
        <w:rPr>
          <w:rFonts w:ascii="Arial" w:hAnsi="Arial" w:cs="Arial"/>
        </w:rPr>
        <w:t xml:space="preserve">in individuals with diabetes, </w:t>
      </w:r>
      <w:r w:rsidR="00081F39">
        <w:rPr>
          <w:rFonts w:ascii="Arial" w:hAnsi="Arial" w:cs="Arial"/>
        </w:rPr>
        <w:t>trauma</w:t>
      </w:r>
      <w:r w:rsidR="0017492D">
        <w:rPr>
          <w:rFonts w:ascii="Arial" w:hAnsi="Arial" w:cs="Arial"/>
        </w:rPr>
        <w:t>, or prolonged</w:t>
      </w:r>
      <w:ins w:id="2" w:author="Sanaka, Krishna" w:date="2025-12-02T17:49:00Z" w16du:dateUtc="2025-12-02T22:49:00Z">
        <w:r w:rsidR="006568BC">
          <w:rPr>
            <w:rFonts w:ascii="Arial" w:hAnsi="Arial" w:cs="Arial"/>
          </w:rPr>
          <w:t xml:space="preserve"> hospitalization</w:t>
        </w:r>
      </w:ins>
      <w:r w:rsidR="0017492D">
        <w:rPr>
          <w:rFonts w:ascii="Arial" w:hAnsi="Arial" w:cs="Arial"/>
        </w:rPr>
        <w:t>.</w:t>
      </w:r>
      <w:r w:rsidR="00BA0111">
        <w:rPr>
          <w:rFonts w:ascii="Arial" w:hAnsi="Arial" w:cs="Arial"/>
        </w:rPr>
        <w:fldChar w:fldCharType="begin"/>
      </w:r>
      <w:r w:rsidR="00203DD4">
        <w:rPr>
          <w:rFonts w:ascii="Arial" w:hAnsi="Arial" w:cs="Arial"/>
        </w:rPr>
        <w:instrText xml:space="preserve"> ADDIN ZOTERO_ITEM CSL_CITATION {"citationID":"1Uk6sn9v","properties":{"formattedCitation":"\\super 1\\nosupersub{}","plainCitation":"1","noteIndex":0},"citationItems":[{"id":6311,"uris":["http://zotero.org/groups/5952805/items/A3NRE8EQ"],"itemData":{"id":6311,"type":"article-journal","container-title":"The Lancet","DOI":"10.1016/S0140-6736(04)16727-5","ISSN":"0140-6736, 1474-547X","issue":"9431","journalAbbreviation":"The Lancet","language":"English","note":"publisher: Elsevier\nPMID: 15276398","page":"369-379","source":"www-thelancet-com.proxy.library.upenn.edu","title":"Osteomyelitis","volume":"364","author":[{"family":"Lew","given":"Daniel P."},{"family":"Waldvogel","given":"Francis A."}],"issued":{"date-parts":[["2004",7,24]]}}}],"schema":"https://github.com/citation-style-language/schema/raw/master/csl-citation.json"} </w:instrText>
      </w:r>
      <w:r w:rsidR="00BA0111">
        <w:rPr>
          <w:rFonts w:ascii="Arial" w:hAnsi="Arial" w:cs="Arial"/>
        </w:rPr>
        <w:fldChar w:fldCharType="separate"/>
      </w:r>
      <w:r w:rsidR="00203DD4" w:rsidRPr="00203DD4">
        <w:rPr>
          <w:rFonts w:ascii="Arial" w:hAnsi="Arial" w:cs="Arial"/>
          <w:kern w:val="0"/>
          <w:vertAlign w:val="superscript"/>
        </w:rPr>
        <w:t>1</w:t>
      </w:r>
      <w:r w:rsidR="00BA0111">
        <w:rPr>
          <w:rFonts w:ascii="Arial" w:hAnsi="Arial" w:cs="Arial"/>
        </w:rPr>
        <w:fldChar w:fldCharType="end"/>
      </w:r>
      <w:r w:rsidR="0017492D">
        <w:rPr>
          <w:rFonts w:ascii="Arial" w:hAnsi="Arial" w:cs="Arial"/>
        </w:rPr>
        <w:t xml:space="preserve"> </w:t>
      </w:r>
      <w:r w:rsidR="003B127F">
        <w:rPr>
          <w:rFonts w:ascii="Arial" w:hAnsi="Arial" w:cs="Arial"/>
        </w:rPr>
        <w:t>Importantly, t</w:t>
      </w:r>
      <w:r w:rsidR="00546BEB">
        <w:rPr>
          <w:rFonts w:ascii="Arial" w:hAnsi="Arial" w:cs="Arial"/>
        </w:rPr>
        <w:t xml:space="preserve">he prevalence of osteomyelitis </w:t>
      </w:r>
      <w:r w:rsidR="00A0403C">
        <w:rPr>
          <w:rFonts w:ascii="Arial" w:hAnsi="Arial" w:cs="Arial"/>
        </w:rPr>
        <w:t>in the United States</w:t>
      </w:r>
      <w:r w:rsidR="003C3120">
        <w:rPr>
          <w:rFonts w:ascii="Arial" w:hAnsi="Arial" w:cs="Arial"/>
        </w:rPr>
        <w:t xml:space="preserve"> (U.S.)</w:t>
      </w:r>
      <w:r w:rsidR="00A0403C">
        <w:rPr>
          <w:rFonts w:ascii="Arial" w:hAnsi="Arial" w:cs="Arial"/>
        </w:rPr>
        <w:t xml:space="preserve"> </w:t>
      </w:r>
      <w:r w:rsidR="00254BA7">
        <w:rPr>
          <w:rFonts w:ascii="Arial" w:hAnsi="Arial" w:cs="Arial"/>
        </w:rPr>
        <w:t>has grown in recent decades</w:t>
      </w:r>
      <w:ins w:id="3" w:author="Sanaka, Krishna" w:date="2025-12-02T18:03:00Z" w16du:dateUtc="2025-12-02T23:03:00Z">
        <w:r w:rsidR="00362D7E">
          <w:rPr>
            <w:rFonts w:ascii="Arial" w:hAnsi="Arial" w:cs="Arial"/>
          </w:rPr>
          <w:t xml:space="preserve"> to approximately </w:t>
        </w:r>
      </w:ins>
      <w:ins w:id="4" w:author="Sanaka, Krishna" w:date="2025-12-02T18:04:00Z" w16du:dateUtc="2025-12-02T23:04:00Z">
        <w:r w:rsidR="00F67A5B">
          <w:rPr>
            <w:rFonts w:ascii="Arial" w:hAnsi="Arial" w:cs="Arial"/>
          </w:rPr>
          <w:t>21.8 per 100,000 persons overall, with higher rates in older adults and individuals with chronic conditions</w:t>
        </w:r>
      </w:ins>
      <w:r w:rsidR="003B127F">
        <w:rPr>
          <w:rFonts w:ascii="Arial" w:hAnsi="Arial" w:cs="Arial"/>
        </w:rPr>
        <w:t>.</w:t>
      </w:r>
      <w:r w:rsidR="00277EBC">
        <w:rPr>
          <w:rFonts w:ascii="Arial" w:hAnsi="Arial" w:cs="Arial"/>
        </w:rPr>
        <w:fldChar w:fldCharType="begin"/>
      </w:r>
      <w:r w:rsidR="00203DD4">
        <w:rPr>
          <w:rFonts w:ascii="Arial" w:hAnsi="Arial" w:cs="Arial"/>
        </w:rPr>
        <w:instrText xml:space="preserve"> ADDIN ZOTERO_ITEM CSL_CITATION {"citationID":"TfcO66PX","properties":{"formattedCitation":"\\super 2\\nosupersub{}","plainCitation":"2","noteIndex":0},"citationItems":[{"id":5878,"uris":["http://zotero.org/groups/5952805/items/XGFQT5RX"],"itemData":{"id":5878,"type":"article-journal","abstract":"Background:\nThe epidemiology of osteomyelitis in the United States is largely unknown. The purpose of this study was to determine long-term secular trends in the incidence of osteomyelitis in a population-based setting.\n\nMethods:\nThe study population comprised 760 incident cases of osteomyelitis first diagnosed between January 1, 1969, and December 31, 2009, among residents of Olmsted County, Minnesota. The complete medical records for each potential subject were reviewed to confirm the osteomyelitis diagnosis and to extract details on anatomical sites, infecting organisms, etiological risk factors, and outcomes.\n\nResults:\nThe overall age and sex-adjusted annual incidence of osteomyelitis was 21.8 cases per 100,000 person-years. The annual incidence was higher for men than for women and increased with age (p &lt; 0.001). Rates increased with the calendar year (p &lt; 0.001) from 11.4 cases per 100,000 person-years in the period from 1969 to 1979 to 24.4 per 100,000 person-years in the period from 2000 to 2009. The incidence remained relatively stable among children and young adults but almost tripled among individuals older than sixty years; this was partly driven by a significant increase in diabetes-related osteomyelitis from 2.3 cases per 100,000 person-years in the period from 1969 to 1979 to 7.6 cases per 100,000 person-years in the period from 2000 to 2009 (p &lt; 0.001). Forty-four percent of cases involved Staphylococcus aureus infections.\n\nConclusions:\nThe reasons for the increase in osteomyelitis between 1969 and 2009 are unclear but could comprise a variety of factors, including changes in diagnosing patterns or increases in the prevalence of risk factors (e.g., diabetes) in this population.\n\nLevel of Evidence:\nPrognostic Level III. See Instructions for Authors for a complete description of levels of evidence.","container-title":"The Journal of Bone and Joint Surgery. American volume","DOI":"10.2106/JBJS.N.01350","ISSN":"0021-9355","issue":"10","journalAbbreviation":"J Bone Joint Surg Am","note":"PMID: 25995495\nPMCID: PMC4642868","page":"837-845","source":"PubMed Central","title":"Trends in the Epidemiology of Osteomyelitis","volume":"97","author":[{"family":"Kremers","given":"Hilal Maradit"},{"family":"Nwojo","given":"Macaulay E."},{"family":"Ransom","given":"Jeanine E."},{"family":"Wood-Wentz","given":"Christina M."},{"family":"Melton","given":"L. Joseph"},{"family":"Huddleston","given":"Paul M."}],"issued":{"date-parts":[["2015",5,20]]}}}],"schema":"https://github.com/citation-style-language/schema/raw/master/csl-citation.json"} </w:instrText>
      </w:r>
      <w:r w:rsidR="00277EBC">
        <w:rPr>
          <w:rFonts w:ascii="Arial" w:hAnsi="Arial" w:cs="Arial"/>
        </w:rPr>
        <w:fldChar w:fldCharType="separate"/>
      </w:r>
      <w:r w:rsidR="00203DD4" w:rsidRPr="00203DD4">
        <w:rPr>
          <w:rFonts w:ascii="Arial" w:hAnsi="Arial" w:cs="Arial"/>
          <w:kern w:val="0"/>
          <w:vertAlign w:val="superscript"/>
        </w:rPr>
        <w:t>2</w:t>
      </w:r>
      <w:r w:rsidR="00277EBC">
        <w:rPr>
          <w:rFonts w:ascii="Arial" w:hAnsi="Arial" w:cs="Arial"/>
        </w:rPr>
        <w:fldChar w:fldCharType="end"/>
      </w:r>
      <w:ins w:id="5" w:author="Sanaka, Krishna" w:date="2025-12-02T18:09:00Z" w16du:dateUtc="2025-12-02T23:09:00Z">
        <w:r w:rsidR="00E9223B">
          <w:rPr>
            <w:rFonts w:ascii="Arial" w:hAnsi="Arial" w:cs="Arial"/>
          </w:rPr>
          <w:t xml:space="preserve"> Patients with osteomyelitis show more than double the mortality </w:t>
        </w:r>
      </w:ins>
      <w:ins w:id="6" w:author="Sanaka, Krishna" w:date="2025-12-02T18:10:00Z" w16du:dateUtc="2025-12-02T23:10:00Z">
        <w:r w:rsidR="0047121E">
          <w:rPr>
            <w:rFonts w:ascii="Arial" w:hAnsi="Arial" w:cs="Arial"/>
          </w:rPr>
          <w:t xml:space="preserve">rate of </w:t>
        </w:r>
        <w:r w:rsidR="007A609C">
          <w:rPr>
            <w:rFonts w:ascii="Arial" w:hAnsi="Arial" w:cs="Arial"/>
          </w:rPr>
          <w:t xml:space="preserve">patients without </w:t>
        </w:r>
        <w:r w:rsidR="00D05D3F">
          <w:rPr>
            <w:rFonts w:ascii="Arial" w:hAnsi="Arial" w:cs="Arial"/>
          </w:rPr>
          <w:t>osteomyelitis, especially in older populations.</w:t>
        </w:r>
      </w:ins>
      <w:r w:rsidR="002B640F">
        <w:rPr>
          <w:rFonts w:ascii="Arial" w:hAnsi="Arial" w:cs="Arial"/>
        </w:rPr>
        <w:fldChar w:fldCharType="begin"/>
      </w:r>
      <w:r w:rsidR="002B640F">
        <w:rPr>
          <w:rFonts w:ascii="Arial" w:hAnsi="Arial" w:cs="Arial"/>
        </w:rPr>
        <w:instrText xml:space="preserve"> ADDIN ZOTERO_ITEM CSL_CITATION {"citationID":"06qQ0uYY","properties":{"formattedCitation":"\\super 3\\nosupersub{}","plainCitation":"3","noteIndex":0},"citationItems":[{"id":6784,"uris":["http://zotero.org/groups/5952805/items/BGTH7MPJ"],"itemData":{"id":6784,"type":"article-journal","abstract":"Background\nThe elderly are predisposed to chronic osteomyelitis because of the immunocompromised nature of aging and increasing number of chronic comorbidities. Chronic osteomyelitis may significantly affect the health of the elderly; however, its impact on long-term mortality remains unclear. We conceived this retrospective nationwide population-based cohort study to address this issue.\n\nMethods\nWe identified 10,615 elderly patients (≥65 years) comprising 965 patients with chronic osteomyelitis and 9650 without chronic osteomyelitis matched at a ratio of 1:10 by age and gender between 1999 and 2010 from the Taiwan National Health Insurance Research Database. The risk of chronic osteomyelitis between the two cohorts was compared by a following-up until 2011.\n\nResults\nPatients with chronic osteomyelitis had a significantly higher mortality risk than those without chronic osteomyelitis [incidence rate ratio (IRR): 2.29; 95 % confidence interval (CI): 2.01–2.59], particularly the old elderly (≥85 years; IRR: 3.27; 95 % CI: 2.22–4.82) and males (IRR: 2.7; 95 % CI: 2.31–3.16). The highest mortality risk was observed in the first month (IRR: 5.01; 95 % CI: 2.02–12.42), and it remained persistently higher even after 6 years (IRR: 1.53; 95 % CI: 1.13–2.06) of follow-up. Cox proportional hazard regression analysis showed that chronic osteomyelitis [adjusted hazard ratio (AHR): 1.89; 95 % CI: 1.66–2.15], advanced age (≥85 years; AHR: 2.02; 95 % CI: 1.70–2.41), male (AHR: 1.34; 95 % CI: 1.22–1.48), and chronic comorbidities were independent predictors of mortality.\n\nConclusions\nThis study demonstrated that chronic osteomyelitis significantly increased the long-term mortality risk in the elderly. Therefore, strategies for prevention and treatment of chronic osteomyelitis and concomitant control of chronic comorbidities are very important for the management of the elderly, particularly for a future with an increasingly aged population worldwide.","container-title":"BMC Geriatrics","DOI":"10.1186/s12877-016-0248-8","ISSN":"1471-2318","journalAbbreviation":"BMC Geriatr","note":"PMID: 27029408\nPMCID: PMC4815108","page":"72","source":"PubMed Central","title":"Chronic osteomyelitis increases long-term mortality risk in the elderly: a nationwide population-based cohort study","title-short":"Chronic osteomyelitis increases long-term mortality risk in the elderly","volume":"16","author":[{"family":"Huang","given":"Chien-Cheng"},{"family":"Tsai","given":"Kang-Ting"},{"family":"Weng","given":"Shih-Feng"},{"family":"Lin","given":"Hung-Jung"},{"family":"Huang","given":"Hung-Sheng"},{"family":"Wang","given":"Jhi-Joung"},{"family":"Guo","given":"How-Ran"},{"family":"Hsu","given":"Chien-Chin"}],"issued":{"date-parts":[["2016",3,31]]}}}],"schema":"https://github.com/citation-style-language/schema/raw/master/csl-citation.json"} </w:instrText>
      </w:r>
      <w:r w:rsidR="002B640F">
        <w:rPr>
          <w:rFonts w:ascii="Arial" w:hAnsi="Arial" w:cs="Arial"/>
        </w:rPr>
        <w:fldChar w:fldCharType="separate"/>
      </w:r>
      <w:r w:rsidR="002B640F" w:rsidRPr="002B640F">
        <w:rPr>
          <w:rFonts w:ascii="Arial" w:hAnsi="Arial" w:cs="Arial"/>
          <w:kern w:val="0"/>
          <w:vertAlign w:val="superscript"/>
        </w:rPr>
        <w:t>3</w:t>
      </w:r>
      <w:r w:rsidR="002B640F">
        <w:rPr>
          <w:rFonts w:ascii="Arial" w:hAnsi="Arial" w:cs="Arial"/>
        </w:rPr>
        <w:fldChar w:fldCharType="end"/>
      </w:r>
    </w:p>
    <w:p w14:paraId="632806D7" w14:textId="328B5620" w:rsidR="00277EBC" w:rsidRDefault="00277EBC" w:rsidP="00FD703E">
      <w:pPr>
        <w:spacing w:after="0" w:line="480" w:lineRule="auto"/>
        <w:rPr>
          <w:rFonts w:ascii="Arial" w:hAnsi="Arial" w:cs="Arial"/>
        </w:rPr>
      </w:pPr>
      <w:r>
        <w:rPr>
          <w:rFonts w:ascii="Arial" w:hAnsi="Arial" w:cs="Arial"/>
        </w:rPr>
        <w:tab/>
      </w:r>
      <w:r w:rsidR="00675B53">
        <w:rPr>
          <w:rFonts w:ascii="Arial" w:hAnsi="Arial" w:cs="Arial"/>
        </w:rPr>
        <w:t xml:space="preserve">Despite its </w:t>
      </w:r>
      <w:r w:rsidR="003946C8">
        <w:rPr>
          <w:rFonts w:ascii="Arial" w:hAnsi="Arial" w:cs="Arial"/>
        </w:rPr>
        <w:t xml:space="preserve">severity and </w:t>
      </w:r>
      <w:r w:rsidR="00EE5E04">
        <w:rPr>
          <w:rFonts w:ascii="Arial" w:hAnsi="Arial" w:cs="Arial"/>
        </w:rPr>
        <w:t xml:space="preserve">growing </w:t>
      </w:r>
      <w:r w:rsidR="003C3120">
        <w:rPr>
          <w:rFonts w:ascii="Arial" w:hAnsi="Arial" w:cs="Arial"/>
        </w:rPr>
        <w:t>prevalence</w:t>
      </w:r>
      <w:r w:rsidR="00370E21">
        <w:rPr>
          <w:rFonts w:ascii="Arial" w:hAnsi="Arial" w:cs="Arial"/>
        </w:rPr>
        <w:t xml:space="preserve">, </w:t>
      </w:r>
      <w:r w:rsidR="00ED64D4">
        <w:rPr>
          <w:rFonts w:ascii="Arial" w:hAnsi="Arial" w:cs="Arial"/>
        </w:rPr>
        <w:t xml:space="preserve">the </w:t>
      </w:r>
      <w:r w:rsidR="0009075C">
        <w:rPr>
          <w:rFonts w:ascii="Arial" w:hAnsi="Arial" w:cs="Arial"/>
        </w:rPr>
        <w:t xml:space="preserve">national </w:t>
      </w:r>
      <w:r w:rsidR="00B3178B">
        <w:rPr>
          <w:rFonts w:ascii="Arial" w:hAnsi="Arial" w:cs="Arial"/>
        </w:rPr>
        <w:t xml:space="preserve">osteomyelitis-related mortality rate </w:t>
      </w:r>
      <w:r w:rsidR="00523753">
        <w:rPr>
          <w:rFonts w:ascii="Arial" w:hAnsi="Arial" w:cs="Arial"/>
        </w:rPr>
        <w:t xml:space="preserve">is </w:t>
      </w:r>
      <w:r w:rsidR="00203DD4">
        <w:rPr>
          <w:rFonts w:ascii="Arial" w:hAnsi="Arial" w:cs="Arial"/>
        </w:rPr>
        <w:t>understudied</w:t>
      </w:r>
      <w:r w:rsidR="00523753">
        <w:rPr>
          <w:rFonts w:ascii="Arial" w:hAnsi="Arial" w:cs="Arial"/>
        </w:rPr>
        <w:t xml:space="preserve">. </w:t>
      </w:r>
      <w:r w:rsidR="001367CA">
        <w:rPr>
          <w:rFonts w:ascii="Arial" w:hAnsi="Arial" w:cs="Arial"/>
        </w:rPr>
        <w:t xml:space="preserve">Most existing research regarding </w:t>
      </w:r>
      <w:r w:rsidR="00BF414C">
        <w:rPr>
          <w:rFonts w:ascii="Arial" w:hAnsi="Arial" w:cs="Arial"/>
        </w:rPr>
        <w:t xml:space="preserve">the disease </w:t>
      </w:r>
      <w:r w:rsidR="00B31113">
        <w:rPr>
          <w:rFonts w:ascii="Arial" w:hAnsi="Arial" w:cs="Arial"/>
        </w:rPr>
        <w:t xml:space="preserve">focuses </w:t>
      </w:r>
      <w:r w:rsidR="001A7C50">
        <w:rPr>
          <w:rFonts w:ascii="Arial" w:hAnsi="Arial" w:cs="Arial"/>
        </w:rPr>
        <w:t xml:space="preserve">on clinical outcomes or treatment strategies </w:t>
      </w:r>
      <w:r w:rsidR="005E5D8E">
        <w:rPr>
          <w:rFonts w:ascii="Arial" w:hAnsi="Arial" w:cs="Arial"/>
        </w:rPr>
        <w:t xml:space="preserve">in </w:t>
      </w:r>
      <w:r w:rsidR="008E22AD">
        <w:rPr>
          <w:rFonts w:ascii="Arial" w:hAnsi="Arial" w:cs="Arial"/>
        </w:rPr>
        <w:t>selected</w:t>
      </w:r>
      <w:r w:rsidR="0008611B">
        <w:rPr>
          <w:rFonts w:ascii="Arial" w:hAnsi="Arial" w:cs="Arial"/>
        </w:rPr>
        <w:t xml:space="preserve"> populations, </w:t>
      </w:r>
      <w:r w:rsidR="0076282A">
        <w:rPr>
          <w:rFonts w:ascii="Arial" w:hAnsi="Arial" w:cs="Arial"/>
        </w:rPr>
        <w:t xml:space="preserve">with limited information available regarding </w:t>
      </w:r>
      <w:r w:rsidR="00115D45">
        <w:rPr>
          <w:rFonts w:ascii="Arial" w:hAnsi="Arial" w:cs="Arial"/>
        </w:rPr>
        <w:t xml:space="preserve">long-term, population-level trends </w:t>
      </w:r>
      <w:r w:rsidR="00313D52">
        <w:rPr>
          <w:rFonts w:ascii="Arial" w:hAnsi="Arial" w:cs="Arial"/>
        </w:rPr>
        <w:t xml:space="preserve">in </w:t>
      </w:r>
      <w:r w:rsidR="00C435F2">
        <w:rPr>
          <w:rFonts w:ascii="Arial" w:hAnsi="Arial" w:cs="Arial"/>
        </w:rPr>
        <w:t xml:space="preserve">osteomyelitis as the underlying cause of mortality. </w:t>
      </w:r>
      <w:r w:rsidR="00A33459">
        <w:rPr>
          <w:rFonts w:ascii="Arial" w:hAnsi="Arial" w:cs="Arial"/>
        </w:rPr>
        <w:t xml:space="preserve">Moreover, </w:t>
      </w:r>
      <w:r w:rsidR="008F2FCF">
        <w:rPr>
          <w:rFonts w:ascii="Arial" w:hAnsi="Arial" w:cs="Arial"/>
        </w:rPr>
        <w:t xml:space="preserve">the role of comorbid conditions and </w:t>
      </w:r>
      <w:r w:rsidR="004660CE">
        <w:rPr>
          <w:rFonts w:ascii="Arial" w:hAnsi="Arial" w:cs="Arial"/>
        </w:rPr>
        <w:t xml:space="preserve">disparities across demographic groups </w:t>
      </w:r>
      <w:r w:rsidR="00BC179B">
        <w:rPr>
          <w:rFonts w:ascii="Arial" w:hAnsi="Arial" w:cs="Arial"/>
        </w:rPr>
        <w:t xml:space="preserve">in shaping osteomyelitis outcomes is </w:t>
      </w:r>
      <w:r w:rsidR="008E50F7">
        <w:rPr>
          <w:rFonts w:ascii="Arial" w:hAnsi="Arial" w:cs="Arial"/>
        </w:rPr>
        <w:t>poorly</w:t>
      </w:r>
      <w:r w:rsidR="00BC179B">
        <w:rPr>
          <w:rFonts w:ascii="Arial" w:hAnsi="Arial" w:cs="Arial"/>
        </w:rPr>
        <w:t xml:space="preserve"> understood. </w:t>
      </w:r>
      <w:r w:rsidR="003C3120">
        <w:rPr>
          <w:rFonts w:ascii="Arial" w:hAnsi="Arial" w:cs="Arial"/>
        </w:rPr>
        <w:t>W</w:t>
      </w:r>
      <w:r w:rsidR="008E50F7">
        <w:rPr>
          <w:rFonts w:ascii="Arial" w:hAnsi="Arial" w:cs="Arial"/>
        </w:rPr>
        <w:t xml:space="preserve">e aim to fill knowledge gaps regarding osteomyelitis-related mortality burden and trends in the </w:t>
      </w:r>
      <w:r w:rsidR="003C3120">
        <w:rPr>
          <w:rFonts w:ascii="Arial" w:hAnsi="Arial" w:cs="Arial"/>
        </w:rPr>
        <w:t xml:space="preserve">U.S. </w:t>
      </w:r>
      <w:r w:rsidR="008E50F7">
        <w:rPr>
          <w:rFonts w:ascii="Arial" w:hAnsi="Arial" w:cs="Arial"/>
        </w:rPr>
        <w:t xml:space="preserve">to better inform prevention and treatment needs.  </w:t>
      </w:r>
      <w:r w:rsidR="00313D52">
        <w:rPr>
          <w:rFonts w:ascii="Arial" w:hAnsi="Arial" w:cs="Arial"/>
        </w:rPr>
        <w:t xml:space="preserve"> </w:t>
      </w:r>
    </w:p>
    <w:p w14:paraId="68E73E36" w14:textId="77777777" w:rsidR="00FB56E0" w:rsidRDefault="00FB56E0" w:rsidP="00FD703E">
      <w:pPr>
        <w:spacing w:after="0" w:line="480" w:lineRule="auto"/>
        <w:rPr>
          <w:rFonts w:ascii="Arial" w:hAnsi="Arial" w:cs="Arial"/>
          <w:b/>
          <w:bCs/>
        </w:rPr>
      </w:pPr>
    </w:p>
    <w:p w14:paraId="1F12CCE8" w14:textId="0EB24AAB" w:rsidR="008E50F7" w:rsidRPr="003C6508" w:rsidRDefault="008E50F7" w:rsidP="00FD703E">
      <w:pPr>
        <w:spacing w:after="0" w:line="480" w:lineRule="auto"/>
        <w:rPr>
          <w:rFonts w:ascii="Arial" w:hAnsi="Arial" w:cs="Arial"/>
          <w:b/>
          <w:bCs/>
        </w:rPr>
      </w:pPr>
      <w:r>
        <w:rPr>
          <w:rFonts w:ascii="Arial" w:hAnsi="Arial" w:cs="Arial"/>
          <w:b/>
          <w:bCs/>
        </w:rPr>
        <w:t>Methods:</w:t>
      </w:r>
    </w:p>
    <w:p w14:paraId="1CB5B09B" w14:textId="5A21C1D7" w:rsidR="00A314B4" w:rsidRDefault="00270F5A" w:rsidP="00E605EF">
      <w:pPr>
        <w:spacing w:after="0" w:line="480" w:lineRule="auto"/>
        <w:rPr>
          <w:rFonts w:ascii="Arial" w:hAnsi="Arial" w:cs="Arial"/>
        </w:rPr>
      </w:pPr>
      <w:r>
        <w:rPr>
          <w:rFonts w:ascii="Arial" w:hAnsi="Arial" w:cs="Arial"/>
        </w:rPr>
        <w:tab/>
      </w:r>
      <w:r w:rsidR="008E50F7">
        <w:rPr>
          <w:rFonts w:ascii="Arial" w:hAnsi="Arial" w:cs="Arial"/>
        </w:rPr>
        <w:t>We used the CDC WONDER Underlying Cause of Death database to examine</w:t>
      </w:r>
      <w:r w:rsidR="00880EAA">
        <w:rPr>
          <w:rFonts w:ascii="Arial" w:hAnsi="Arial" w:cs="Arial"/>
        </w:rPr>
        <w:t xml:space="preserve"> </w:t>
      </w:r>
      <w:r w:rsidR="003B2787">
        <w:rPr>
          <w:rFonts w:ascii="Arial" w:hAnsi="Arial" w:cs="Arial"/>
        </w:rPr>
        <w:t xml:space="preserve">trends </w:t>
      </w:r>
      <w:r w:rsidR="00917C27">
        <w:rPr>
          <w:rFonts w:ascii="Arial" w:hAnsi="Arial" w:cs="Arial"/>
        </w:rPr>
        <w:t xml:space="preserve">in osteomyelitis-related deaths in the </w:t>
      </w:r>
      <w:r w:rsidR="003C3120">
        <w:rPr>
          <w:rFonts w:ascii="Arial" w:hAnsi="Arial" w:cs="Arial"/>
        </w:rPr>
        <w:t>U.S.,</w:t>
      </w:r>
      <w:r w:rsidR="00917C27">
        <w:rPr>
          <w:rFonts w:ascii="Arial" w:hAnsi="Arial" w:cs="Arial"/>
        </w:rPr>
        <w:t xml:space="preserve"> 1999</w:t>
      </w:r>
      <w:r w:rsidR="003C3120">
        <w:rPr>
          <w:rFonts w:ascii="Arial" w:hAnsi="Arial" w:cs="Arial"/>
        </w:rPr>
        <w:t>-</w:t>
      </w:r>
      <w:r w:rsidR="009763E9">
        <w:rPr>
          <w:rFonts w:ascii="Arial" w:hAnsi="Arial" w:cs="Arial"/>
        </w:rPr>
        <w:t>2023.</w:t>
      </w:r>
      <w:r w:rsidR="00401576">
        <w:rPr>
          <w:rFonts w:ascii="Arial" w:hAnsi="Arial" w:cs="Arial"/>
        </w:rPr>
        <w:fldChar w:fldCharType="begin"/>
      </w:r>
      <w:r w:rsidR="002B640F">
        <w:rPr>
          <w:rFonts w:ascii="Arial" w:hAnsi="Arial" w:cs="Arial"/>
        </w:rPr>
        <w:instrText xml:space="preserve"> ADDIN ZOTERO_ITEM CSL_CITATION {"citationID":"WhZZpve5","properties":{"formattedCitation":"\\super 4\\nosupersub{}","plainCitation":"4","noteIndex":0},"citationItems":[{"id":5572,"uris":["http://zotero.org/groups/5952805/items/CSPPI9H8"],"itemData":{"id":5572,"type":"webpage","container-title":"Centers for Disease Control and Prevention","title":"CDC WONDER","URL":"https://wonder.cdc.gov/","author":[{"family":"Centers for Disease Control and Prevention","given":""}],"accessed":{"date-parts":[["2025",4,15]]},"issued":{"date-parts":[["2025",4,8]]}}}],"schema":"https://github.com/citation-style-language/schema/raw/master/csl-citation.json"} </w:instrText>
      </w:r>
      <w:r w:rsidR="00401576">
        <w:rPr>
          <w:rFonts w:ascii="Arial" w:hAnsi="Arial" w:cs="Arial"/>
        </w:rPr>
        <w:fldChar w:fldCharType="separate"/>
      </w:r>
      <w:r w:rsidR="002B640F" w:rsidRPr="002B640F">
        <w:rPr>
          <w:rFonts w:ascii="Arial" w:hAnsi="Arial" w:cs="Arial"/>
          <w:kern w:val="0"/>
          <w:vertAlign w:val="superscript"/>
        </w:rPr>
        <w:t>4</w:t>
      </w:r>
      <w:r w:rsidR="00401576">
        <w:rPr>
          <w:rFonts w:ascii="Arial" w:hAnsi="Arial" w:cs="Arial"/>
        </w:rPr>
        <w:fldChar w:fldCharType="end"/>
      </w:r>
      <w:r w:rsidR="009763E9">
        <w:rPr>
          <w:rFonts w:ascii="Arial" w:hAnsi="Arial" w:cs="Arial"/>
        </w:rPr>
        <w:t xml:space="preserve"> </w:t>
      </w:r>
      <w:r w:rsidR="007E7C76">
        <w:rPr>
          <w:rFonts w:ascii="Arial" w:hAnsi="Arial" w:cs="Arial"/>
        </w:rPr>
        <w:t xml:space="preserve">This </w:t>
      </w:r>
      <w:r w:rsidR="00BE1EA0">
        <w:rPr>
          <w:rFonts w:ascii="Arial" w:hAnsi="Arial" w:cs="Arial"/>
        </w:rPr>
        <w:t xml:space="preserve">publicly available </w:t>
      </w:r>
      <w:r w:rsidR="007E7C76">
        <w:rPr>
          <w:rFonts w:ascii="Arial" w:hAnsi="Arial" w:cs="Arial"/>
        </w:rPr>
        <w:t xml:space="preserve">database </w:t>
      </w:r>
      <w:r w:rsidR="008F5ACC">
        <w:rPr>
          <w:rFonts w:ascii="Arial" w:hAnsi="Arial" w:cs="Arial"/>
        </w:rPr>
        <w:t>provides nation</w:t>
      </w:r>
      <w:r w:rsidR="00BE1EA0">
        <w:rPr>
          <w:rFonts w:ascii="Arial" w:hAnsi="Arial" w:cs="Arial"/>
        </w:rPr>
        <w:t>wide</w:t>
      </w:r>
      <w:r w:rsidR="008F5ACC">
        <w:rPr>
          <w:rFonts w:ascii="Arial" w:hAnsi="Arial" w:cs="Arial"/>
        </w:rPr>
        <w:t xml:space="preserve"> mortality data based on </w:t>
      </w:r>
      <w:r w:rsidR="00F86CA6">
        <w:rPr>
          <w:rFonts w:ascii="Arial" w:hAnsi="Arial" w:cs="Arial"/>
        </w:rPr>
        <w:t xml:space="preserve">death certificates collected by the </w:t>
      </w:r>
      <w:r w:rsidR="00A8335E">
        <w:rPr>
          <w:rFonts w:ascii="Arial" w:hAnsi="Arial" w:cs="Arial"/>
        </w:rPr>
        <w:lastRenderedPageBreak/>
        <w:t>N</w:t>
      </w:r>
      <w:r w:rsidR="00F86CA6">
        <w:rPr>
          <w:rFonts w:ascii="Arial" w:hAnsi="Arial" w:cs="Arial"/>
        </w:rPr>
        <w:t xml:space="preserve">ational </w:t>
      </w:r>
      <w:r w:rsidR="00A8335E">
        <w:rPr>
          <w:rFonts w:ascii="Arial" w:hAnsi="Arial" w:cs="Arial"/>
        </w:rPr>
        <w:t>C</w:t>
      </w:r>
      <w:r w:rsidR="00F86CA6">
        <w:rPr>
          <w:rFonts w:ascii="Arial" w:hAnsi="Arial" w:cs="Arial"/>
        </w:rPr>
        <w:t xml:space="preserve">enter for </w:t>
      </w:r>
      <w:r w:rsidR="00A8335E">
        <w:rPr>
          <w:rFonts w:ascii="Arial" w:hAnsi="Arial" w:cs="Arial"/>
        </w:rPr>
        <w:t>H</w:t>
      </w:r>
      <w:r w:rsidR="00F86CA6">
        <w:rPr>
          <w:rFonts w:ascii="Arial" w:hAnsi="Arial" w:cs="Arial"/>
        </w:rPr>
        <w:t xml:space="preserve">ealth </w:t>
      </w:r>
      <w:r w:rsidR="00A8335E">
        <w:rPr>
          <w:rFonts w:ascii="Arial" w:hAnsi="Arial" w:cs="Arial"/>
        </w:rPr>
        <w:t>S</w:t>
      </w:r>
      <w:r w:rsidR="00F86CA6">
        <w:rPr>
          <w:rFonts w:ascii="Arial" w:hAnsi="Arial" w:cs="Arial"/>
        </w:rPr>
        <w:t xml:space="preserve">tatistics. </w:t>
      </w:r>
      <w:r w:rsidR="00C23143">
        <w:rPr>
          <w:rFonts w:ascii="Arial" w:hAnsi="Arial" w:cs="Arial"/>
        </w:rPr>
        <w:t xml:space="preserve">Death certificates contain a </w:t>
      </w:r>
      <w:r w:rsidR="009F0690">
        <w:rPr>
          <w:rFonts w:ascii="Arial" w:hAnsi="Arial" w:cs="Arial"/>
        </w:rPr>
        <w:t>single underlying cause</w:t>
      </w:r>
      <w:r w:rsidR="00FB2B15">
        <w:rPr>
          <w:rFonts w:ascii="Arial" w:hAnsi="Arial" w:cs="Arial"/>
        </w:rPr>
        <w:t xml:space="preserve"> (i.e., the condition directly initiated the sequence of events leading to death</w:t>
      </w:r>
      <w:r w:rsidR="00E4710E">
        <w:rPr>
          <w:rFonts w:ascii="Arial" w:hAnsi="Arial" w:cs="Arial"/>
        </w:rPr>
        <w:t>)</w:t>
      </w:r>
      <w:r w:rsidR="00FB2B15">
        <w:rPr>
          <w:rFonts w:ascii="Arial" w:hAnsi="Arial" w:cs="Arial"/>
        </w:rPr>
        <w:t xml:space="preserve"> </w:t>
      </w:r>
      <w:r w:rsidR="009F0690">
        <w:rPr>
          <w:rFonts w:ascii="Arial" w:hAnsi="Arial" w:cs="Arial"/>
        </w:rPr>
        <w:t xml:space="preserve">and up to 20 </w:t>
      </w:r>
      <w:r w:rsidR="00E672EB">
        <w:rPr>
          <w:rFonts w:ascii="Arial" w:hAnsi="Arial" w:cs="Arial"/>
        </w:rPr>
        <w:t>additional multiple causes of death</w:t>
      </w:r>
      <w:r w:rsidR="00477601">
        <w:rPr>
          <w:rFonts w:ascii="Arial" w:hAnsi="Arial" w:cs="Arial"/>
        </w:rPr>
        <w:t xml:space="preserve"> using the </w:t>
      </w:r>
      <w:r w:rsidR="00F80D7B">
        <w:rPr>
          <w:rFonts w:ascii="Arial" w:hAnsi="Arial" w:cs="Arial"/>
        </w:rPr>
        <w:t>international classification of diseases (ICD) codes</w:t>
      </w:r>
      <w:r w:rsidR="00E672EB">
        <w:rPr>
          <w:rFonts w:ascii="Arial" w:hAnsi="Arial" w:cs="Arial"/>
        </w:rPr>
        <w:t>.</w:t>
      </w:r>
      <w:r w:rsidR="0065457B">
        <w:rPr>
          <w:rFonts w:ascii="Arial" w:hAnsi="Arial" w:cs="Arial"/>
        </w:rPr>
        <w:t xml:space="preserve"> </w:t>
      </w:r>
      <w:r w:rsidR="00E0199C">
        <w:rPr>
          <w:rFonts w:ascii="Arial" w:hAnsi="Arial" w:cs="Arial"/>
        </w:rPr>
        <w:t>We defined osteomyelitis by the ICD-10 codes</w:t>
      </w:r>
      <w:r w:rsidR="008E50F7">
        <w:rPr>
          <w:rFonts w:ascii="Arial" w:hAnsi="Arial" w:cs="Arial"/>
        </w:rPr>
        <w:t>: M46.2</w:t>
      </w:r>
      <w:r w:rsidR="00547E63">
        <w:rPr>
          <w:rFonts w:ascii="Arial" w:hAnsi="Arial" w:cs="Arial"/>
        </w:rPr>
        <w:t xml:space="preserve"> (osteomyelitis of the vertebra)</w:t>
      </w:r>
      <w:r w:rsidR="008E50F7">
        <w:rPr>
          <w:rFonts w:ascii="Arial" w:hAnsi="Arial" w:cs="Arial"/>
        </w:rPr>
        <w:t>, M46.3</w:t>
      </w:r>
      <w:r w:rsidR="00D705FF">
        <w:rPr>
          <w:rFonts w:ascii="Arial" w:hAnsi="Arial" w:cs="Arial"/>
        </w:rPr>
        <w:t xml:space="preserve"> (</w:t>
      </w:r>
      <w:r w:rsidR="00096341">
        <w:rPr>
          <w:rFonts w:ascii="Arial" w:hAnsi="Arial" w:cs="Arial"/>
        </w:rPr>
        <w:t>infection of intervertebral disk [pyogenic])</w:t>
      </w:r>
      <w:r w:rsidR="008E50F7">
        <w:rPr>
          <w:rFonts w:ascii="Arial" w:hAnsi="Arial" w:cs="Arial"/>
        </w:rPr>
        <w:t>, M46.4</w:t>
      </w:r>
      <w:r w:rsidR="0020501A">
        <w:rPr>
          <w:rFonts w:ascii="Arial" w:hAnsi="Arial" w:cs="Arial"/>
        </w:rPr>
        <w:t xml:space="preserve"> (discitis, unspecified)</w:t>
      </w:r>
      <w:r w:rsidR="008E50F7">
        <w:rPr>
          <w:rFonts w:ascii="Arial" w:hAnsi="Arial" w:cs="Arial"/>
        </w:rPr>
        <w:t>, and M86</w:t>
      </w:r>
      <w:r w:rsidR="00E14629">
        <w:rPr>
          <w:rFonts w:ascii="Arial" w:hAnsi="Arial" w:cs="Arial"/>
        </w:rPr>
        <w:t xml:space="preserve"> (</w:t>
      </w:r>
      <w:r w:rsidR="001E08DF">
        <w:rPr>
          <w:rFonts w:ascii="Arial" w:hAnsi="Arial" w:cs="Arial"/>
        </w:rPr>
        <w:t>osteomyelitis)</w:t>
      </w:r>
      <w:r w:rsidR="008E50F7">
        <w:rPr>
          <w:rFonts w:ascii="Arial" w:hAnsi="Arial" w:cs="Arial"/>
        </w:rPr>
        <w:t>.</w:t>
      </w:r>
      <w:r w:rsidR="008E50F7" w:rsidRPr="008E50F7">
        <w:rPr>
          <w:rFonts w:ascii="Arial" w:hAnsi="Arial" w:cs="Arial"/>
        </w:rPr>
        <w:t xml:space="preserve"> </w:t>
      </w:r>
      <w:bookmarkStart w:id="7" w:name="_Hlk203830606"/>
      <w:r w:rsidR="00E0199C">
        <w:rPr>
          <w:rFonts w:ascii="Arial" w:hAnsi="Arial" w:cs="Arial"/>
        </w:rPr>
        <w:t>The ICD-10 codes for a</w:t>
      </w:r>
      <w:r w:rsidR="008E50F7">
        <w:rPr>
          <w:rFonts w:ascii="Arial" w:hAnsi="Arial" w:cs="Arial"/>
        </w:rPr>
        <w:t>ssessed comorbidities included diabetes</w:t>
      </w:r>
      <w:r w:rsidR="00E0199C">
        <w:rPr>
          <w:rFonts w:ascii="Arial" w:hAnsi="Arial" w:cs="Arial"/>
        </w:rPr>
        <w:t xml:space="preserve"> (</w:t>
      </w:r>
      <w:r w:rsidR="008E50F7">
        <w:rPr>
          <w:rFonts w:ascii="Arial" w:hAnsi="Arial" w:cs="Arial"/>
        </w:rPr>
        <w:t xml:space="preserve">E11-E14), peripheral vascular disease </w:t>
      </w:r>
      <w:r w:rsidR="00E0199C">
        <w:rPr>
          <w:rFonts w:ascii="Arial" w:hAnsi="Arial" w:cs="Arial"/>
        </w:rPr>
        <w:t>(</w:t>
      </w:r>
      <w:r w:rsidR="008E50F7">
        <w:rPr>
          <w:rFonts w:ascii="Arial" w:hAnsi="Arial" w:cs="Arial"/>
        </w:rPr>
        <w:t xml:space="preserve">I73.9), trauma (S00-S99, T00-T14, and T79), </w:t>
      </w:r>
      <w:r w:rsidR="00B965C0">
        <w:rPr>
          <w:rFonts w:ascii="Arial" w:hAnsi="Arial" w:cs="Arial"/>
        </w:rPr>
        <w:t xml:space="preserve">and </w:t>
      </w:r>
      <w:r w:rsidR="008E50F7">
        <w:rPr>
          <w:rFonts w:ascii="Arial" w:hAnsi="Arial" w:cs="Arial"/>
        </w:rPr>
        <w:t>decubitus ulcers (L89)</w:t>
      </w:r>
      <w:r w:rsidR="001E6F98">
        <w:rPr>
          <w:rFonts w:ascii="Arial" w:hAnsi="Arial" w:cs="Arial"/>
        </w:rPr>
        <w:t xml:space="preserve"> because these conditions are strongly associated with osteomyelitis</w:t>
      </w:r>
      <w:bookmarkEnd w:id="7"/>
      <w:r w:rsidR="008E50F7">
        <w:rPr>
          <w:rFonts w:ascii="Arial" w:hAnsi="Arial" w:cs="Arial"/>
        </w:rPr>
        <w:t>.</w:t>
      </w:r>
      <w:r w:rsidR="00A77B99">
        <w:rPr>
          <w:rFonts w:ascii="Arial" w:hAnsi="Arial" w:cs="Arial"/>
        </w:rPr>
        <w:fldChar w:fldCharType="begin"/>
      </w:r>
      <w:r w:rsidR="002E51B2">
        <w:rPr>
          <w:rFonts w:ascii="Arial" w:hAnsi="Arial" w:cs="Arial"/>
        </w:rPr>
        <w:instrText xml:space="preserve"> ADDIN ZOTERO_ITEM CSL_CITATION {"citationID":"GqtnJ3Jj","properties":{"formattedCitation":"\\super 1\\nosupersub{}","plainCitation":"1","noteIndex":0},"citationItems":[{"id":6311,"uris":["http://zotero.org/groups/5952805/items/A3NRE8EQ"],"itemData":{"id":6311,"type":"article-journal","container-title":"The Lancet","DOI":"10.1016/S0140-6736(04)16727-5","ISSN":"0140-6736, 1474-547X","issue":"9431","journalAbbreviation":"The Lancet","language":"English","note":"publisher: Elsevier\nPMID: 15276398","page":"369-379","source":"www-thelancet-com.proxy.library.upenn.edu","title":"Osteomyelitis","volume":"364","author":[{"family":"Lew","given":"Daniel P."},{"family":"Waldvogel","given":"Francis A."}],"issued":{"date-parts":[["2004",7,24]]}}}],"schema":"https://github.com/citation-style-language/schema/raw/master/csl-citation.json"} </w:instrText>
      </w:r>
      <w:r w:rsidR="00A77B99">
        <w:rPr>
          <w:rFonts w:ascii="Arial" w:hAnsi="Arial" w:cs="Arial"/>
        </w:rPr>
        <w:fldChar w:fldCharType="separate"/>
      </w:r>
      <w:r w:rsidR="002E51B2" w:rsidRPr="002E51B2">
        <w:rPr>
          <w:rFonts w:ascii="Arial" w:hAnsi="Arial" w:cs="Arial"/>
          <w:kern w:val="0"/>
          <w:vertAlign w:val="superscript"/>
        </w:rPr>
        <w:t>1</w:t>
      </w:r>
      <w:r w:rsidR="00A77B99">
        <w:rPr>
          <w:rFonts w:ascii="Arial" w:hAnsi="Arial" w:cs="Arial"/>
        </w:rPr>
        <w:fldChar w:fldCharType="end"/>
      </w:r>
      <w:r w:rsidR="00B6797F">
        <w:rPr>
          <w:rFonts w:ascii="Arial" w:hAnsi="Arial" w:cs="Arial"/>
        </w:rPr>
        <w:t xml:space="preserve"> We calculated age-adjusted mortality rates (AAMRs) for the overall US population and stratified by key demographic and comorbidity characteristics. AAMRs were calculated per 100,000 population using the 2000 United States population and trends were modeled using log-linear regression to estimate the annual percent changes (APCs)</w:t>
      </w:r>
      <w:r w:rsidR="0053709B">
        <w:rPr>
          <w:rFonts w:ascii="Arial" w:hAnsi="Arial" w:cs="Arial"/>
        </w:rPr>
        <w:t xml:space="preserve"> along 95% confidence intervals (95%CI)</w:t>
      </w:r>
      <w:r w:rsidR="00B6797F">
        <w:rPr>
          <w:rFonts w:ascii="Arial" w:hAnsi="Arial" w:cs="Arial"/>
        </w:rPr>
        <w:t>. To account for changes from ICD-9 to ICD-10 in 2015, we conducted a stratified analysis comparing 1999-2015 to 2016-202</w:t>
      </w:r>
      <w:r w:rsidR="00B47FDA">
        <w:rPr>
          <w:rFonts w:ascii="Arial" w:hAnsi="Arial" w:cs="Arial"/>
        </w:rPr>
        <w:t>3</w:t>
      </w:r>
      <w:r w:rsidR="00B6797F">
        <w:rPr>
          <w:rFonts w:ascii="Arial" w:hAnsi="Arial" w:cs="Arial"/>
        </w:rPr>
        <w:t xml:space="preserve"> data. </w:t>
      </w:r>
      <w:r w:rsidR="00A314B4">
        <w:rPr>
          <w:rFonts w:ascii="Arial" w:hAnsi="Arial" w:cs="Arial"/>
        </w:rPr>
        <w:t xml:space="preserve">For analyses of overall osteomyelitis mortality trends, we queried the database for deaths where osteomyelitis was listed as the single underlying cause of death. For analysis </w:t>
      </w:r>
      <w:r w:rsidR="00E92DF0">
        <w:rPr>
          <w:rFonts w:ascii="Arial" w:hAnsi="Arial" w:cs="Arial"/>
        </w:rPr>
        <w:t>of trends in comorbidity-associated osteomyelitis (e.g., diabetes)</w:t>
      </w:r>
      <w:r w:rsidR="003C3120">
        <w:rPr>
          <w:rFonts w:ascii="Arial" w:hAnsi="Arial" w:cs="Arial"/>
        </w:rPr>
        <w:t>,</w:t>
      </w:r>
      <w:r w:rsidR="00E92DF0">
        <w:rPr>
          <w:rFonts w:ascii="Arial" w:hAnsi="Arial" w:cs="Arial"/>
        </w:rPr>
        <w:t xml:space="preserve"> we queried the database for deaths </w:t>
      </w:r>
      <w:r w:rsidR="00DF4F5C">
        <w:rPr>
          <w:rFonts w:ascii="Arial" w:hAnsi="Arial" w:cs="Arial"/>
        </w:rPr>
        <w:t xml:space="preserve">where osteomyelitis was listed among the multiple causes of </w:t>
      </w:r>
      <w:r w:rsidR="004C6630">
        <w:rPr>
          <w:rFonts w:ascii="Arial" w:hAnsi="Arial" w:cs="Arial"/>
        </w:rPr>
        <w:t>death,</w:t>
      </w:r>
      <w:r w:rsidR="00DF4F5C">
        <w:rPr>
          <w:rFonts w:ascii="Arial" w:hAnsi="Arial" w:cs="Arial"/>
        </w:rPr>
        <w:t xml:space="preserve"> and the comorbidity of interest was listed as</w:t>
      </w:r>
      <w:r w:rsidR="004C6630">
        <w:rPr>
          <w:rFonts w:ascii="Arial" w:hAnsi="Arial" w:cs="Arial"/>
        </w:rPr>
        <w:t xml:space="preserve"> </w:t>
      </w:r>
      <w:r w:rsidR="003C1512">
        <w:rPr>
          <w:rFonts w:ascii="Arial" w:hAnsi="Arial" w:cs="Arial"/>
        </w:rPr>
        <w:t>diabetes, peripheral vascular disease, trauma, or decubitus ulcers</w:t>
      </w:r>
      <w:r w:rsidR="00BB1BF3">
        <w:rPr>
          <w:rFonts w:ascii="Arial" w:hAnsi="Arial" w:cs="Arial"/>
        </w:rPr>
        <w:t>, also among the multiple causes</w:t>
      </w:r>
      <w:r w:rsidR="003C1512">
        <w:rPr>
          <w:rFonts w:ascii="Arial" w:hAnsi="Arial" w:cs="Arial"/>
        </w:rPr>
        <w:t>.</w:t>
      </w:r>
      <w:r w:rsidR="00F27E11">
        <w:rPr>
          <w:rFonts w:ascii="Arial" w:hAnsi="Arial" w:cs="Arial"/>
        </w:rPr>
        <w:t xml:space="preserve"> </w:t>
      </w:r>
    </w:p>
    <w:p w14:paraId="7C918723" w14:textId="170AD3E7" w:rsidR="00BD5821" w:rsidRDefault="00B6797F" w:rsidP="00FD703E">
      <w:pPr>
        <w:spacing w:after="0" w:line="480" w:lineRule="auto"/>
        <w:rPr>
          <w:rFonts w:ascii="Arial" w:hAnsi="Arial" w:cs="Arial"/>
        </w:rPr>
      </w:pPr>
      <w:r>
        <w:rPr>
          <w:rFonts w:ascii="Arial" w:hAnsi="Arial" w:cs="Arial"/>
        </w:rPr>
        <w:tab/>
      </w:r>
      <w:bookmarkStart w:id="8" w:name="_Hlk203458613"/>
      <w:r w:rsidR="00DE3192">
        <w:rPr>
          <w:rFonts w:ascii="Arial" w:hAnsi="Arial" w:cs="Arial"/>
        </w:rPr>
        <w:t xml:space="preserve">A p-value of &lt;0.05 was </w:t>
      </w:r>
      <w:r w:rsidR="00F51983">
        <w:rPr>
          <w:rFonts w:ascii="Arial" w:hAnsi="Arial" w:cs="Arial"/>
        </w:rPr>
        <w:t>considered</w:t>
      </w:r>
      <w:r w:rsidR="00DE3192">
        <w:rPr>
          <w:rFonts w:ascii="Arial" w:hAnsi="Arial" w:cs="Arial"/>
        </w:rPr>
        <w:t xml:space="preserve"> significant, and all analyses were performed using R version 4.5.0 (R Foundation for Statistical Computing, Vienn</w:t>
      </w:r>
      <w:r w:rsidR="008D1F8C">
        <w:rPr>
          <w:rFonts w:ascii="Arial" w:hAnsi="Arial" w:cs="Arial"/>
        </w:rPr>
        <w:t>a</w:t>
      </w:r>
      <w:r w:rsidR="00DE3192">
        <w:rPr>
          <w:rFonts w:ascii="Arial" w:hAnsi="Arial" w:cs="Arial"/>
        </w:rPr>
        <w:t xml:space="preserve">, Austria). All code </w:t>
      </w:r>
      <w:r w:rsidR="00DE3192">
        <w:rPr>
          <w:rFonts w:ascii="Arial" w:hAnsi="Arial" w:cs="Arial"/>
        </w:rPr>
        <w:lastRenderedPageBreak/>
        <w:t xml:space="preserve">for statistical analysis is available at </w:t>
      </w:r>
      <w:r>
        <w:fldChar w:fldCharType="begin"/>
      </w:r>
      <w:r>
        <w:instrText>HYPERLINK "https://github.com/k-sanaka/cdcwonder_osteomyelitis"</w:instrText>
      </w:r>
      <w:r>
        <w:fldChar w:fldCharType="separate"/>
      </w:r>
      <w:r w:rsidRPr="006A6301">
        <w:rPr>
          <w:rStyle w:val="Hyperlink"/>
          <w:rFonts w:ascii="Arial" w:hAnsi="Arial" w:cs="Arial"/>
        </w:rPr>
        <w:t>https://github.com/k-sanaka/cdcwonder_osteomyelitis</w:t>
      </w:r>
      <w:r>
        <w:fldChar w:fldCharType="end"/>
      </w:r>
      <w:r w:rsidR="00DE3192" w:rsidRPr="00DE3192">
        <w:rPr>
          <w:rFonts w:ascii="Arial" w:hAnsi="Arial" w:cs="Arial"/>
        </w:rPr>
        <w:t>.</w:t>
      </w:r>
    </w:p>
    <w:p w14:paraId="213C43C0" w14:textId="77777777" w:rsidR="0002705C" w:rsidRDefault="0002705C" w:rsidP="00FD703E">
      <w:pPr>
        <w:spacing w:after="0" w:line="480" w:lineRule="auto"/>
        <w:rPr>
          <w:rFonts w:ascii="Arial" w:hAnsi="Arial" w:cs="Arial"/>
          <w:b/>
          <w:bCs/>
        </w:rPr>
      </w:pPr>
    </w:p>
    <w:p w14:paraId="17B00712" w14:textId="3D20752E" w:rsidR="00B6797F" w:rsidRPr="003C6508" w:rsidRDefault="00B6797F" w:rsidP="00FD703E">
      <w:pPr>
        <w:spacing w:after="0" w:line="480" w:lineRule="auto"/>
        <w:rPr>
          <w:rFonts w:ascii="Arial" w:hAnsi="Arial" w:cs="Arial"/>
          <w:b/>
          <w:bCs/>
        </w:rPr>
      </w:pPr>
      <w:r>
        <w:rPr>
          <w:rFonts w:ascii="Arial" w:hAnsi="Arial" w:cs="Arial"/>
          <w:b/>
          <w:bCs/>
        </w:rPr>
        <w:t>Results:</w:t>
      </w:r>
    </w:p>
    <w:p w14:paraId="2D64400F" w14:textId="02D87508" w:rsidR="0054299E" w:rsidRDefault="00AC3AE2" w:rsidP="00FD703E">
      <w:pPr>
        <w:spacing w:after="0" w:line="480" w:lineRule="auto"/>
        <w:rPr>
          <w:rFonts w:ascii="Arial" w:hAnsi="Arial" w:cs="Arial"/>
        </w:rPr>
      </w:pPr>
      <w:r>
        <w:rPr>
          <w:rFonts w:ascii="Arial" w:hAnsi="Arial" w:cs="Arial"/>
        </w:rPr>
        <w:tab/>
      </w:r>
      <w:r w:rsidR="00613F8F">
        <w:rPr>
          <w:rFonts w:ascii="Arial" w:hAnsi="Arial" w:cs="Arial"/>
        </w:rPr>
        <w:t xml:space="preserve">From </w:t>
      </w:r>
      <w:r w:rsidR="003064AC">
        <w:rPr>
          <w:rFonts w:ascii="Arial" w:hAnsi="Arial" w:cs="Arial"/>
        </w:rPr>
        <w:t>1999 to 202</w:t>
      </w:r>
      <w:r w:rsidR="003F5BA9">
        <w:rPr>
          <w:rFonts w:ascii="Arial" w:hAnsi="Arial" w:cs="Arial"/>
        </w:rPr>
        <w:t>3</w:t>
      </w:r>
      <w:r w:rsidR="003064AC">
        <w:rPr>
          <w:rFonts w:ascii="Arial" w:hAnsi="Arial" w:cs="Arial"/>
        </w:rPr>
        <w:t xml:space="preserve">, there were </w:t>
      </w:r>
      <w:r w:rsidR="000853F3">
        <w:rPr>
          <w:rFonts w:ascii="Arial" w:hAnsi="Arial" w:cs="Arial"/>
        </w:rPr>
        <w:t>55,976</w:t>
      </w:r>
      <w:r w:rsidR="003966BA">
        <w:rPr>
          <w:rFonts w:ascii="Arial" w:hAnsi="Arial" w:cs="Arial"/>
        </w:rPr>
        <w:t xml:space="preserve"> </w:t>
      </w:r>
      <w:r w:rsidR="001917AF">
        <w:rPr>
          <w:rFonts w:ascii="Arial" w:hAnsi="Arial" w:cs="Arial"/>
        </w:rPr>
        <w:t>death</w:t>
      </w:r>
      <w:r w:rsidR="000B70A0">
        <w:rPr>
          <w:rFonts w:ascii="Arial" w:hAnsi="Arial" w:cs="Arial"/>
        </w:rPr>
        <w:t xml:space="preserve">s </w:t>
      </w:r>
      <w:r w:rsidR="00642B3D">
        <w:rPr>
          <w:rFonts w:ascii="Arial" w:hAnsi="Arial" w:cs="Arial"/>
        </w:rPr>
        <w:t xml:space="preserve">in the </w:t>
      </w:r>
      <w:r w:rsidR="003C3120">
        <w:rPr>
          <w:rFonts w:ascii="Arial" w:hAnsi="Arial" w:cs="Arial"/>
        </w:rPr>
        <w:t xml:space="preserve">U.S. </w:t>
      </w:r>
      <w:r w:rsidR="00642B3D">
        <w:rPr>
          <w:rFonts w:ascii="Arial" w:hAnsi="Arial" w:cs="Arial"/>
        </w:rPr>
        <w:t xml:space="preserve">where osteomyelitis was listed as the </w:t>
      </w:r>
      <w:r w:rsidR="00435A70">
        <w:rPr>
          <w:rFonts w:ascii="Arial" w:hAnsi="Arial" w:cs="Arial"/>
        </w:rPr>
        <w:t>underlying cause</w:t>
      </w:r>
      <w:r w:rsidR="00B6797F">
        <w:rPr>
          <w:rFonts w:ascii="Arial" w:hAnsi="Arial" w:cs="Arial"/>
        </w:rPr>
        <w:t xml:space="preserve"> and 131,490 deaths</w:t>
      </w:r>
      <w:r w:rsidR="00260EBD">
        <w:rPr>
          <w:rFonts w:ascii="Arial" w:hAnsi="Arial" w:cs="Arial"/>
        </w:rPr>
        <w:t xml:space="preserve"> </w:t>
      </w:r>
      <w:r w:rsidR="00834993">
        <w:rPr>
          <w:rFonts w:ascii="Arial" w:hAnsi="Arial" w:cs="Arial"/>
        </w:rPr>
        <w:t>where it was</w:t>
      </w:r>
      <w:r w:rsidR="00B6797F">
        <w:rPr>
          <w:rFonts w:ascii="Arial" w:hAnsi="Arial" w:cs="Arial"/>
        </w:rPr>
        <w:t xml:space="preserve"> listed as contributing </w:t>
      </w:r>
      <w:r w:rsidR="00834993">
        <w:rPr>
          <w:rFonts w:ascii="Arial" w:hAnsi="Arial" w:cs="Arial"/>
        </w:rPr>
        <w:t>among multiple causes</w:t>
      </w:r>
      <w:r w:rsidR="00B6797F">
        <w:rPr>
          <w:rFonts w:ascii="Arial" w:hAnsi="Arial" w:cs="Arial"/>
        </w:rPr>
        <w:t xml:space="preserve">. Among deaths where osteomyelitis was </w:t>
      </w:r>
      <w:r w:rsidR="00180A2F">
        <w:rPr>
          <w:rFonts w:ascii="Arial" w:hAnsi="Arial" w:cs="Arial"/>
        </w:rPr>
        <w:t>an underlying</w:t>
      </w:r>
      <w:r w:rsidR="00B6797F">
        <w:rPr>
          <w:rFonts w:ascii="Arial" w:hAnsi="Arial" w:cs="Arial"/>
        </w:rPr>
        <w:t xml:space="preserve"> cause, </w:t>
      </w:r>
      <w:r w:rsidR="00587D34">
        <w:rPr>
          <w:rFonts w:ascii="Arial" w:hAnsi="Arial" w:cs="Arial"/>
        </w:rPr>
        <w:t>54.02</w:t>
      </w:r>
      <w:r w:rsidR="00B6797F">
        <w:rPr>
          <w:rFonts w:ascii="Arial" w:hAnsi="Arial" w:cs="Arial"/>
        </w:rPr>
        <w:t xml:space="preserve">% were men and </w:t>
      </w:r>
      <w:r w:rsidR="005C4FF7">
        <w:rPr>
          <w:rFonts w:ascii="Arial" w:hAnsi="Arial" w:cs="Arial"/>
        </w:rPr>
        <w:t>74.28</w:t>
      </w:r>
      <w:r w:rsidR="00B6797F">
        <w:rPr>
          <w:rFonts w:ascii="Arial" w:hAnsi="Arial" w:cs="Arial"/>
        </w:rPr>
        <w:t>% were non-Hispanic White. Most decedents were ≥65-years-old (</w:t>
      </w:r>
      <w:r w:rsidR="009A7F74">
        <w:rPr>
          <w:rFonts w:ascii="Arial" w:hAnsi="Arial" w:cs="Arial"/>
        </w:rPr>
        <w:t>80.07</w:t>
      </w:r>
      <w:r w:rsidR="00B6797F">
        <w:rPr>
          <w:rFonts w:ascii="Arial" w:hAnsi="Arial" w:cs="Arial"/>
        </w:rPr>
        <w:t xml:space="preserve">%). Diabetes was the most common comorbid condition listed </w:t>
      </w:r>
      <w:r w:rsidR="005A6E90">
        <w:rPr>
          <w:rFonts w:ascii="Arial" w:hAnsi="Arial" w:cs="Arial"/>
        </w:rPr>
        <w:t>on</w:t>
      </w:r>
      <w:r w:rsidR="00B6797F">
        <w:rPr>
          <w:rFonts w:ascii="Arial" w:hAnsi="Arial" w:cs="Arial"/>
        </w:rPr>
        <w:t xml:space="preserve"> the certificate</w:t>
      </w:r>
      <w:r w:rsidR="005A6E90">
        <w:rPr>
          <w:rFonts w:ascii="Arial" w:hAnsi="Arial" w:cs="Arial"/>
        </w:rPr>
        <w:t>s</w:t>
      </w:r>
      <w:r w:rsidR="00B6797F">
        <w:rPr>
          <w:rFonts w:ascii="Arial" w:hAnsi="Arial" w:cs="Arial"/>
        </w:rPr>
        <w:t xml:space="preserve"> (</w:t>
      </w:r>
      <w:r w:rsidR="000001A2">
        <w:rPr>
          <w:rFonts w:ascii="Arial" w:hAnsi="Arial" w:cs="Arial"/>
        </w:rPr>
        <w:t>29.6</w:t>
      </w:r>
      <w:r w:rsidR="00B9061D">
        <w:rPr>
          <w:rFonts w:ascii="Arial" w:hAnsi="Arial" w:cs="Arial"/>
        </w:rPr>
        <w:t>4</w:t>
      </w:r>
      <w:r w:rsidR="00B6797F">
        <w:rPr>
          <w:rFonts w:ascii="Arial" w:hAnsi="Arial" w:cs="Arial"/>
        </w:rPr>
        <w:t xml:space="preserve">%), followed by </w:t>
      </w:r>
      <w:r w:rsidR="005D789E">
        <w:rPr>
          <w:rFonts w:ascii="Arial" w:hAnsi="Arial" w:cs="Arial"/>
        </w:rPr>
        <w:t>decubitus ulcers (</w:t>
      </w:r>
      <w:r w:rsidR="0046766E">
        <w:rPr>
          <w:rFonts w:ascii="Arial" w:hAnsi="Arial" w:cs="Arial"/>
        </w:rPr>
        <w:t xml:space="preserve">9.48%), </w:t>
      </w:r>
      <w:r w:rsidR="00FF64CE">
        <w:rPr>
          <w:rFonts w:ascii="Arial" w:hAnsi="Arial" w:cs="Arial"/>
        </w:rPr>
        <w:t>peripheral vascular disease (</w:t>
      </w:r>
      <w:r w:rsidR="00EE0FED">
        <w:rPr>
          <w:rFonts w:ascii="Arial" w:hAnsi="Arial" w:cs="Arial"/>
        </w:rPr>
        <w:t xml:space="preserve">7.93%), and </w:t>
      </w:r>
      <w:r w:rsidR="00454F3E">
        <w:rPr>
          <w:rFonts w:ascii="Arial" w:hAnsi="Arial" w:cs="Arial"/>
        </w:rPr>
        <w:t>trauma (</w:t>
      </w:r>
      <w:r w:rsidR="00823E70">
        <w:rPr>
          <w:rFonts w:ascii="Arial" w:hAnsi="Arial" w:cs="Arial"/>
        </w:rPr>
        <w:t>2.66%).</w:t>
      </w:r>
    </w:p>
    <w:p w14:paraId="2D212524" w14:textId="450E6E80" w:rsidR="00003788" w:rsidRDefault="005301C7" w:rsidP="00FD703E">
      <w:pPr>
        <w:spacing w:after="0" w:line="480" w:lineRule="auto"/>
        <w:rPr>
          <w:rFonts w:ascii="Arial" w:hAnsi="Arial" w:cs="Arial"/>
        </w:rPr>
      </w:pPr>
      <w:r>
        <w:rPr>
          <w:rFonts w:ascii="Arial" w:hAnsi="Arial" w:cs="Arial"/>
        </w:rPr>
        <w:tab/>
      </w:r>
      <w:r w:rsidR="00A10DF2">
        <w:rPr>
          <w:rFonts w:ascii="Arial" w:hAnsi="Arial" w:cs="Arial"/>
        </w:rPr>
        <w:t xml:space="preserve">The AAMR from osteomyelitis as an underlying cause of death increased from </w:t>
      </w:r>
      <w:r w:rsidR="00641E4C">
        <w:rPr>
          <w:rFonts w:ascii="Arial" w:hAnsi="Arial" w:cs="Arial"/>
        </w:rPr>
        <w:t xml:space="preserve">0.38 </w:t>
      </w:r>
      <w:r w:rsidR="00B85F74">
        <w:rPr>
          <w:rFonts w:ascii="Arial" w:hAnsi="Arial" w:cs="Arial"/>
        </w:rPr>
        <w:t xml:space="preserve">per 100,000 </w:t>
      </w:r>
      <w:r w:rsidR="00641E4C">
        <w:rPr>
          <w:rFonts w:ascii="Arial" w:hAnsi="Arial" w:cs="Arial"/>
        </w:rPr>
        <w:t xml:space="preserve">in 1999 to </w:t>
      </w:r>
      <w:r w:rsidR="00156CCE">
        <w:rPr>
          <w:rFonts w:ascii="Arial" w:hAnsi="Arial" w:cs="Arial"/>
        </w:rPr>
        <w:t>1.11</w:t>
      </w:r>
      <w:r w:rsidR="00126E33">
        <w:rPr>
          <w:rFonts w:ascii="Arial" w:hAnsi="Arial" w:cs="Arial"/>
        </w:rPr>
        <w:t xml:space="preserve"> </w:t>
      </w:r>
      <w:r w:rsidR="00B85F74">
        <w:rPr>
          <w:rFonts w:ascii="Arial" w:hAnsi="Arial" w:cs="Arial"/>
        </w:rPr>
        <w:t xml:space="preserve">per 100,000 </w:t>
      </w:r>
      <w:r w:rsidR="00126E33">
        <w:rPr>
          <w:rFonts w:ascii="Arial" w:hAnsi="Arial" w:cs="Arial"/>
        </w:rPr>
        <w:t xml:space="preserve">in </w:t>
      </w:r>
      <w:r w:rsidR="009A4986">
        <w:rPr>
          <w:rFonts w:ascii="Arial" w:hAnsi="Arial" w:cs="Arial"/>
        </w:rPr>
        <w:t>202</w:t>
      </w:r>
      <w:r w:rsidR="00CA6788">
        <w:rPr>
          <w:rFonts w:ascii="Arial" w:hAnsi="Arial" w:cs="Arial"/>
        </w:rPr>
        <w:t>3</w:t>
      </w:r>
      <w:r w:rsidR="0053709B">
        <w:rPr>
          <w:rFonts w:ascii="Arial" w:hAnsi="Arial" w:cs="Arial"/>
        </w:rPr>
        <w:t xml:space="preserve"> [</w:t>
      </w:r>
      <w:r w:rsidR="00A701C1">
        <w:rPr>
          <w:rFonts w:ascii="Arial" w:hAnsi="Arial" w:cs="Arial"/>
        </w:rPr>
        <w:t xml:space="preserve">APC of </w:t>
      </w:r>
      <w:r w:rsidR="00AC0EB7">
        <w:rPr>
          <w:rFonts w:ascii="Arial" w:hAnsi="Arial" w:cs="Arial"/>
        </w:rPr>
        <w:t>3.54</w:t>
      </w:r>
      <w:r w:rsidR="00DE5CE2">
        <w:rPr>
          <w:rFonts w:ascii="Arial" w:hAnsi="Arial" w:cs="Arial"/>
        </w:rPr>
        <w:t xml:space="preserve">% </w:t>
      </w:r>
      <w:r w:rsidR="000B3323">
        <w:rPr>
          <w:rFonts w:ascii="Arial" w:hAnsi="Arial" w:cs="Arial"/>
        </w:rPr>
        <w:t>(95% CI</w:t>
      </w:r>
      <w:r w:rsidR="0053709B">
        <w:rPr>
          <w:rFonts w:ascii="Arial" w:hAnsi="Arial" w:cs="Arial"/>
        </w:rPr>
        <w:t>)</w:t>
      </w:r>
      <w:r w:rsidR="000B3323">
        <w:rPr>
          <w:rFonts w:ascii="Arial" w:hAnsi="Arial" w:cs="Arial"/>
        </w:rPr>
        <w:t xml:space="preserve"> </w:t>
      </w:r>
      <w:r w:rsidR="00AA41E0">
        <w:rPr>
          <w:rFonts w:ascii="Arial" w:hAnsi="Arial" w:cs="Arial"/>
        </w:rPr>
        <w:t>2.8</w:t>
      </w:r>
      <w:r w:rsidR="00BB5719">
        <w:rPr>
          <w:rFonts w:ascii="Arial" w:hAnsi="Arial" w:cs="Arial"/>
        </w:rPr>
        <w:t xml:space="preserve">, </w:t>
      </w:r>
      <w:r w:rsidR="00F91B94">
        <w:rPr>
          <w:rFonts w:ascii="Arial" w:hAnsi="Arial" w:cs="Arial"/>
        </w:rPr>
        <w:t>4</w:t>
      </w:r>
      <w:r w:rsidR="00BB5719">
        <w:rPr>
          <w:rFonts w:ascii="Arial" w:hAnsi="Arial" w:cs="Arial"/>
        </w:rPr>
        <w:t xml:space="preserve">.28; p &lt; </w:t>
      </w:r>
      <w:r w:rsidR="007C0CAD">
        <w:rPr>
          <w:rFonts w:ascii="Arial" w:hAnsi="Arial" w:cs="Arial"/>
        </w:rPr>
        <w:t>0.001</w:t>
      </w:r>
      <w:r w:rsidR="00A17BB5">
        <w:rPr>
          <w:rFonts w:ascii="Arial" w:hAnsi="Arial" w:cs="Arial"/>
        </w:rPr>
        <w:t>]</w:t>
      </w:r>
      <w:r w:rsidR="00E52941">
        <w:rPr>
          <w:rFonts w:ascii="Arial" w:hAnsi="Arial" w:cs="Arial"/>
        </w:rPr>
        <w:t xml:space="preserve"> (</w:t>
      </w:r>
      <w:r w:rsidR="00E52941">
        <w:rPr>
          <w:rFonts w:ascii="Arial" w:hAnsi="Arial" w:cs="Arial"/>
          <w:b/>
          <w:bCs/>
        </w:rPr>
        <w:t>Table 1</w:t>
      </w:r>
      <w:r w:rsidR="00E52941">
        <w:rPr>
          <w:rFonts w:ascii="Arial" w:hAnsi="Arial" w:cs="Arial"/>
        </w:rPr>
        <w:t>)</w:t>
      </w:r>
      <w:r w:rsidR="00A17BB5">
        <w:rPr>
          <w:rFonts w:ascii="Arial" w:hAnsi="Arial" w:cs="Arial"/>
        </w:rPr>
        <w:t>.</w:t>
      </w:r>
      <w:r w:rsidR="000F3C6E">
        <w:rPr>
          <w:rFonts w:ascii="Arial" w:hAnsi="Arial" w:cs="Arial"/>
        </w:rPr>
        <w:t xml:space="preserve"> </w:t>
      </w:r>
      <w:r w:rsidR="009B4786">
        <w:rPr>
          <w:rFonts w:ascii="Arial" w:hAnsi="Arial" w:cs="Arial"/>
        </w:rPr>
        <w:t xml:space="preserve">Most demographic subgroups also </w:t>
      </w:r>
      <w:r w:rsidR="00090D42">
        <w:rPr>
          <w:rFonts w:ascii="Arial" w:hAnsi="Arial" w:cs="Arial"/>
        </w:rPr>
        <w:t xml:space="preserve">experienced increases in AAMR </w:t>
      </w:r>
      <w:r w:rsidR="00150350">
        <w:rPr>
          <w:rFonts w:ascii="Arial" w:hAnsi="Arial" w:cs="Arial"/>
        </w:rPr>
        <w:t xml:space="preserve">over the study period. </w:t>
      </w:r>
      <w:r w:rsidR="006A5B7C">
        <w:rPr>
          <w:rFonts w:ascii="Arial" w:hAnsi="Arial" w:cs="Arial"/>
        </w:rPr>
        <w:t>Male</w:t>
      </w:r>
      <w:r w:rsidR="0053709B">
        <w:rPr>
          <w:rFonts w:ascii="Arial" w:hAnsi="Arial" w:cs="Arial"/>
        </w:rPr>
        <w:t>s</w:t>
      </w:r>
      <w:r w:rsidR="00CE6F37">
        <w:rPr>
          <w:rFonts w:ascii="Arial" w:hAnsi="Arial" w:cs="Arial"/>
        </w:rPr>
        <w:t xml:space="preserve"> </w:t>
      </w:r>
      <w:r w:rsidR="00A71828">
        <w:rPr>
          <w:rFonts w:ascii="Arial" w:hAnsi="Arial" w:cs="Arial"/>
        </w:rPr>
        <w:t xml:space="preserve">had an APC in their AAMRs </w:t>
      </w:r>
      <w:r w:rsidR="00295AEB">
        <w:rPr>
          <w:rFonts w:ascii="Arial" w:hAnsi="Arial" w:cs="Arial"/>
        </w:rPr>
        <w:t xml:space="preserve">of </w:t>
      </w:r>
      <w:r w:rsidR="00AF61AA">
        <w:rPr>
          <w:rFonts w:ascii="Arial" w:hAnsi="Arial" w:cs="Arial"/>
        </w:rPr>
        <w:t>3.</w:t>
      </w:r>
      <w:r w:rsidR="000C4944">
        <w:rPr>
          <w:rFonts w:ascii="Arial" w:hAnsi="Arial" w:cs="Arial"/>
        </w:rPr>
        <w:t>92</w:t>
      </w:r>
      <w:r w:rsidR="00AF61AA">
        <w:rPr>
          <w:rFonts w:ascii="Arial" w:hAnsi="Arial" w:cs="Arial"/>
        </w:rPr>
        <w:t xml:space="preserve">% (95% CI: </w:t>
      </w:r>
      <w:r w:rsidR="00F83938">
        <w:rPr>
          <w:rFonts w:ascii="Arial" w:hAnsi="Arial" w:cs="Arial"/>
        </w:rPr>
        <w:t>3.23</w:t>
      </w:r>
      <w:r w:rsidR="00443498">
        <w:rPr>
          <w:rFonts w:ascii="Arial" w:hAnsi="Arial" w:cs="Arial"/>
        </w:rPr>
        <w:t xml:space="preserve">, </w:t>
      </w:r>
      <w:r w:rsidR="00F909FF">
        <w:rPr>
          <w:rFonts w:ascii="Arial" w:hAnsi="Arial" w:cs="Arial"/>
        </w:rPr>
        <w:t>4.61</w:t>
      </w:r>
      <w:r w:rsidR="00443498">
        <w:rPr>
          <w:rFonts w:ascii="Arial" w:hAnsi="Arial" w:cs="Arial"/>
        </w:rPr>
        <w:t>; p &lt; 0.001)</w:t>
      </w:r>
      <w:r w:rsidR="008317F2">
        <w:rPr>
          <w:rFonts w:ascii="Arial" w:hAnsi="Arial" w:cs="Arial"/>
        </w:rPr>
        <w:t>, while female</w:t>
      </w:r>
      <w:r w:rsidR="0053709B">
        <w:rPr>
          <w:rFonts w:ascii="Arial" w:hAnsi="Arial" w:cs="Arial"/>
        </w:rPr>
        <w:t>s</w:t>
      </w:r>
      <w:r w:rsidR="008317F2">
        <w:rPr>
          <w:rFonts w:ascii="Arial" w:hAnsi="Arial" w:cs="Arial"/>
        </w:rPr>
        <w:t xml:space="preserve"> had an APC of </w:t>
      </w:r>
      <w:r w:rsidR="00F13311">
        <w:rPr>
          <w:rFonts w:ascii="Arial" w:hAnsi="Arial" w:cs="Arial"/>
        </w:rPr>
        <w:t>3.05</w:t>
      </w:r>
      <w:r w:rsidR="005924A9">
        <w:rPr>
          <w:rFonts w:ascii="Arial" w:hAnsi="Arial" w:cs="Arial"/>
        </w:rPr>
        <w:t xml:space="preserve"> </w:t>
      </w:r>
      <w:r w:rsidR="00D42EB0">
        <w:rPr>
          <w:rFonts w:ascii="Arial" w:hAnsi="Arial" w:cs="Arial"/>
        </w:rPr>
        <w:t>(</w:t>
      </w:r>
      <w:r w:rsidR="005924A9">
        <w:rPr>
          <w:rFonts w:ascii="Arial" w:hAnsi="Arial" w:cs="Arial"/>
        </w:rPr>
        <w:t xml:space="preserve">95% CI: </w:t>
      </w:r>
      <w:r w:rsidR="00E46390">
        <w:rPr>
          <w:rFonts w:ascii="Arial" w:hAnsi="Arial" w:cs="Arial"/>
        </w:rPr>
        <w:t>2.21</w:t>
      </w:r>
      <w:r w:rsidR="00C619B0">
        <w:rPr>
          <w:rFonts w:ascii="Arial" w:hAnsi="Arial" w:cs="Arial"/>
        </w:rPr>
        <w:t xml:space="preserve">, </w:t>
      </w:r>
      <w:r w:rsidR="00E46390">
        <w:rPr>
          <w:rFonts w:ascii="Arial" w:hAnsi="Arial" w:cs="Arial"/>
        </w:rPr>
        <w:t>3.89</w:t>
      </w:r>
      <w:r w:rsidR="00C619B0">
        <w:rPr>
          <w:rFonts w:ascii="Arial" w:hAnsi="Arial" w:cs="Arial"/>
        </w:rPr>
        <w:t xml:space="preserve">: p &lt; 0.001). </w:t>
      </w:r>
      <w:r w:rsidR="00060231">
        <w:rPr>
          <w:rFonts w:ascii="Arial" w:hAnsi="Arial" w:cs="Arial"/>
        </w:rPr>
        <w:t xml:space="preserve">Regarding </w:t>
      </w:r>
      <w:r w:rsidR="000A0753">
        <w:rPr>
          <w:rFonts w:ascii="Arial" w:hAnsi="Arial" w:cs="Arial"/>
        </w:rPr>
        <w:t xml:space="preserve">racial and ethnic groups, </w:t>
      </w:r>
      <w:r w:rsidR="002C5BD9">
        <w:rPr>
          <w:rFonts w:ascii="Arial" w:hAnsi="Arial" w:cs="Arial"/>
        </w:rPr>
        <w:t xml:space="preserve">Non-Hispanic White </w:t>
      </w:r>
      <w:r w:rsidR="005578FA" w:rsidRPr="005578FA">
        <w:rPr>
          <w:rFonts w:ascii="Arial" w:hAnsi="Arial" w:cs="Arial"/>
        </w:rPr>
        <w:t xml:space="preserve">(APC: </w:t>
      </w:r>
      <w:r w:rsidR="00003581">
        <w:rPr>
          <w:rFonts w:ascii="Arial" w:hAnsi="Arial" w:cs="Arial"/>
        </w:rPr>
        <w:t>4.01</w:t>
      </w:r>
      <w:r w:rsidR="005578FA" w:rsidRPr="005578FA">
        <w:rPr>
          <w:rFonts w:ascii="Arial" w:hAnsi="Arial" w:cs="Arial"/>
        </w:rPr>
        <w:t xml:space="preserve">% [95% CI: </w:t>
      </w:r>
      <w:r w:rsidR="00820D2C">
        <w:rPr>
          <w:rFonts w:ascii="Arial" w:hAnsi="Arial" w:cs="Arial"/>
        </w:rPr>
        <w:t>3.28</w:t>
      </w:r>
      <w:r w:rsidR="005578FA" w:rsidRPr="005578FA">
        <w:rPr>
          <w:rFonts w:ascii="Arial" w:hAnsi="Arial" w:cs="Arial"/>
        </w:rPr>
        <w:t xml:space="preserve">%, </w:t>
      </w:r>
      <w:r w:rsidR="003A7DB0">
        <w:rPr>
          <w:rFonts w:ascii="Arial" w:hAnsi="Arial" w:cs="Arial"/>
        </w:rPr>
        <w:t>4.75</w:t>
      </w:r>
      <w:r w:rsidR="005578FA" w:rsidRPr="005578FA">
        <w:rPr>
          <w:rFonts w:ascii="Arial" w:hAnsi="Arial" w:cs="Arial"/>
        </w:rPr>
        <w:t>%]; p &lt; 0.0</w:t>
      </w:r>
      <w:r w:rsidR="006226A0">
        <w:rPr>
          <w:rFonts w:ascii="Arial" w:hAnsi="Arial" w:cs="Arial"/>
        </w:rPr>
        <w:t>0</w:t>
      </w:r>
      <w:r w:rsidR="005578FA" w:rsidRPr="005578FA">
        <w:rPr>
          <w:rFonts w:ascii="Arial" w:hAnsi="Arial" w:cs="Arial"/>
        </w:rPr>
        <w:t xml:space="preserve">1), Non-Hispanic Black (APC: </w:t>
      </w:r>
      <w:r w:rsidR="008069BA">
        <w:rPr>
          <w:rFonts w:ascii="Arial" w:hAnsi="Arial" w:cs="Arial"/>
        </w:rPr>
        <w:t>2.49</w:t>
      </w:r>
      <w:r w:rsidR="005578FA" w:rsidRPr="005578FA">
        <w:rPr>
          <w:rFonts w:ascii="Arial" w:hAnsi="Arial" w:cs="Arial"/>
        </w:rPr>
        <w:t xml:space="preserve">% [95% CI: </w:t>
      </w:r>
      <w:r w:rsidR="00F76B30">
        <w:rPr>
          <w:rFonts w:ascii="Arial" w:hAnsi="Arial" w:cs="Arial"/>
        </w:rPr>
        <w:t>1.37</w:t>
      </w:r>
      <w:r w:rsidR="005578FA" w:rsidRPr="005578FA">
        <w:rPr>
          <w:rFonts w:ascii="Arial" w:hAnsi="Arial" w:cs="Arial"/>
        </w:rPr>
        <w:t xml:space="preserve">%, </w:t>
      </w:r>
      <w:r w:rsidR="00167DA3">
        <w:rPr>
          <w:rFonts w:ascii="Arial" w:hAnsi="Arial" w:cs="Arial"/>
        </w:rPr>
        <w:t>3.62</w:t>
      </w:r>
      <w:r w:rsidR="005578FA" w:rsidRPr="005578FA">
        <w:rPr>
          <w:rFonts w:ascii="Arial" w:hAnsi="Arial" w:cs="Arial"/>
        </w:rPr>
        <w:t xml:space="preserve">%]; p </w:t>
      </w:r>
      <w:r w:rsidR="007B33BF">
        <w:rPr>
          <w:rFonts w:ascii="Arial" w:hAnsi="Arial" w:cs="Arial"/>
        </w:rPr>
        <w:t>&lt; 0.001</w:t>
      </w:r>
      <w:r w:rsidR="005578FA" w:rsidRPr="005578FA">
        <w:rPr>
          <w:rFonts w:ascii="Arial" w:hAnsi="Arial" w:cs="Arial"/>
        </w:rPr>
        <w:t>),</w:t>
      </w:r>
      <w:r w:rsidR="00141306">
        <w:rPr>
          <w:rFonts w:ascii="Arial" w:hAnsi="Arial" w:cs="Arial"/>
        </w:rPr>
        <w:t xml:space="preserve"> </w:t>
      </w:r>
      <w:r w:rsidR="005578FA" w:rsidRPr="005578FA">
        <w:rPr>
          <w:rFonts w:ascii="Arial" w:hAnsi="Arial" w:cs="Arial"/>
        </w:rPr>
        <w:t xml:space="preserve">Hispanic (APC: </w:t>
      </w:r>
      <w:r w:rsidR="00004DB7">
        <w:rPr>
          <w:rFonts w:ascii="Arial" w:hAnsi="Arial" w:cs="Arial"/>
        </w:rPr>
        <w:t>2</w:t>
      </w:r>
      <w:r w:rsidR="00461BBA">
        <w:rPr>
          <w:rFonts w:ascii="Arial" w:hAnsi="Arial" w:cs="Arial"/>
        </w:rPr>
        <w:t>.29</w:t>
      </w:r>
      <w:r w:rsidR="005578FA" w:rsidRPr="005578FA">
        <w:rPr>
          <w:rFonts w:ascii="Arial" w:hAnsi="Arial" w:cs="Arial"/>
        </w:rPr>
        <w:t xml:space="preserve">% [95% CI: </w:t>
      </w:r>
      <w:r w:rsidR="003D3B8A">
        <w:rPr>
          <w:rFonts w:ascii="Arial" w:hAnsi="Arial" w:cs="Arial"/>
        </w:rPr>
        <w:t>1.45</w:t>
      </w:r>
      <w:r w:rsidR="005578FA" w:rsidRPr="005578FA">
        <w:rPr>
          <w:rFonts w:ascii="Arial" w:hAnsi="Arial" w:cs="Arial"/>
        </w:rPr>
        <w:t xml:space="preserve">, </w:t>
      </w:r>
      <w:r w:rsidR="006431D0">
        <w:rPr>
          <w:rFonts w:ascii="Arial" w:hAnsi="Arial" w:cs="Arial"/>
        </w:rPr>
        <w:t>3.15</w:t>
      </w:r>
      <w:r w:rsidR="005578FA" w:rsidRPr="005578FA">
        <w:rPr>
          <w:rFonts w:ascii="Arial" w:hAnsi="Arial" w:cs="Arial"/>
        </w:rPr>
        <w:t xml:space="preserve">]; p </w:t>
      </w:r>
      <w:r w:rsidR="00947690">
        <w:rPr>
          <w:rFonts w:ascii="Arial" w:hAnsi="Arial" w:cs="Arial"/>
        </w:rPr>
        <w:t>&lt; 0.001</w:t>
      </w:r>
      <w:r w:rsidR="005578FA" w:rsidRPr="005578FA">
        <w:rPr>
          <w:rFonts w:ascii="Arial" w:hAnsi="Arial" w:cs="Arial"/>
        </w:rPr>
        <w:t>)</w:t>
      </w:r>
      <w:r w:rsidR="00DF3FF2">
        <w:rPr>
          <w:rFonts w:ascii="Arial" w:hAnsi="Arial" w:cs="Arial"/>
        </w:rPr>
        <w:t xml:space="preserve">, and American Indian/Alaska Native </w:t>
      </w:r>
      <w:r w:rsidR="0053709B">
        <w:rPr>
          <w:rFonts w:ascii="Arial" w:hAnsi="Arial" w:cs="Arial"/>
        </w:rPr>
        <w:t>persons</w:t>
      </w:r>
      <w:r w:rsidR="00DF3FF2">
        <w:rPr>
          <w:rFonts w:ascii="Arial" w:hAnsi="Arial" w:cs="Arial"/>
        </w:rPr>
        <w:t xml:space="preserve"> </w:t>
      </w:r>
      <w:r w:rsidR="00433C8A">
        <w:rPr>
          <w:rFonts w:ascii="Arial" w:hAnsi="Arial" w:cs="Arial"/>
        </w:rPr>
        <w:t>(</w:t>
      </w:r>
      <w:r w:rsidR="00FD63BA">
        <w:rPr>
          <w:rFonts w:ascii="Arial" w:hAnsi="Arial" w:cs="Arial"/>
        </w:rPr>
        <w:t xml:space="preserve">APC: </w:t>
      </w:r>
      <w:r w:rsidR="00972398">
        <w:rPr>
          <w:rFonts w:ascii="Arial" w:hAnsi="Arial" w:cs="Arial"/>
        </w:rPr>
        <w:t xml:space="preserve">6.79 [95% CI: </w:t>
      </w:r>
      <w:r w:rsidR="008063FD">
        <w:rPr>
          <w:rFonts w:ascii="Arial" w:hAnsi="Arial" w:cs="Arial"/>
        </w:rPr>
        <w:t xml:space="preserve">2.68, </w:t>
      </w:r>
      <w:r w:rsidR="00416561">
        <w:rPr>
          <w:rFonts w:ascii="Arial" w:hAnsi="Arial" w:cs="Arial"/>
        </w:rPr>
        <w:t>11.08</w:t>
      </w:r>
      <w:r w:rsidR="004C5872">
        <w:rPr>
          <w:rFonts w:ascii="Arial" w:hAnsi="Arial" w:cs="Arial"/>
        </w:rPr>
        <w:t>]</w:t>
      </w:r>
      <w:r w:rsidR="00416561">
        <w:rPr>
          <w:rFonts w:ascii="Arial" w:hAnsi="Arial" w:cs="Arial"/>
        </w:rPr>
        <w:t>; p = 0.005)</w:t>
      </w:r>
      <w:r w:rsidR="005578FA" w:rsidRPr="005578FA">
        <w:rPr>
          <w:rFonts w:ascii="Arial" w:hAnsi="Arial" w:cs="Arial"/>
        </w:rPr>
        <w:t xml:space="preserve"> experienced significant increases in AAMR, while Asians or Pacific Islanders </w:t>
      </w:r>
      <w:r w:rsidR="00196464">
        <w:rPr>
          <w:rFonts w:ascii="Arial" w:hAnsi="Arial" w:cs="Arial"/>
        </w:rPr>
        <w:t>saw</w:t>
      </w:r>
      <w:r w:rsidR="005578FA" w:rsidRPr="005578FA">
        <w:rPr>
          <w:rFonts w:ascii="Arial" w:hAnsi="Arial" w:cs="Arial"/>
        </w:rPr>
        <w:t xml:space="preserve"> no significant change</w:t>
      </w:r>
      <w:r w:rsidR="00196464">
        <w:rPr>
          <w:rFonts w:ascii="Arial" w:hAnsi="Arial" w:cs="Arial"/>
        </w:rPr>
        <w:t>s</w:t>
      </w:r>
      <w:r w:rsidR="005578FA" w:rsidRPr="005578FA">
        <w:rPr>
          <w:rFonts w:ascii="Arial" w:hAnsi="Arial" w:cs="Arial"/>
        </w:rPr>
        <w:t>.</w:t>
      </w:r>
      <w:r w:rsidR="00BF5FF3">
        <w:rPr>
          <w:rFonts w:ascii="Arial" w:hAnsi="Arial" w:cs="Arial"/>
        </w:rPr>
        <w:t xml:space="preserve"> </w:t>
      </w:r>
      <w:r w:rsidR="00CB5224">
        <w:rPr>
          <w:rFonts w:ascii="Arial" w:hAnsi="Arial" w:cs="Arial"/>
        </w:rPr>
        <w:t>W</w:t>
      </w:r>
      <w:r w:rsidR="005578FA" w:rsidRPr="005578FA">
        <w:rPr>
          <w:rFonts w:ascii="Arial" w:hAnsi="Arial" w:cs="Arial"/>
        </w:rPr>
        <w:t xml:space="preserve">hile </w:t>
      </w:r>
      <w:r w:rsidR="00003788">
        <w:rPr>
          <w:rFonts w:ascii="Arial" w:hAnsi="Arial" w:cs="Arial"/>
        </w:rPr>
        <w:t xml:space="preserve">there were too few deaths with osteomyelitis listed </w:t>
      </w:r>
      <w:r w:rsidR="006E30B9">
        <w:rPr>
          <w:rFonts w:ascii="Arial" w:hAnsi="Arial" w:cs="Arial"/>
        </w:rPr>
        <w:t xml:space="preserve">as the underlying cause of death </w:t>
      </w:r>
      <w:r w:rsidR="001716DC">
        <w:rPr>
          <w:rFonts w:ascii="Arial" w:hAnsi="Arial" w:cs="Arial"/>
        </w:rPr>
        <w:t xml:space="preserve">among those aged </w:t>
      </w:r>
      <w:r w:rsidR="008E59C1">
        <w:rPr>
          <w:rFonts w:ascii="Arial" w:hAnsi="Arial" w:cs="Arial"/>
        </w:rPr>
        <w:t xml:space="preserve">34 years </w:t>
      </w:r>
      <w:r w:rsidR="00166220">
        <w:rPr>
          <w:rFonts w:ascii="Arial" w:hAnsi="Arial" w:cs="Arial"/>
        </w:rPr>
        <w:t xml:space="preserve">and under to determine </w:t>
      </w:r>
      <w:r w:rsidR="003C5DF9">
        <w:rPr>
          <w:rFonts w:ascii="Arial" w:hAnsi="Arial" w:cs="Arial"/>
        </w:rPr>
        <w:t xml:space="preserve">accurate AAMRs </w:t>
      </w:r>
      <w:r w:rsidR="003C5DF9">
        <w:rPr>
          <w:rFonts w:ascii="Arial" w:hAnsi="Arial" w:cs="Arial"/>
        </w:rPr>
        <w:lastRenderedPageBreak/>
        <w:t xml:space="preserve">and </w:t>
      </w:r>
      <w:r w:rsidR="00AC117B">
        <w:rPr>
          <w:rFonts w:ascii="Arial" w:hAnsi="Arial" w:cs="Arial"/>
        </w:rPr>
        <w:t xml:space="preserve">APCs, </w:t>
      </w:r>
      <w:r w:rsidR="00DF6C0C">
        <w:rPr>
          <w:rFonts w:ascii="Arial" w:hAnsi="Arial" w:cs="Arial"/>
        </w:rPr>
        <w:t xml:space="preserve">residents aged </w:t>
      </w:r>
      <w:r w:rsidR="00585AE7">
        <w:rPr>
          <w:rFonts w:ascii="Arial" w:hAnsi="Arial" w:cs="Arial"/>
        </w:rPr>
        <w:t>35-64 years</w:t>
      </w:r>
      <w:r w:rsidR="00DB3308">
        <w:rPr>
          <w:rFonts w:ascii="Arial" w:hAnsi="Arial" w:cs="Arial"/>
        </w:rPr>
        <w:t xml:space="preserve"> [APC</w:t>
      </w:r>
      <w:r w:rsidR="00DD6C83">
        <w:rPr>
          <w:rFonts w:ascii="Arial" w:hAnsi="Arial" w:cs="Arial"/>
        </w:rPr>
        <w:t xml:space="preserve"> </w:t>
      </w:r>
      <w:r w:rsidR="00DB3308">
        <w:rPr>
          <w:rFonts w:ascii="Arial" w:hAnsi="Arial" w:cs="Arial"/>
        </w:rPr>
        <w:t xml:space="preserve">6.08% (95% CI: 5.47, 6.7; p &lt; 0.001)] </w:t>
      </w:r>
      <w:r w:rsidR="008F585A">
        <w:rPr>
          <w:rFonts w:ascii="Arial" w:hAnsi="Arial" w:cs="Arial"/>
        </w:rPr>
        <w:t xml:space="preserve"> </w:t>
      </w:r>
      <w:r w:rsidR="00585AE7">
        <w:rPr>
          <w:rFonts w:ascii="Arial" w:hAnsi="Arial" w:cs="Arial"/>
        </w:rPr>
        <w:t xml:space="preserve">and </w:t>
      </w:r>
      <w:r w:rsidR="00DB3308">
        <w:rPr>
          <w:rFonts w:ascii="Arial" w:hAnsi="Arial" w:cs="Arial"/>
        </w:rPr>
        <w:t>≥</w:t>
      </w:r>
      <w:r w:rsidR="003D49D3">
        <w:rPr>
          <w:rFonts w:ascii="Arial" w:hAnsi="Arial" w:cs="Arial"/>
        </w:rPr>
        <w:t>65 years</w:t>
      </w:r>
      <w:r w:rsidR="00DB3308">
        <w:rPr>
          <w:rFonts w:ascii="Arial" w:hAnsi="Arial" w:cs="Arial"/>
        </w:rPr>
        <w:t>-old [</w:t>
      </w:r>
      <w:r w:rsidR="00DD6C83">
        <w:rPr>
          <w:rFonts w:ascii="Arial" w:hAnsi="Arial" w:cs="Arial"/>
        </w:rPr>
        <w:t xml:space="preserve">APC </w:t>
      </w:r>
      <w:r w:rsidR="00DB3308">
        <w:rPr>
          <w:rFonts w:ascii="Arial" w:hAnsi="Arial" w:cs="Arial"/>
        </w:rPr>
        <w:t>2.9 (95% CI: 2.2, 3.6; p &lt; 0.001)]</w:t>
      </w:r>
      <w:r w:rsidR="003D49D3">
        <w:rPr>
          <w:rFonts w:ascii="Arial" w:hAnsi="Arial" w:cs="Arial"/>
        </w:rPr>
        <w:t xml:space="preserve"> </w:t>
      </w:r>
      <w:r w:rsidR="00B3539B">
        <w:rPr>
          <w:rFonts w:ascii="Arial" w:hAnsi="Arial" w:cs="Arial"/>
        </w:rPr>
        <w:t xml:space="preserve">both saw increases in </w:t>
      </w:r>
      <w:r w:rsidR="000D230D">
        <w:rPr>
          <w:rFonts w:ascii="Arial" w:hAnsi="Arial" w:cs="Arial"/>
        </w:rPr>
        <w:t>mortality</w:t>
      </w:r>
      <w:r w:rsidR="00B3539B">
        <w:rPr>
          <w:rFonts w:ascii="Arial" w:hAnsi="Arial" w:cs="Arial"/>
        </w:rPr>
        <w:t xml:space="preserve"> </w:t>
      </w:r>
      <w:r w:rsidR="006D11EE">
        <w:rPr>
          <w:rFonts w:ascii="Arial" w:hAnsi="Arial" w:cs="Arial"/>
        </w:rPr>
        <w:t>over the study period</w:t>
      </w:r>
      <w:r w:rsidR="008077A1">
        <w:rPr>
          <w:rFonts w:ascii="Arial" w:hAnsi="Arial" w:cs="Arial"/>
        </w:rPr>
        <w:t>.</w:t>
      </w:r>
    </w:p>
    <w:p w14:paraId="57142965" w14:textId="68415C74" w:rsidR="00185440" w:rsidRDefault="00185440" w:rsidP="00A4220B">
      <w:pPr>
        <w:spacing w:after="0" w:line="480" w:lineRule="auto"/>
        <w:rPr>
          <w:rFonts w:ascii="Arial" w:hAnsi="Arial" w:cs="Arial"/>
        </w:rPr>
      </w:pPr>
      <w:r>
        <w:rPr>
          <w:rFonts w:ascii="Arial" w:hAnsi="Arial" w:cs="Arial"/>
        </w:rPr>
        <w:tab/>
      </w:r>
      <w:r w:rsidR="002358BD">
        <w:rPr>
          <w:rFonts w:ascii="Arial" w:hAnsi="Arial" w:cs="Arial"/>
        </w:rPr>
        <w:t>O</w:t>
      </w:r>
      <w:r w:rsidR="00953295" w:rsidRPr="00953295">
        <w:rPr>
          <w:rFonts w:ascii="Arial" w:hAnsi="Arial" w:cs="Arial"/>
        </w:rPr>
        <w:t>f all the comorbidities assessed in the study, diabetes-associated osteomyelitis had the highest AAMR in both 1999</w:t>
      </w:r>
      <w:r w:rsidR="00BC27B6">
        <w:rPr>
          <w:rFonts w:ascii="Arial" w:hAnsi="Arial" w:cs="Arial"/>
        </w:rPr>
        <w:t xml:space="preserve"> (</w:t>
      </w:r>
      <w:r w:rsidR="00BC4CE2">
        <w:rPr>
          <w:rFonts w:ascii="Arial" w:hAnsi="Arial" w:cs="Arial"/>
        </w:rPr>
        <w:t>0.28)</w:t>
      </w:r>
      <w:r w:rsidR="00953295" w:rsidRPr="00953295">
        <w:rPr>
          <w:rFonts w:ascii="Arial" w:hAnsi="Arial" w:cs="Arial"/>
        </w:rPr>
        <w:t xml:space="preserve"> and 202</w:t>
      </w:r>
      <w:r w:rsidR="00E16A93">
        <w:rPr>
          <w:rFonts w:ascii="Arial" w:hAnsi="Arial" w:cs="Arial"/>
        </w:rPr>
        <w:t>3</w:t>
      </w:r>
      <w:r w:rsidR="00BC4CE2">
        <w:rPr>
          <w:rFonts w:ascii="Arial" w:hAnsi="Arial" w:cs="Arial"/>
        </w:rPr>
        <w:t xml:space="preserve"> (</w:t>
      </w:r>
      <w:r w:rsidR="00270207">
        <w:rPr>
          <w:rFonts w:ascii="Arial" w:hAnsi="Arial" w:cs="Arial"/>
        </w:rPr>
        <w:t>0.83).</w:t>
      </w:r>
      <w:r w:rsidR="00953295" w:rsidRPr="00953295">
        <w:rPr>
          <w:rFonts w:ascii="Arial" w:hAnsi="Arial" w:cs="Arial"/>
        </w:rPr>
        <w:t xml:space="preserve"> </w:t>
      </w:r>
      <w:del w:id="9" w:author="Sanaka, Krishna" w:date="2025-11-17T13:56:00Z" w16du:dateUtc="2025-11-17T18:56:00Z">
        <w:r w:rsidR="004E6DF3" w:rsidDel="008A7E64">
          <w:rPr>
            <w:rFonts w:ascii="Arial" w:hAnsi="Arial" w:cs="Arial"/>
          </w:rPr>
          <w:delText xml:space="preserve">However, </w:delText>
        </w:r>
      </w:del>
      <w:ins w:id="10" w:author="Sanaka, Krishna" w:date="2025-11-17T13:56:00Z" w16du:dateUtc="2025-11-17T18:56:00Z">
        <w:r w:rsidR="008A7E64">
          <w:rPr>
            <w:rFonts w:ascii="Arial" w:hAnsi="Arial" w:cs="Arial"/>
          </w:rPr>
          <w:t>I</w:t>
        </w:r>
      </w:ins>
      <w:del w:id="11" w:author="Sanaka, Krishna" w:date="2025-11-17T13:56:00Z" w16du:dateUtc="2025-11-17T18:56:00Z">
        <w:r w:rsidR="004E6DF3" w:rsidDel="008A7E64">
          <w:rPr>
            <w:rFonts w:ascii="Arial" w:hAnsi="Arial" w:cs="Arial"/>
          </w:rPr>
          <w:delText>i</w:delText>
        </w:r>
      </w:del>
      <w:r w:rsidR="004E6DF3">
        <w:rPr>
          <w:rFonts w:ascii="Arial" w:hAnsi="Arial" w:cs="Arial"/>
        </w:rPr>
        <w:t>t had a lower APC</w:t>
      </w:r>
      <w:ins w:id="12" w:author="Sanaka, Krishna" w:date="2025-11-17T13:45:00Z" w16du:dateUtc="2025-11-17T18:45:00Z">
        <w:r w:rsidR="00A06BCA">
          <w:rPr>
            <w:rFonts w:ascii="Arial" w:hAnsi="Arial" w:cs="Arial"/>
          </w:rPr>
          <w:t xml:space="preserve"> </w:t>
        </w:r>
        <w:r w:rsidR="00A06BCA" w:rsidRPr="00A06BCA">
          <w:rPr>
            <w:rFonts w:ascii="Arial" w:hAnsi="Arial" w:cs="Arial"/>
          </w:rPr>
          <w:t>(</w:t>
        </w:r>
        <w:r w:rsidR="00A06BCA" w:rsidRPr="00A06BCA">
          <w:rPr>
            <w:rFonts w:ascii="Arial" w:hAnsi="Arial" w:cs="Arial"/>
            <w:rPrChange w:id="13" w:author="Sanaka, Krishna" w:date="2025-11-17T13:46:00Z" w16du:dateUtc="2025-11-17T18:46:00Z">
              <w:rPr>
                <w:rFonts w:ascii="Arial" w:hAnsi="Arial" w:cs="Arial"/>
                <w:sz w:val="22"/>
                <w:szCs w:val="22"/>
              </w:rPr>
            </w:rPrChange>
          </w:rPr>
          <w:t>4.04% [95</w:t>
        </w:r>
      </w:ins>
      <w:ins w:id="14" w:author="Sanaka, Krishna" w:date="2025-11-17T13:46:00Z" w16du:dateUtc="2025-11-17T18:46:00Z">
        <w:r w:rsidR="00A06BCA" w:rsidRPr="00A06BCA">
          <w:rPr>
            <w:rFonts w:ascii="Arial" w:hAnsi="Arial" w:cs="Arial"/>
            <w:rPrChange w:id="15" w:author="Sanaka, Krishna" w:date="2025-11-17T13:46:00Z" w16du:dateUtc="2025-11-17T18:46:00Z">
              <w:rPr>
                <w:rFonts w:ascii="Arial" w:hAnsi="Arial" w:cs="Arial"/>
                <w:sz w:val="22"/>
                <w:szCs w:val="22"/>
              </w:rPr>
            </w:rPrChange>
          </w:rPr>
          <w:t xml:space="preserve">% CI: </w:t>
        </w:r>
      </w:ins>
      <w:ins w:id="16" w:author="Sanaka, Krishna" w:date="2025-11-17T13:45:00Z" w16du:dateUtc="2025-11-17T18:45:00Z">
        <w:r w:rsidR="00A06BCA" w:rsidRPr="00A06BCA">
          <w:rPr>
            <w:rFonts w:ascii="Arial" w:hAnsi="Arial" w:cs="Arial"/>
            <w:rPrChange w:id="17" w:author="Sanaka, Krishna" w:date="2025-11-17T13:46:00Z" w16du:dateUtc="2025-11-17T18:46:00Z">
              <w:rPr>
                <w:rFonts w:ascii="Arial" w:hAnsi="Arial" w:cs="Arial"/>
                <w:sz w:val="22"/>
                <w:szCs w:val="22"/>
              </w:rPr>
            </w:rPrChange>
          </w:rPr>
          <w:t>3.03, 5.07])</w:t>
        </w:r>
      </w:ins>
      <w:r w:rsidR="004E6DF3">
        <w:rPr>
          <w:rFonts w:ascii="Arial" w:hAnsi="Arial" w:cs="Arial"/>
        </w:rPr>
        <w:t xml:space="preserve"> than decubitus ulcer-associated osteomyelitis </w:t>
      </w:r>
      <w:r w:rsidR="004E6DF3" w:rsidRPr="00953295">
        <w:rPr>
          <w:rFonts w:ascii="Arial" w:hAnsi="Arial" w:cs="Arial"/>
        </w:rPr>
        <w:t xml:space="preserve">(APC: </w:t>
      </w:r>
      <w:r w:rsidR="004E6DF3">
        <w:rPr>
          <w:rFonts w:ascii="Arial" w:hAnsi="Arial" w:cs="Arial"/>
        </w:rPr>
        <w:t>6.17</w:t>
      </w:r>
      <w:r w:rsidR="004E6DF3" w:rsidRPr="00953295">
        <w:rPr>
          <w:rFonts w:ascii="Arial" w:hAnsi="Arial" w:cs="Arial"/>
        </w:rPr>
        <w:t xml:space="preserve">% [95% CI: </w:t>
      </w:r>
      <w:r w:rsidR="004E6DF3">
        <w:rPr>
          <w:rFonts w:ascii="Arial" w:hAnsi="Arial" w:cs="Arial"/>
        </w:rPr>
        <w:t>5.32</w:t>
      </w:r>
      <w:r w:rsidR="004E6DF3" w:rsidRPr="00953295">
        <w:rPr>
          <w:rFonts w:ascii="Arial" w:hAnsi="Arial" w:cs="Arial"/>
        </w:rPr>
        <w:t xml:space="preserve">%, </w:t>
      </w:r>
      <w:r w:rsidR="004E6DF3">
        <w:rPr>
          <w:rFonts w:ascii="Arial" w:hAnsi="Arial" w:cs="Arial"/>
        </w:rPr>
        <w:t>7.04</w:t>
      </w:r>
      <w:r w:rsidR="004E6DF3" w:rsidRPr="00953295">
        <w:rPr>
          <w:rFonts w:ascii="Arial" w:hAnsi="Arial" w:cs="Arial"/>
        </w:rPr>
        <w:t>%]; p &lt; 0.0</w:t>
      </w:r>
      <w:r w:rsidR="004E6DF3">
        <w:rPr>
          <w:rFonts w:ascii="Arial" w:hAnsi="Arial" w:cs="Arial"/>
        </w:rPr>
        <w:t>0</w:t>
      </w:r>
      <w:r w:rsidR="004E6DF3" w:rsidRPr="00953295">
        <w:rPr>
          <w:rFonts w:ascii="Arial" w:hAnsi="Arial" w:cs="Arial"/>
        </w:rPr>
        <w:t>1)</w:t>
      </w:r>
      <w:r w:rsidR="004E6DF3">
        <w:rPr>
          <w:rFonts w:ascii="Arial" w:hAnsi="Arial" w:cs="Arial"/>
        </w:rPr>
        <w:t xml:space="preserve">, </w:t>
      </w:r>
      <w:r w:rsidR="00640376">
        <w:rPr>
          <w:rFonts w:ascii="Arial" w:hAnsi="Arial" w:cs="Arial"/>
        </w:rPr>
        <w:t xml:space="preserve">and </w:t>
      </w:r>
      <w:r w:rsidR="007524C1">
        <w:rPr>
          <w:rFonts w:ascii="Arial" w:hAnsi="Arial" w:cs="Arial"/>
        </w:rPr>
        <w:t xml:space="preserve">trauma-associated osteomyelitis </w:t>
      </w:r>
      <w:r w:rsidR="007524C1" w:rsidRPr="00953295">
        <w:rPr>
          <w:rFonts w:ascii="Arial" w:hAnsi="Arial" w:cs="Arial"/>
        </w:rPr>
        <w:t xml:space="preserve">(APC: </w:t>
      </w:r>
      <w:r w:rsidR="007524C1">
        <w:rPr>
          <w:rFonts w:ascii="Arial" w:hAnsi="Arial" w:cs="Arial"/>
        </w:rPr>
        <w:t>6.85</w:t>
      </w:r>
      <w:r w:rsidR="007524C1" w:rsidRPr="00953295">
        <w:rPr>
          <w:rFonts w:ascii="Arial" w:hAnsi="Arial" w:cs="Arial"/>
        </w:rPr>
        <w:t xml:space="preserve">% [95% CI: </w:t>
      </w:r>
      <w:r w:rsidR="007524C1">
        <w:rPr>
          <w:rFonts w:ascii="Arial" w:hAnsi="Arial" w:cs="Arial"/>
        </w:rPr>
        <w:t>5.09</w:t>
      </w:r>
      <w:r w:rsidR="007524C1" w:rsidRPr="00953295">
        <w:rPr>
          <w:rFonts w:ascii="Arial" w:hAnsi="Arial" w:cs="Arial"/>
        </w:rPr>
        <w:t>%, 8.</w:t>
      </w:r>
      <w:r w:rsidR="007524C1">
        <w:rPr>
          <w:rFonts w:ascii="Arial" w:hAnsi="Arial" w:cs="Arial"/>
        </w:rPr>
        <w:t>64</w:t>
      </w:r>
      <w:r w:rsidR="007524C1" w:rsidRPr="00953295">
        <w:rPr>
          <w:rFonts w:ascii="Arial" w:hAnsi="Arial" w:cs="Arial"/>
        </w:rPr>
        <w:t>%]; p &lt; 0.0</w:t>
      </w:r>
      <w:r w:rsidR="007524C1">
        <w:rPr>
          <w:rFonts w:ascii="Arial" w:hAnsi="Arial" w:cs="Arial"/>
        </w:rPr>
        <w:t>0</w:t>
      </w:r>
      <w:r w:rsidR="007524C1" w:rsidRPr="00953295">
        <w:rPr>
          <w:rFonts w:ascii="Arial" w:hAnsi="Arial" w:cs="Arial"/>
        </w:rPr>
        <w:t>1)</w:t>
      </w:r>
      <w:r w:rsidR="00640376">
        <w:rPr>
          <w:rFonts w:ascii="Arial" w:hAnsi="Arial" w:cs="Arial"/>
        </w:rPr>
        <w:t xml:space="preserve">. </w:t>
      </w:r>
      <w:r w:rsidR="00490272">
        <w:rPr>
          <w:rFonts w:ascii="Arial" w:hAnsi="Arial" w:cs="Arial"/>
        </w:rPr>
        <w:t xml:space="preserve">Peripheral vascular disease-related </w:t>
      </w:r>
      <w:r w:rsidR="00EA5144">
        <w:rPr>
          <w:rFonts w:ascii="Arial" w:hAnsi="Arial" w:cs="Arial"/>
        </w:rPr>
        <w:t xml:space="preserve">mortality also increased during the study period </w:t>
      </w:r>
      <w:r w:rsidR="0084075A">
        <w:rPr>
          <w:rFonts w:ascii="Arial" w:hAnsi="Arial" w:cs="Arial"/>
        </w:rPr>
        <w:t xml:space="preserve">(APC: </w:t>
      </w:r>
      <w:r w:rsidR="000232F1">
        <w:rPr>
          <w:rFonts w:ascii="Arial" w:hAnsi="Arial" w:cs="Arial"/>
        </w:rPr>
        <w:t xml:space="preserve">5.27% </w:t>
      </w:r>
      <w:r w:rsidR="00CB421A">
        <w:rPr>
          <w:rFonts w:ascii="Arial" w:hAnsi="Arial" w:cs="Arial"/>
        </w:rPr>
        <w:t xml:space="preserve">[95% </w:t>
      </w:r>
      <w:r w:rsidR="002216F1">
        <w:rPr>
          <w:rFonts w:ascii="Arial" w:hAnsi="Arial" w:cs="Arial"/>
        </w:rPr>
        <w:t>CI</w:t>
      </w:r>
      <w:r w:rsidR="00DF0869">
        <w:rPr>
          <w:rFonts w:ascii="Arial" w:hAnsi="Arial" w:cs="Arial"/>
        </w:rPr>
        <w:t xml:space="preserve">: </w:t>
      </w:r>
      <w:r w:rsidR="00C003CB">
        <w:rPr>
          <w:rFonts w:ascii="Arial" w:hAnsi="Arial" w:cs="Arial"/>
        </w:rPr>
        <w:t>4.19%</w:t>
      </w:r>
      <w:r w:rsidR="00627849">
        <w:rPr>
          <w:rFonts w:ascii="Arial" w:hAnsi="Arial" w:cs="Arial"/>
        </w:rPr>
        <w:t>, 6.36%</w:t>
      </w:r>
      <w:r w:rsidR="0097324D">
        <w:rPr>
          <w:rFonts w:ascii="Arial" w:hAnsi="Arial" w:cs="Arial"/>
        </w:rPr>
        <w:t xml:space="preserve">]; </w:t>
      </w:r>
      <w:r w:rsidR="003C46B4">
        <w:rPr>
          <w:rFonts w:ascii="Arial" w:hAnsi="Arial" w:cs="Arial"/>
        </w:rPr>
        <w:t>p &lt; 0.001)</w:t>
      </w:r>
      <w:r w:rsidR="00A4220B">
        <w:rPr>
          <w:rFonts w:ascii="Arial" w:hAnsi="Arial" w:cs="Arial"/>
        </w:rPr>
        <w:t>.</w:t>
      </w:r>
    </w:p>
    <w:p w14:paraId="6347EEC8" w14:textId="5B3E1E43" w:rsidR="008513CB" w:rsidRDefault="008513CB" w:rsidP="00FD703E">
      <w:pPr>
        <w:spacing w:after="0" w:line="480" w:lineRule="auto"/>
        <w:rPr>
          <w:rFonts w:ascii="Arial" w:hAnsi="Arial" w:cs="Arial"/>
        </w:rPr>
      </w:pPr>
      <w:r>
        <w:rPr>
          <w:rFonts w:ascii="Arial" w:hAnsi="Arial" w:cs="Arial"/>
        </w:rPr>
        <w:tab/>
      </w:r>
      <w:r w:rsidR="00A71685">
        <w:rPr>
          <w:rFonts w:ascii="Arial" w:hAnsi="Arial" w:cs="Arial"/>
        </w:rPr>
        <w:t>Finally, o</w:t>
      </w:r>
      <w:r w:rsidR="00287EE0">
        <w:rPr>
          <w:rFonts w:ascii="Arial" w:hAnsi="Arial" w:cs="Arial"/>
        </w:rPr>
        <w:t xml:space="preserve">steomyelitis </w:t>
      </w:r>
      <w:r w:rsidR="00730B32">
        <w:rPr>
          <w:rFonts w:ascii="Arial" w:hAnsi="Arial" w:cs="Arial"/>
        </w:rPr>
        <w:t xml:space="preserve">as </w:t>
      </w:r>
      <w:r w:rsidR="003E1F2C">
        <w:rPr>
          <w:rFonts w:ascii="Arial" w:hAnsi="Arial" w:cs="Arial"/>
        </w:rPr>
        <w:t>an underlying cause of death</w:t>
      </w:r>
      <w:r w:rsidR="002B1A11">
        <w:rPr>
          <w:rFonts w:ascii="Arial" w:hAnsi="Arial" w:cs="Arial"/>
        </w:rPr>
        <w:t xml:space="preserve"> </w:t>
      </w:r>
      <w:r w:rsidR="004760D8">
        <w:rPr>
          <w:rFonts w:ascii="Arial" w:hAnsi="Arial" w:cs="Arial"/>
        </w:rPr>
        <w:t xml:space="preserve">saw significant increases </w:t>
      </w:r>
      <w:r w:rsidR="0082245D">
        <w:rPr>
          <w:rFonts w:ascii="Arial" w:hAnsi="Arial" w:cs="Arial"/>
        </w:rPr>
        <w:t>in AAMR</w:t>
      </w:r>
      <w:r w:rsidR="001F7439">
        <w:rPr>
          <w:rFonts w:ascii="Arial" w:hAnsi="Arial" w:cs="Arial"/>
        </w:rPr>
        <w:t xml:space="preserve"> </w:t>
      </w:r>
      <w:r w:rsidR="00296876">
        <w:rPr>
          <w:rFonts w:ascii="Arial" w:hAnsi="Arial" w:cs="Arial"/>
        </w:rPr>
        <w:t xml:space="preserve">during </w:t>
      </w:r>
      <w:r w:rsidR="00421602">
        <w:rPr>
          <w:rFonts w:ascii="Arial" w:hAnsi="Arial" w:cs="Arial"/>
        </w:rPr>
        <w:t>the ICD-9 period (</w:t>
      </w:r>
      <w:r w:rsidR="00296876">
        <w:rPr>
          <w:rFonts w:ascii="Arial" w:hAnsi="Arial" w:cs="Arial"/>
        </w:rPr>
        <w:t>1999</w:t>
      </w:r>
      <w:r w:rsidR="00421602">
        <w:rPr>
          <w:rFonts w:ascii="Arial" w:hAnsi="Arial" w:cs="Arial"/>
        </w:rPr>
        <w:t>-</w:t>
      </w:r>
      <w:r w:rsidR="00296876">
        <w:rPr>
          <w:rFonts w:ascii="Arial" w:hAnsi="Arial" w:cs="Arial"/>
        </w:rPr>
        <w:t>2015</w:t>
      </w:r>
      <w:r w:rsidR="00421602">
        <w:rPr>
          <w:rFonts w:ascii="Arial" w:hAnsi="Arial" w:cs="Arial"/>
        </w:rPr>
        <w:t>)</w:t>
      </w:r>
      <w:r w:rsidR="00296876">
        <w:rPr>
          <w:rFonts w:ascii="Arial" w:hAnsi="Arial" w:cs="Arial"/>
        </w:rPr>
        <w:t xml:space="preserve"> and</w:t>
      </w:r>
      <w:r w:rsidR="00421602">
        <w:rPr>
          <w:rFonts w:ascii="Arial" w:hAnsi="Arial" w:cs="Arial"/>
        </w:rPr>
        <w:t xml:space="preserve"> the ICD-10 period</w:t>
      </w:r>
      <w:r w:rsidR="00296876">
        <w:rPr>
          <w:rFonts w:ascii="Arial" w:hAnsi="Arial" w:cs="Arial"/>
        </w:rPr>
        <w:t xml:space="preserve"> </w:t>
      </w:r>
      <w:r w:rsidR="00421602">
        <w:rPr>
          <w:rFonts w:ascii="Arial" w:hAnsi="Arial" w:cs="Arial"/>
        </w:rPr>
        <w:t>(</w:t>
      </w:r>
      <w:r w:rsidR="00296876">
        <w:rPr>
          <w:rFonts w:ascii="Arial" w:hAnsi="Arial" w:cs="Arial"/>
        </w:rPr>
        <w:t>2016</w:t>
      </w:r>
      <w:r w:rsidR="00421602">
        <w:rPr>
          <w:rFonts w:ascii="Arial" w:hAnsi="Arial" w:cs="Arial"/>
        </w:rPr>
        <w:t>-</w:t>
      </w:r>
      <w:r w:rsidR="00296876">
        <w:rPr>
          <w:rFonts w:ascii="Arial" w:hAnsi="Arial" w:cs="Arial"/>
        </w:rPr>
        <w:t>202</w:t>
      </w:r>
      <w:r w:rsidR="00151D82">
        <w:rPr>
          <w:rFonts w:ascii="Arial" w:hAnsi="Arial" w:cs="Arial"/>
        </w:rPr>
        <w:t>3</w:t>
      </w:r>
      <w:r w:rsidR="00421602">
        <w:rPr>
          <w:rFonts w:ascii="Arial" w:hAnsi="Arial" w:cs="Arial"/>
        </w:rPr>
        <w:t>)</w:t>
      </w:r>
      <w:r w:rsidR="000F7200">
        <w:rPr>
          <w:rFonts w:ascii="Arial" w:hAnsi="Arial" w:cs="Arial"/>
        </w:rPr>
        <w:t xml:space="preserve">. However, the APC </w:t>
      </w:r>
      <w:r w:rsidR="00DC0C02">
        <w:rPr>
          <w:rFonts w:ascii="Arial" w:hAnsi="Arial" w:cs="Arial"/>
        </w:rPr>
        <w:t xml:space="preserve">from </w:t>
      </w:r>
      <w:r w:rsidR="00893312">
        <w:rPr>
          <w:rFonts w:ascii="Arial" w:hAnsi="Arial" w:cs="Arial"/>
        </w:rPr>
        <w:t>1999-2016</w:t>
      </w:r>
      <w:r w:rsidR="000F7200">
        <w:rPr>
          <w:rFonts w:ascii="Arial" w:hAnsi="Arial" w:cs="Arial"/>
        </w:rPr>
        <w:t xml:space="preserve"> (</w:t>
      </w:r>
      <w:r w:rsidR="007C17FF">
        <w:rPr>
          <w:rFonts w:ascii="Arial" w:hAnsi="Arial" w:cs="Arial"/>
        </w:rPr>
        <w:t xml:space="preserve">1.56% [95% CI: </w:t>
      </w:r>
      <w:r w:rsidR="00920A50">
        <w:rPr>
          <w:rFonts w:ascii="Arial" w:hAnsi="Arial" w:cs="Arial"/>
        </w:rPr>
        <w:t xml:space="preserve">0.84%, </w:t>
      </w:r>
      <w:r w:rsidR="00840D7F">
        <w:rPr>
          <w:rFonts w:ascii="Arial" w:hAnsi="Arial" w:cs="Arial"/>
        </w:rPr>
        <w:t>2.28%</w:t>
      </w:r>
      <w:r w:rsidR="006A286E">
        <w:rPr>
          <w:rFonts w:ascii="Arial" w:hAnsi="Arial" w:cs="Arial"/>
        </w:rPr>
        <w:t xml:space="preserve">]; </w:t>
      </w:r>
      <w:r w:rsidR="009C560C">
        <w:rPr>
          <w:rFonts w:ascii="Arial" w:hAnsi="Arial" w:cs="Arial"/>
        </w:rPr>
        <w:t xml:space="preserve">p &lt; 0.001) was lower than the APC </w:t>
      </w:r>
      <w:r w:rsidR="00DC0C02">
        <w:rPr>
          <w:rFonts w:ascii="Arial" w:hAnsi="Arial" w:cs="Arial"/>
        </w:rPr>
        <w:t xml:space="preserve">from </w:t>
      </w:r>
      <w:r w:rsidR="00893312">
        <w:rPr>
          <w:rFonts w:ascii="Arial" w:hAnsi="Arial" w:cs="Arial"/>
        </w:rPr>
        <w:t>2016-2023</w:t>
      </w:r>
      <w:r w:rsidR="009C560C">
        <w:rPr>
          <w:rFonts w:ascii="Arial" w:hAnsi="Arial" w:cs="Arial"/>
        </w:rPr>
        <w:t xml:space="preserve"> (</w:t>
      </w:r>
      <w:r w:rsidR="008F5E67">
        <w:rPr>
          <w:rFonts w:ascii="Arial" w:hAnsi="Arial" w:cs="Arial"/>
        </w:rPr>
        <w:t>9.18</w:t>
      </w:r>
      <w:r w:rsidR="003D428B">
        <w:rPr>
          <w:rFonts w:ascii="Arial" w:hAnsi="Arial" w:cs="Arial"/>
        </w:rPr>
        <w:t xml:space="preserve">% [95% CI: </w:t>
      </w:r>
      <w:r w:rsidR="000A0E77">
        <w:rPr>
          <w:rFonts w:ascii="Arial" w:hAnsi="Arial" w:cs="Arial"/>
        </w:rPr>
        <w:t>7.76</w:t>
      </w:r>
      <w:r w:rsidR="006436C5">
        <w:rPr>
          <w:rFonts w:ascii="Arial" w:hAnsi="Arial" w:cs="Arial"/>
        </w:rPr>
        <w:t xml:space="preserve">%, </w:t>
      </w:r>
      <w:r w:rsidR="00B366D2">
        <w:rPr>
          <w:rFonts w:ascii="Arial" w:hAnsi="Arial" w:cs="Arial"/>
        </w:rPr>
        <w:t>10.61</w:t>
      </w:r>
      <w:r w:rsidR="004A299E">
        <w:rPr>
          <w:rFonts w:ascii="Arial" w:hAnsi="Arial" w:cs="Arial"/>
        </w:rPr>
        <w:t xml:space="preserve">%]; </w:t>
      </w:r>
      <w:r w:rsidR="00567C8F">
        <w:rPr>
          <w:rFonts w:ascii="Arial" w:hAnsi="Arial" w:cs="Arial"/>
        </w:rPr>
        <w:t xml:space="preserve">p &lt; 0.001). </w:t>
      </w:r>
      <w:r w:rsidR="003E1F2C">
        <w:rPr>
          <w:rFonts w:ascii="Arial" w:hAnsi="Arial" w:cs="Arial"/>
        </w:rPr>
        <w:t xml:space="preserve"> </w:t>
      </w:r>
    </w:p>
    <w:bookmarkEnd w:id="8"/>
    <w:p w14:paraId="4676BD2D" w14:textId="77777777" w:rsidR="00725B1C" w:rsidRDefault="00725B1C" w:rsidP="00FD703E">
      <w:pPr>
        <w:spacing w:after="0" w:line="480" w:lineRule="auto"/>
        <w:rPr>
          <w:rFonts w:ascii="Arial" w:hAnsi="Arial" w:cs="Arial"/>
          <w:b/>
          <w:bCs/>
        </w:rPr>
      </w:pPr>
    </w:p>
    <w:p w14:paraId="23BE98ED" w14:textId="19575579" w:rsidR="00893312" w:rsidRDefault="00893312" w:rsidP="00FD703E">
      <w:pPr>
        <w:spacing w:after="0" w:line="480" w:lineRule="auto"/>
        <w:rPr>
          <w:rFonts w:ascii="Arial" w:hAnsi="Arial" w:cs="Arial"/>
          <w:b/>
          <w:bCs/>
        </w:rPr>
      </w:pPr>
      <w:r>
        <w:rPr>
          <w:rFonts w:ascii="Arial" w:hAnsi="Arial" w:cs="Arial"/>
          <w:b/>
          <w:bCs/>
        </w:rPr>
        <w:t>Discussion:</w:t>
      </w:r>
    </w:p>
    <w:p w14:paraId="236D689E" w14:textId="0BBD35A5" w:rsidR="00FD703E" w:rsidRDefault="00FD703E" w:rsidP="00FD703E">
      <w:pPr>
        <w:spacing w:after="0" w:line="480" w:lineRule="auto"/>
        <w:ind w:firstLine="720"/>
        <w:rPr>
          <w:rFonts w:ascii="Arial" w:hAnsi="Arial" w:cs="Arial"/>
        </w:rPr>
      </w:pPr>
      <w:r>
        <w:rPr>
          <w:rFonts w:ascii="Arial" w:hAnsi="Arial" w:cs="Arial"/>
        </w:rPr>
        <w:t>We conduc</w:t>
      </w:r>
      <w:r w:rsidR="00976DF4">
        <w:rPr>
          <w:rFonts w:ascii="Arial" w:hAnsi="Arial" w:cs="Arial"/>
        </w:rPr>
        <w:t xml:space="preserve">ted a national analysis of osteomyelitis-related mortality in the </w:t>
      </w:r>
      <w:r w:rsidR="00E8572F">
        <w:rPr>
          <w:rFonts w:ascii="Arial" w:hAnsi="Arial" w:cs="Arial"/>
        </w:rPr>
        <w:t>U.S.</w:t>
      </w:r>
      <w:r w:rsidR="00976DF4">
        <w:rPr>
          <w:rFonts w:ascii="Arial" w:hAnsi="Arial" w:cs="Arial"/>
        </w:rPr>
        <w:t xml:space="preserve"> from 1999 to 2023 using CDC death certificate data. We found that osteomyelitis-related deaths have increased significantly over the past 25 years, with a sharp acceleration in recent years. Age-adjusted mortality rose across nearly all demographic subgroups, and comorbidity-associated cases, particularly those involving trauma and decubitus ulcers. </w:t>
      </w:r>
      <w:r w:rsidR="00333F74">
        <w:rPr>
          <w:rFonts w:ascii="Arial" w:hAnsi="Arial" w:cs="Arial"/>
        </w:rPr>
        <w:t xml:space="preserve">These findings </w:t>
      </w:r>
      <w:r w:rsidR="00FB2D2B">
        <w:rPr>
          <w:rFonts w:ascii="Arial" w:hAnsi="Arial" w:cs="Arial"/>
        </w:rPr>
        <w:t xml:space="preserve">highlight a rising, underrecognized burden of osteomyelitis and suggest the need for improved </w:t>
      </w:r>
      <w:r w:rsidR="0034364C">
        <w:rPr>
          <w:rFonts w:ascii="Arial" w:hAnsi="Arial" w:cs="Arial"/>
        </w:rPr>
        <w:t>prevention and treatment.</w:t>
      </w:r>
    </w:p>
    <w:p w14:paraId="362A683E" w14:textId="69D20717" w:rsidR="00996FFB" w:rsidRPr="00B532EA" w:rsidRDefault="00996FFB" w:rsidP="00A564BC">
      <w:pPr>
        <w:spacing w:after="0" w:line="480" w:lineRule="auto"/>
        <w:ind w:firstLine="720"/>
        <w:rPr>
          <w:rFonts w:ascii="Arial" w:hAnsi="Arial" w:cs="Arial"/>
        </w:rPr>
      </w:pPr>
      <w:r w:rsidRPr="00B532EA">
        <w:rPr>
          <w:rFonts w:ascii="Arial" w:hAnsi="Arial" w:cs="Arial"/>
        </w:rPr>
        <w:lastRenderedPageBreak/>
        <w:t xml:space="preserve">The associations with diabetes, trauma, </w:t>
      </w:r>
      <w:r w:rsidR="0034364C">
        <w:rPr>
          <w:rFonts w:ascii="Arial" w:hAnsi="Arial" w:cs="Arial"/>
        </w:rPr>
        <w:t xml:space="preserve">and decubitus </w:t>
      </w:r>
      <w:r w:rsidRPr="00B532EA">
        <w:rPr>
          <w:rFonts w:ascii="Arial" w:hAnsi="Arial" w:cs="Arial"/>
        </w:rPr>
        <w:t xml:space="preserve">ulcers observed here reinforce that osteomyelitis is often a consequence </w:t>
      </w:r>
      <w:r>
        <w:rPr>
          <w:rFonts w:ascii="Arial" w:hAnsi="Arial" w:cs="Arial"/>
        </w:rPr>
        <w:t>of potentially preventable conditions</w:t>
      </w:r>
      <w:r w:rsidRPr="00B532EA">
        <w:rPr>
          <w:rFonts w:ascii="Arial" w:hAnsi="Arial" w:cs="Arial"/>
        </w:rPr>
        <w:t>.</w:t>
      </w:r>
      <w:r>
        <w:rPr>
          <w:rFonts w:ascii="Arial" w:hAnsi="Arial" w:cs="Arial"/>
        </w:rPr>
        <w:t xml:space="preserve"> For example, the </w:t>
      </w:r>
      <w:r w:rsidR="00D638F7">
        <w:rPr>
          <w:rFonts w:ascii="Arial" w:hAnsi="Arial" w:cs="Arial"/>
        </w:rPr>
        <w:t xml:space="preserve">age-adjusted </w:t>
      </w:r>
      <w:r>
        <w:rPr>
          <w:rFonts w:ascii="Arial" w:hAnsi="Arial" w:cs="Arial"/>
        </w:rPr>
        <w:t xml:space="preserve">prevalence of diabetes increased </w:t>
      </w:r>
      <w:r w:rsidR="00D638F7">
        <w:rPr>
          <w:rFonts w:ascii="Arial" w:hAnsi="Arial" w:cs="Arial"/>
        </w:rPr>
        <w:t xml:space="preserve">from </w:t>
      </w:r>
      <w:r w:rsidR="00296231">
        <w:rPr>
          <w:rFonts w:ascii="Arial" w:hAnsi="Arial" w:cs="Arial"/>
        </w:rPr>
        <w:t xml:space="preserve">9.7% in 1999-2000 to </w:t>
      </w:r>
      <w:r w:rsidR="00BE490B">
        <w:rPr>
          <w:rFonts w:ascii="Arial" w:hAnsi="Arial" w:cs="Arial"/>
        </w:rPr>
        <w:t xml:space="preserve">14.3% in </w:t>
      </w:r>
      <w:r w:rsidR="006C1D1A">
        <w:rPr>
          <w:rFonts w:ascii="Arial" w:hAnsi="Arial" w:cs="Arial"/>
        </w:rPr>
        <w:t>2021-2023</w:t>
      </w:r>
      <w:ins w:id="18" w:author="Sanaka, Krishna" w:date="2025-12-02T19:32:00Z" w16du:dateUtc="2025-12-03T00:32:00Z">
        <w:r w:rsidR="00D149B4">
          <w:rPr>
            <w:rFonts w:ascii="Arial" w:hAnsi="Arial" w:cs="Arial"/>
          </w:rPr>
          <w:t xml:space="preserve">, and prior epidemiologic work has shown that the average age of individuals with osteomyelitis has risen markedly </w:t>
        </w:r>
        <w:r w:rsidR="0059724A">
          <w:rPr>
            <w:rFonts w:ascii="Arial" w:hAnsi="Arial" w:cs="Arial"/>
          </w:rPr>
          <w:t>over recent decades</w:t>
        </w:r>
      </w:ins>
      <w:r w:rsidRPr="00063ACA">
        <w:rPr>
          <w:rFonts w:ascii="Arial" w:hAnsi="Arial" w:cs="Arial"/>
        </w:rPr>
        <w:t>.</w:t>
      </w:r>
      <w:r w:rsidR="004A2643">
        <w:rPr>
          <w:rFonts w:ascii="Arial" w:hAnsi="Arial" w:cs="Arial"/>
        </w:rPr>
        <w:fldChar w:fldCharType="begin"/>
      </w:r>
      <w:r w:rsidR="004C74BA">
        <w:rPr>
          <w:rFonts w:ascii="Arial" w:hAnsi="Arial" w:cs="Arial"/>
        </w:rPr>
        <w:instrText xml:space="preserve"> ADDIN ZOTERO_ITEM CSL_CITATION {"citationID":"baLKHITO","properties":{"formattedCitation":"\\super 2,5\\nosupersub{}","plainCitation":"2,5","noteIndex":0},"citationItems":[{"id":5878,"uris":["http://zotero.org/groups/5952805/items/XGFQT5RX"],"itemData":{"id":5878,"type":"article-journal","abstract":"Background:\nThe epidemiology of osteomyelitis in the United States is largely unknown. The purpose of this study was to determine long-term secular trends in the incidence of osteomyelitis in a population-based setting.\n\nMethods:\nThe study population comprised 760 incident cases of osteomyelitis first diagnosed between January 1, 1969, and December 31, 2009, among residents of Olmsted County, Minnesota. The complete medical records for each potential subject were reviewed to confirm the osteomyelitis diagnosis and to extract details on anatomical sites, infecting organisms, etiological risk factors, and outcomes.\n\nResults:\nThe overall age and sex-adjusted annual incidence of osteomyelitis was 21.8 cases per 100,000 person-years. The annual incidence was higher for men than for women and increased with age (p &lt; 0.001). Rates increased with the calendar year (p &lt; 0.001) from 11.4 cases per 100,000 person-years in the period from 1969 to 1979 to 24.4 per 100,000 person-years in the period from 2000 to 2009. The incidence remained relatively stable among children and young adults but almost tripled among individuals older than sixty years; this was partly driven by a significant increase in diabetes-related osteomyelitis from 2.3 cases per 100,000 person-years in the period from 1969 to 1979 to 7.6 cases per 100,000 person-years in the period from 2000 to 2009 (p &lt; 0.001). Forty-four percent of cases involved Staphylococcus aureus infections.\n\nConclusions:\nThe reasons for the increase in osteomyelitis between 1969 and 2009 are unclear but could comprise a variety of factors, including changes in diagnosing patterns or increases in the prevalence of risk factors (e.g., diabetes) in this population.\n\nLevel of Evidence:\nPrognostic Level III. See Instructions for Authors for a complete description of levels of evidence.","container-title":"The Journal of Bone and Joint Surgery. American volume","DOI":"10.2106/JBJS.N.01350","ISSN":"0021-9355","issue":"10","journalAbbreviation":"J Bone Joint Surg Am","note":"PMID: 25995495\nPMCID: PMC4642868","page":"837-845","source":"PubMed Central","title":"Trends in the Epidemiology of Osteomyelitis","volume":"97","author":[{"family":"Kremers","given":"Hilal Maradit"},{"family":"Nwojo","given":"Macaulay E."},{"family":"Ransom","given":"Jeanine E."},{"family":"Wood-Wentz","given":"Christina M."},{"family":"Melton","given":"L. Joseph"},{"family":"Huddleston","given":"Paul M."}],"issued":{"date-parts":[["2015",5,20]]}}},{"id":6426,"uris":["http://zotero.org/groups/5952805/items/DL85LHP8"],"itemData":{"id":6426,"type":"report","abstract":"This report provides health data from the National Center for Health Statistics.","note":"DOI: 10.15620/cdc/165794","publisher":"National Center for Health Statistics (U.S.)","source":"DOI.org (Crossref)","title":"Prevalence of Total, Diagnosed, and Undiagnosed Diabetes in Adults: United States, August 2021–August 2023","title-short":"Prevalence of Total, Diagnosed, and Undiagnosed Diabetes in Adults","URL":"https://stacks.cdc.gov/view/cdc/165794","author":[{"family":"Baumblatt","given":"Jane"},{"family":"Fryar","given":"Cheryl"},{"family":"Gu","given":"Qiuping"},{"family":"Ashman","given":"Jill"}],"accessed":{"date-parts":[["2025",8,8]]},"issued":{"date-parts":[["2024",11,6]]}}}],"schema":"https://github.com/citation-style-language/schema/raw/master/csl-citation.json"} </w:instrText>
      </w:r>
      <w:r w:rsidR="004A2643">
        <w:rPr>
          <w:rFonts w:ascii="Arial" w:hAnsi="Arial" w:cs="Arial"/>
        </w:rPr>
        <w:fldChar w:fldCharType="separate"/>
      </w:r>
      <w:r w:rsidR="004C74BA" w:rsidRPr="004C74BA">
        <w:rPr>
          <w:rFonts w:ascii="Arial" w:hAnsi="Arial" w:cs="Arial"/>
          <w:kern w:val="0"/>
          <w:vertAlign w:val="superscript"/>
        </w:rPr>
        <w:t>2,5</w:t>
      </w:r>
      <w:r w:rsidR="004A2643">
        <w:rPr>
          <w:rFonts w:ascii="Arial" w:hAnsi="Arial" w:cs="Arial"/>
        </w:rPr>
        <w:fldChar w:fldCharType="end"/>
      </w:r>
      <w:r>
        <w:rPr>
          <w:rFonts w:ascii="Arial" w:hAnsi="Arial" w:cs="Arial"/>
        </w:rPr>
        <w:t xml:space="preserve"> </w:t>
      </w:r>
      <w:r w:rsidRPr="00B532EA">
        <w:rPr>
          <w:rFonts w:ascii="Arial" w:hAnsi="Arial" w:cs="Arial"/>
        </w:rPr>
        <w:t xml:space="preserve">Diabetic foot ulcers affect </w:t>
      </w:r>
      <w:r w:rsidR="0037780C">
        <w:rPr>
          <w:rFonts w:ascii="Arial" w:hAnsi="Arial" w:cs="Arial"/>
        </w:rPr>
        <w:t>up to one-third of patients</w:t>
      </w:r>
      <w:r w:rsidRPr="00B532EA">
        <w:rPr>
          <w:rFonts w:ascii="Arial" w:hAnsi="Arial" w:cs="Arial"/>
        </w:rPr>
        <w:t xml:space="preserve"> with diabetes during their lifetime.</w:t>
      </w:r>
      <w:r>
        <w:rPr>
          <w:rFonts w:ascii="Arial" w:hAnsi="Arial" w:cs="Arial"/>
        </w:rPr>
        <w:fldChar w:fldCharType="begin"/>
      </w:r>
      <w:r w:rsidR="002B640F">
        <w:rPr>
          <w:rFonts w:ascii="Arial" w:hAnsi="Arial" w:cs="Arial"/>
        </w:rPr>
        <w:instrText xml:space="preserve"> ADDIN ZOTERO_ITEM CSL_CITATION {"citationID":"PFMCz2ra","properties":{"formattedCitation":"\\super 6\\nosupersub{}","plainCitation":"6","noteIndex":0},"citationItems":[{"id":6449,"uris":["http://zotero.org/groups/5952805/items/TNIMDA6F"],"itemData":{"id":6449,"type":"article-journal","abstract":"BACKGROUND: In 2007, we reported a summary of data comparing diabetic foot complications to cancer. The purpose of this brief report was to refresh this with the best available data as they currently exist. Since that time, more reports have emerged both on cancer mortality and mortality associated with diabetic foot ulcer (DFU), Charcot arthropathy, and diabetes-associated lower extremity amputation.\nMETHODS: We collected data reporting 5-year mortality from studies published following 2007 and calculated a pooled mean. We evaluated data from DFU, Charcot arthropathy and lower extremity amputation. We dichotomized high and low amputation as proximal and distal to the ankle, respectively. This was compared with cancer mortality as reported by the American Cancer Society and the National Cancer Institute.\nRESULTS: Five year mortality for Charcot, DFU, minor and major amputations were 29.0, 30.5, 46.2 and 56.6%, respectively. This is compared to 9.0% for breast cancer and 80.0% for lung cancer. 5 year pooled mortality for all reported cancer was 31.0%. Direct costs of care for diabetes in general was $237 billion in 2017. This is compared to $80 billion for cancer in 2015. As up to one-third of the direct costs of care for diabetes may be attributed to the lower extremity, these are also readily comparable.\nCONCLUSION: Diabetic lower extremity complications remain enormously burdensome. Most notably, DFU and LEA appear to be more than just a marker of poor health. They are independent risk factors associated with premature death. While advances continue to improve outcomes of care for people with DFU and amputation, efforts should be directed at primary prevention as well as those for patients in diabetic foot ulcer remission to maximize ulcer-free, hospital-free and activity-rich days.","container-title":"Journal of Foot and Ankle Research","DOI":"10.1186/s13047-020-00383-2","ISSN":"1757-1146","issue":"1","journalAbbreviation":"J Foot Ankle Res","language":"eng","note":"PMID: 32209136\nPMCID: PMC7092527","page":"16","source":"PubMed","title":"Five year mortality and direct costs of care for people with diabetic foot complications are comparable to cancer","volume":"13","author":[{"family":"Armstrong","given":"David G."},{"family":"Swerdlow","given":"Mark A."},{"family":"Armstrong","given":"Alexandria A."},{"family":"Conte","given":"Michael S."},{"family":"Padula","given":"William V."},{"family":"Bus","given":"Sicco A."}],"issued":{"date-parts":[["2020",3,24]]}}}],"schema":"https://github.com/citation-style-language/schema/raw/master/csl-citation.json"} </w:instrText>
      </w:r>
      <w:r>
        <w:rPr>
          <w:rFonts w:ascii="Arial" w:hAnsi="Arial" w:cs="Arial"/>
        </w:rPr>
        <w:fldChar w:fldCharType="separate"/>
      </w:r>
      <w:r w:rsidR="002B640F" w:rsidRPr="002B640F">
        <w:rPr>
          <w:rFonts w:ascii="Arial" w:hAnsi="Arial" w:cs="Arial"/>
          <w:kern w:val="0"/>
          <w:vertAlign w:val="superscript"/>
        </w:rPr>
        <w:t>6</w:t>
      </w:r>
      <w:r>
        <w:rPr>
          <w:rFonts w:ascii="Arial" w:hAnsi="Arial" w:cs="Arial"/>
        </w:rPr>
        <w:fldChar w:fldCharType="end"/>
      </w:r>
      <w:r w:rsidRPr="00B532EA">
        <w:rPr>
          <w:rFonts w:ascii="Arial" w:hAnsi="Arial" w:cs="Arial"/>
        </w:rPr>
        <w:t xml:space="preserve"> Roughly 20% of infected ulcers progress to osteomyelitis, and these patients experience worse outcomes</w:t>
      </w:r>
      <w:r>
        <w:rPr>
          <w:rFonts w:ascii="Arial" w:hAnsi="Arial" w:cs="Arial"/>
        </w:rPr>
        <w:t xml:space="preserve"> </w:t>
      </w:r>
      <w:r w:rsidRPr="00B532EA">
        <w:rPr>
          <w:rFonts w:ascii="Arial" w:hAnsi="Arial" w:cs="Arial"/>
        </w:rPr>
        <w:t>than those with soft tissue infection alone.</w:t>
      </w:r>
      <w:r>
        <w:rPr>
          <w:rFonts w:ascii="Arial" w:hAnsi="Arial" w:cs="Arial"/>
        </w:rPr>
        <w:fldChar w:fldCharType="begin"/>
      </w:r>
      <w:r w:rsidR="002B640F">
        <w:rPr>
          <w:rFonts w:ascii="Arial" w:hAnsi="Arial" w:cs="Arial"/>
        </w:rPr>
        <w:instrText xml:space="preserve"> ADDIN ZOTERO_ITEM CSL_CITATION {"citationID":"ChUbtoXh","properties":{"formattedCitation":"\\super 7\\nosupersub{}","plainCitation":"7","noteIndex":0},"citationItems":[{"id":6303,"uris":["http://zotero.org/groups/5952805/items/7EB3D84A"],"itemData":{"id":6303,"type":"article-journal","abstract":"Diabetic foot ulcers remain a major health care problem. They are common, result in considerable suffering, frequently recur, and are associated with high mortality, as well as considerable health care costs. While national and international guidance exists, the evidence base for much of routine clinical care is thin. It follows that many aspects of the structure and delivery of care are susceptible to the beliefs and opinion of individuals. It is probable that this contributes to the geographic variation in outcome that has been documented in a number of countries. This article considers these issues in depth and emphasizes the urgent need to improve the design and conduct of clinical trials in this field, as well as to undertake systematic comparison of the results of routine care in different health economies. There is strong suggestive evidence to indicate that appropriate changes in the relevant care pathways can result in a prompt improvement in clinical outcomes.","container-title":"Diabetes Care","DOI":"10.2337/dc17-1836","ISSN":"1935-5548","issue":"4","journalAbbreviation":"Diabetes Care","language":"eng","note":"PMID: 29559450","page":"645-652","source":"PubMed","title":"Current Challenges and Opportunities in the Prevention and Management of Diabetic Foot Ulcers","volume":"41","author":[{"family":"Jeffcoate","given":"William J."},{"family":"Vileikyte","given":"Loretta"},{"family":"Boyko","given":"Edward J."},{"family":"Armstrong","given":"David G."},{"family":"Boulton","given":"Andrew J. M."}],"issued":{"date-parts":[["2018",4]]}}}],"schema":"https://github.com/citation-style-language/schema/raw/master/csl-citation.json"} </w:instrText>
      </w:r>
      <w:r>
        <w:rPr>
          <w:rFonts w:ascii="Arial" w:hAnsi="Arial" w:cs="Arial"/>
        </w:rPr>
        <w:fldChar w:fldCharType="separate"/>
      </w:r>
      <w:r w:rsidR="002B640F" w:rsidRPr="002B640F">
        <w:rPr>
          <w:rFonts w:ascii="Arial" w:hAnsi="Arial" w:cs="Arial"/>
          <w:kern w:val="0"/>
          <w:vertAlign w:val="superscript"/>
        </w:rPr>
        <w:t>7</w:t>
      </w:r>
      <w:r>
        <w:rPr>
          <w:rFonts w:ascii="Arial" w:hAnsi="Arial" w:cs="Arial"/>
        </w:rPr>
        <w:fldChar w:fldCharType="end"/>
      </w:r>
      <w:r w:rsidRPr="00B532EA">
        <w:rPr>
          <w:rFonts w:ascii="Arial" w:hAnsi="Arial" w:cs="Arial"/>
        </w:rPr>
        <w:t xml:space="preserve"> </w:t>
      </w:r>
      <w:ins w:id="19" w:author="Sanaka, Krishna" w:date="2025-12-02T19:33:00Z" w16du:dateUtc="2025-12-03T00:33:00Z">
        <w:r w:rsidR="004C74BA">
          <w:rPr>
            <w:rFonts w:ascii="Arial" w:hAnsi="Arial" w:cs="Arial"/>
          </w:rPr>
          <w:t xml:space="preserve">In the present study, </w:t>
        </w:r>
      </w:ins>
      <w:ins w:id="20" w:author="Sanaka, Krishna" w:date="2025-12-02T19:34:00Z" w16du:dateUtc="2025-12-03T00:34:00Z">
        <w:r w:rsidR="000329A1">
          <w:rPr>
            <w:rFonts w:ascii="Arial" w:hAnsi="Arial" w:cs="Arial"/>
          </w:rPr>
          <w:t>diabetes</w:t>
        </w:r>
        <w:r w:rsidR="00D132D6">
          <w:rPr>
            <w:rFonts w:ascii="Arial" w:hAnsi="Arial" w:cs="Arial"/>
          </w:rPr>
          <w:t>-associated osteomyelitis mortality increased in parallel with these national trends, consistent with the expanding population of older adults living with diabetes.</w:t>
        </w:r>
      </w:ins>
      <w:r w:rsidR="00927F58">
        <w:rPr>
          <w:rFonts w:ascii="Arial" w:hAnsi="Arial" w:cs="Arial"/>
        </w:rPr>
        <w:fldChar w:fldCharType="begin"/>
      </w:r>
      <w:r w:rsidR="00927F58">
        <w:rPr>
          <w:rFonts w:ascii="Arial" w:hAnsi="Arial" w:cs="Arial"/>
        </w:rPr>
        <w:instrText xml:space="preserve"> ADDIN ZOTERO_ITEM CSL_CITATION {"citationID":"yLmPKPVK","properties":{"formattedCitation":"\\super 8\\nosupersub{}","plainCitation":"8","noteIndex":0},"citationItems":[{"id":6804,"uris":["http://zotero.org/groups/5952805/items/CK3VH7E5"],"itemData":{"id":6804,"type":"article-journal","container-title":"Diabetes Care","DOI":"10.2337/dc12-1801","ISSN":"0149-5992","issue":"12","journalAbbreviation":"Diabetes Care","note":"PMID: 23100048\nPMCID: PMC3507610","page":"2650-2664","source":"PubMed Central","title":"Diabetes in Older Adults","volume":"35","author":[{"family":"Kirkman","given":"M. Sue"},{"family":"Briscoe","given":"Vanessa Jones"},{"family":"Clark","given":"Nathaniel"},{"family":"Florez","given":"Hermes"},{"family":"Haas","given":"Linda B."},{"family":"Halter","given":"Jeffrey B."},{"family":"Huang","given":"Elbert S."},{"family":"Korytkowski","given":"Mary T."},{"family":"Munshi","given":"Medha N."},{"family":"Odegard","given":"Peggy Soule"},{"family":"Pratley","given":"Richard E."},{"family":"Swift","given":"Carrie S."}],"issued":{"date-parts":[["2012",12]]}}}],"schema":"https://github.com/citation-style-language/schema/raw/master/csl-citation.json"} </w:instrText>
      </w:r>
      <w:r w:rsidR="00927F58">
        <w:rPr>
          <w:rFonts w:ascii="Arial" w:hAnsi="Arial" w:cs="Arial"/>
        </w:rPr>
        <w:fldChar w:fldCharType="separate"/>
      </w:r>
      <w:r w:rsidR="00927F58" w:rsidRPr="00927F58">
        <w:rPr>
          <w:rFonts w:ascii="Arial" w:hAnsi="Arial" w:cs="Arial"/>
          <w:kern w:val="0"/>
          <w:vertAlign w:val="superscript"/>
        </w:rPr>
        <w:t>8</w:t>
      </w:r>
      <w:r w:rsidR="00927F58">
        <w:rPr>
          <w:rFonts w:ascii="Arial" w:hAnsi="Arial" w:cs="Arial"/>
        </w:rPr>
        <w:fldChar w:fldCharType="end"/>
      </w:r>
      <w:ins w:id="21" w:author="Sanaka, Krishna" w:date="2025-12-02T19:34:00Z" w16du:dateUtc="2025-12-03T00:34:00Z">
        <w:r w:rsidR="00D132D6">
          <w:rPr>
            <w:rFonts w:ascii="Arial" w:hAnsi="Arial" w:cs="Arial"/>
          </w:rPr>
          <w:t xml:space="preserve"> </w:t>
        </w:r>
      </w:ins>
      <w:r w:rsidR="0065302B">
        <w:rPr>
          <w:rFonts w:ascii="Arial" w:hAnsi="Arial" w:cs="Arial"/>
        </w:rPr>
        <w:t xml:space="preserve">Similarly, </w:t>
      </w:r>
      <w:r w:rsidR="00907358">
        <w:rPr>
          <w:rFonts w:ascii="Arial" w:hAnsi="Arial" w:cs="Arial"/>
        </w:rPr>
        <w:t xml:space="preserve">increases in </w:t>
      </w:r>
      <w:r w:rsidR="00A00DB9">
        <w:rPr>
          <w:rFonts w:ascii="Arial" w:hAnsi="Arial" w:cs="Arial"/>
        </w:rPr>
        <w:t>trauma-associated osteomyelitis may be</w:t>
      </w:r>
      <w:r w:rsidR="00EE1FEF">
        <w:rPr>
          <w:rFonts w:ascii="Arial" w:hAnsi="Arial" w:cs="Arial"/>
        </w:rPr>
        <w:t xml:space="preserve"> correlated with </w:t>
      </w:r>
      <w:r w:rsidR="00F165B8">
        <w:rPr>
          <w:rFonts w:ascii="Arial" w:hAnsi="Arial" w:cs="Arial"/>
        </w:rPr>
        <w:t xml:space="preserve">the 22.5% </w:t>
      </w:r>
      <w:r w:rsidR="00635922">
        <w:rPr>
          <w:rFonts w:ascii="Arial" w:hAnsi="Arial" w:cs="Arial"/>
        </w:rPr>
        <w:t xml:space="preserve">increase in US traffic deaths </w:t>
      </w:r>
      <w:r w:rsidR="00E714CA">
        <w:rPr>
          <w:rFonts w:ascii="Arial" w:hAnsi="Arial" w:cs="Arial"/>
        </w:rPr>
        <w:t xml:space="preserve">from </w:t>
      </w:r>
      <w:r w:rsidR="00B0035D">
        <w:rPr>
          <w:rFonts w:ascii="Arial" w:hAnsi="Arial" w:cs="Arial"/>
        </w:rPr>
        <w:t xml:space="preserve">2013 to 2022 </w:t>
      </w:r>
      <w:r w:rsidR="008A27CE">
        <w:rPr>
          <w:rFonts w:ascii="Arial" w:hAnsi="Arial" w:cs="Arial"/>
        </w:rPr>
        <w:t xml:space="preserve">as well as an increase in the US AAMR </w:t>
      </w:r>
      <w:r w:rsidR="00550087">
        <w:rPr>
          <w:rFonts w:ascii="Arial" w:hAnsi="Arial" w:cs="Arial"/>
        </w:rPr>
        <w:t xml:space="preserve">from firearms from </w:t>
      </w:r>
      <w:r w:rsidR="00841999">
        <w:rPr>
          <w:rFonts w:ascii="Arial" w:hAnsi="Arial" w:cs="Arial"/>
        </w:rPr>
        <w:t xml:space="preserve">approximately </w:t>
      </w:r>
      <w:r w:rsidR="003E1412">
        <w:rPr>
          <w:rFonts w:ascii="Arial" w:hAnsi="Arial" w:cs="Arial"/>
        </w:rPr>
        <w:t>10.3 per 100,000 between 1999 and 2014</w:t>
      </w:r>
      <w:r w:rsidR="00822AFA">
        <w:rPr>
          <w:rFonts w:ascii="Arial" w:hAnsi="Arial" w:cs="Arial"/>
        </w:rPr>
        <w:t xml:space="preserve"> to </w:t>
      </w:r>
      <w:r w:rsidR="00956FA9">
        <w:rPr>
          <w:rFonts w:ascii="Arial" w:hAnsi="Arial" w:cs="Arial"/>
        </w:rPr>
        <w:t>11.8 per 100,000 between 2016 and 2018.</w:t>
      </w:r>
      <w:r w:rsidR="00575C0A">
        <w:rPr>
          <w:rFonts w:ascii="Arial" w:hAnsi="Arial" w:cs="Arial"/>
        </w:rPr>
        <w:fldChar w:fldCharType="begin"/>
      </w:r>
      <w:r w:rsidR="00927F58">
        <w:rPr>
          <w:rFonts w:ascii="Arial" w:hAnsi="Arial" w:cs="Arial"/>
        </w:rPr>
        <w:instrText xml:space="preserve"> ADDIN ZOTERO_ITEM CSL_CITATION {"citationID":"riS6OTs6","properties":{"formattedCitation":"\\super 9,10\\nosupersub{}","plainCitation":"9,10","noteIndex":0},"citationItems":[{"id":6316,"uris":["http://zotero.org/groups/5952805/items/45PN5KQR"],"itemData":{"id":6316,"type":"article-journal","abstract":"Road traffic deaths are preventable but remain a major public health problem. Crashes cause more than 40,000 deaths annually in the United States, and traffic-related pedestrian deaths have increased rapidly. To examine change in pedestrian and overall traffic death rates (deaths per 100,000 population) within an international context, CDC analyzed 2013-2022 data from the United States and 27 other high-income countries in the International Road Traffic and Accident Database, as well as early 2023 U.S. estimates. Between 2013 and 2022, U.S. pedestrian death rates increased 50% (from 1.55 to 2.33 per 100,000 population), while other countries generally experienced decreases (median decrease = 24.7%). During this period, overall U.S. traffic death rates increased 22.5% (from 10.41 to 12.76), but decreased by a median of 19.4% in 27 other high-income countries. Among all countries examined, the United States had the highest pedestrian death rates overall and among persons aged 15-24 and 25-64 years. Projected 2023 U.S. estimates suggest a potential decline in pedestrian (2%) and overall traffic (4%) deaths, compared with those in 2022. Accelerated adoption of a Safe System approach, focused on creating safer roadways and vehicles, establishing safer speeds, supporting safer road users, and improving post-crash care, can help reduce U.S. pedestrian and overall traffic deaths.","container-title":"MMWR. Morbidity and mortality weekly report","DOI":"10.15585/mmwr.mm7408a2","ISSN":"1545-861X","issue":"8","journalAbbreviation":"MMWR Morb Mortal Wkly Rep","language":"eng","note":"PMID: 40080454\nPMCID: PMC11952289","page":"134-139","source":"PubMed","title":"Pedestrian and Overall Road Traffic Crash Deaths - United States and 27 Other High-Income Countries, 2013-2022","volume":"74","author":[{"family":"Naumann","given":"Rebecca B."},{"family":"West","given":"Bethany A."},{"family":"Barry","given":"Vaughn"},{"family":"Matthews","given":"Sarah"},{"family":"Lee","given":"Robin"}],"issued":{"date-parts":[["2025",3,13]]}}},{"id":6318,"uris":["http://zotero.org/groups/5952805/items/XLA6TQ5X"],"itemData":{"id":6318,"type":"article-journal","container-title":"JAMA psychiatry","DOI":"10.1001/jamapsychiatry.2020.2986","ISSN":"2168-622X","issue":"3","journalAbbreviation":"JAMA Psychiatry","note":"PMID: 32965479\nPMCID: PMC7933080","page":"241-242","source":"PubMed Central","title":"Current Epidemiological Trends in Firearm Mortality in the United States","volume":"78","author":[{"family":"Goldstick","given":"Jason E."},{"family":"Carter","given":"Patrick M."},{"family":"Cunningham","given":"Rebecca M."}],"issued":{"date-parts":[["2021",3,1]]}}}],"schema":"https://github.com/citation-style-language/schema/raw/master/csl-citation.json"} </w:instrText>
      </w:r>
      <w:r w:rsidR="00575C0A">
        <w:rPr>
          <w:rFonts w:ascii="Arial" w:hAnsi="Arial" w:cs="Arial"/>
        </w:rPr>
        <w:fldChar w:fldCharType="separate"/>
      </w:r>
      <w:r w:rsidR="00927F58" w:rsidRPr="00927F58">
        <w:rPr>
          <w:rFonts w:ascii="Arial" w:hAnsi="Arial" w:cs="Arial"/>
          <w:kern w:val="0"/>
          <w:vertAlign w:val="superscript"/>
        </w:rPr>
        <w:t>9,10</w:t>
      </w:r>
      <w:r w:rsidR="00575C0A">
        <w:rPr>
          <w:rFonts w:ascii="Arial" w:hAnsi="Arial" w:cs="Arial"/>
        </w:rPr>
        <w:fldChar w:fldCharType="end"/>
      </w:r>
      <w:r w:rsidR="00575C0A">
        <w:rPr>
          <w:rFonts w:ascii="Arial" w:hAnsi="Arial" w:cs="Arial"/>
        </w:rPr>
        <w:t xml:space="preserve"> </w:t>
      </w:r>
      <w:r w:rsidR="00857187">
        <w:rPr>
          <w:rFonts w:ascii="Arial" w:hAnsi="Arial" w:cs="Arial"/>
        </w:rPr>
        <w:t xml:space="preserve">Increases in decubitus ulcer-associated osteomyelitis may reflect </w:t>
      </w:r>
      <w:r w:rsidR="00A44645">
        <w:rPr>
          <w:rFonts w:ascii="Arial" w:hAnsi="Arial" w:cs="Arial"/>
        </w:rPr>
        <w:t xml:space="preserve">an aging </w:t>
      </w:r>
      <w:r w:rsidR="0002244D">
        <w:rPr>
          <w:rFonts w:ascii="Arial" w:hAnsi="Arial" w:cs="Arial"/>
        </w:rPr>
        <w:t>U.S.</w:t>
      </w:r>
      <w:r w:rsidR="008C51B4">
        <w:rPr>
          <w:rFonts w:ascii="Arial" w:hAnsi="Arial" w:cs="Arial"/>
        </w:rPr>
        <w:t xml:space="preserve"> population</w:t>
      </w:r>
      <w:r w:rsidR="00486045">
        <w:rPr>
          <w:rFonts w:ascii="Arial" w:hAnsi="Arial" w:cs="Arial"/>
        </w:rPr>
        <w:t xml:space="preserve"> and </w:t>
      </w:r>
      <w:r w:rsidR="00567AAD">
        <w:rPr>
          <w:rFonts w:ascii="Arial" w:hAnsi="Arial" w:cs="Arial"/>
        </w:rPr>
        <w:t xml:space="preserve">growing chronic disease burden, </w:t>
      </w:r>
      <w:r w:rsidR="00794DE2">
        <w:rPr>
          <w:rFonts w:ascii="Arial" w:hAnsi="Arial" w:cs="Arial"/>
        </w:rPr>
        <w:t xml:space="preserve">highlighting </w:t>
      </w:r>
      <w:r w:rsidR="00CB13DD">
        <w:rPr>
          <w:rFonts w:ascii="Arial" w:hAnsi="Arial" w:cs="Arial"/>
        </w:rPr>
        <w:t xml:space="preserve">the need for </w:t>
      </w:r>
      <w:r w:rsidR="00A807FC">
        <w:rPr>
          <w:rFonts w:ascii="Arial" w:hAnsi="Arial" w:cs="Arial"/>
        </w:rPr>
        <w:t>preventative care against pressure ulcers.</w:t>
      </w:r>
      <w:r w:rsidR="00A564BC">
        <w:rPr>
          <w:rFonts w:ascii="Arial" w:hAnsi="Arial" w:cs="Arial"/>
        </w:rPr>
        <w:fldChar w:fldCharType="begin"/>
      </w:r>
      <w:r w:rsidR="00927F58">
        <w:rPr>
          <w:rFonts w:ascii="Arial" w:hAnsi="Arial" w:cs="Arial"/>
        </w:rPr>
        <w:instrText xml:space="preserve"> ADDIN ZOTERO_ITEM CSL_CITATION {"citationID":"PVqw1aVi","properties":{"formattedCitation":"\\super 11\\nosupersub{}","plainCitation":"11","noteIndex":0},"citationItems":[{"id":6321,"uris":["http://zotero.org/groups/5952805/items/H4QZXSTA"],"itemData":{"id":6321,"type":"article-journal","abstract":"Background\nThe prevalence of pressure ulcers particularly in the frail older adult population continues to be high and very costly especially in those suffering from chronic diseases and has brought a higher awareness to comprehensive, preventive and therapeutic measures for treatment of pressure ulcers. Internal risk factors highlighted by comorbidities play a crucial role in the pathogenesis of pressure ulcers.\n\nMain body\nFocusing on the impact of common chronic diseases (comorbidities) in aging on pressure ulcers (e.g., cardiovascular diseases, diabetes, chronic pulmonary diseases, renal diseases and neurodegenerative disorders) and the significant complicating conditions e.g., anemia, infectious diseases, malnutrition, hospitalization, incontinence and polypharmacy, frailty and disability becomes important in developing a more complete, inclusive and multidisciplinary approach to prevention of PU in older patients.\n\nObjective\nTo describe chronic and acute conditions which are risk factors in elderly patients for developing PU.\n\nMethods\nWe present an overview of comorbidities seen with PU in three diverse patient locations., The inclusion criteria are sites (community, acute hospital and long term facilities), older patients, chronic diseases and pressure ulcers grade 2 and over., Using a recently developed conceptual framework accepted by European and National Pressure Ulcer Advisory Panels, we examined chronic diseases to identify the risk factors of chronic conditions and complicating conditions which potentially influence risk for PU development.\n\nConclusion\nMultiple chronic diseases and complicating factors which associated with immobility, tissue ischemia, and undernutrition are caused to PU in community settings, hospitals, and nursing facilities.","container-title":"BMC Geriatrics","DOI":"10.1186/s12877-018-0997-7","ISSN":"1471-2318","journalAbbreviation":"BMC Geriatr","note":"PMID: 30537947\nPMCID: PMC6290523","page":"305","source":"PubMed Central","title":"An overview of co-morbidities and the development of pressure ulcers among older adults","volume":"18","author":[{"family":"Jaul","given":"Efraim"},{"family":"Barron","given":"Jeremy"},{"family":"Rosenzweig","given":"Joshua P."},{"family":"Menczel","given":"Jacob"}],"issued":{"date-parts":[["2018",12,11]]}}}],"schema":"https://github.com/citation-style-language/schema/raw/master/csl-citation.json"} </w:instrText>
      </w:r>
      <w:r w:rsidR="00A564BC">
        <w:rPr>
          <w:rFonts w:ascii="Arial" w:hAnsi="Arial" w:cs="Arial"/>
        </w:rPr>
        <w:fldChar w:fldCharType="separate"/>
      </w:r>
      <w:r w:rsidR="00927F58" w:rsidRPr="00927F58">
        <w:rPr>
          <w:rFonts w:ascii="Arial" w:hAnsi="Arial" w:cs="Arial"/>
          <w:kern w:val="0"/>
          <w:vertAlign w:val="superscript"/>
        </w:rPr>
        <w:t>11</w:t>
      </w:r>
      <w:r w:rsidR="00A564BC">
        <w:rPr>
          <w:rFonts w:ascii="Arial" w:hAnsi="Arial" w:cs="Arial"/>
        </w:rPr>
        <w:fldChar w:fldCharType="end"/>
      </w:r>
    </w:p>
    <w:p w14:paraId="522AF3CD" w14:textId="6A1E244F" w:rsidR="00C45D18" w:rsidRDefault="00996FFB" w:rsidP="00982D1A">
      <w:pPr>
        <w:spacing w:after="0" w:line="480" w:lineRule="auto"/>
        <w:ind w:firstLine="720"/>
        <w:rPr>
          <w:rFonts w:ascii="Arial" w:hAnsi="Arial" w:cs="Arial"/>
        </w:rPr>
      </w:pPr>
      <w:r>
        <w:rPr>
          <w:rFonts w:ascii="Arial" w:hAnsi="Arial" w:cs="Arial"/>
        </w:rPr>
        <w:t>M</w:t>
      </w:r>
      <w:r w:rsidRPr="00B532EA">
        <w:rPr>
          <w:rFonts w:ascii="Arial" w:hAnsi="Arial" w:cs="Arial"/>
        </w:rPr>
        <w:t>ortality captures only part of the burden. Osteomyelitis often leads to serious morbidity even when not fatal. In diabetic foot osteomyelitis,</w:t>
      </w:r>
      <w:r>
        <w:rPr>
          <w:rFonts w:ascii="Arial" w:hAnsi="Arial" w:cs="Arial"/>
        </w:rPr>
        <w:t xml:space="preserve"> for example,</w:t>
      </w:r>
      <w:r w:rsidRPr="00B532EA">
        <w:rPr>
          <w:rFonts w:ascii="Arial" w:hAnsi="Arial" w:cs="Arial"/>
        </w:rPr>
        <w:t xml:space="preserve"> up to 80% of cases eventually result in amputation, and recurrence is common.</w:t>
      </w:r>
      <w:r>
        <w:rPr>
          <w:rFonts w:ascii="Arial" w:hAnsi="Arial" w:cs="Arial"/>
        </w:rPr>
        <w:fldChar w:fldCharType="begin"/>
      </w:r>
      <w:r>
        <w:rPr>
          <w:rFonts w:ascii="Arial" w:hAnsi="Arial" w:cs="Arial"/>
        </w:rPr>
        <w:instrText xml:space="preserve"> ADDIN ZOTERO_ITEM CSL_CITATION {"citationID":"ulbkxlOE","properties":{"formattedCitation":"\\super 6\\nosupersub{}","plainCitation":"6","dontUpdate":true,"noteIndex":0},"citationItems":[{"id":15,"uris":["http://zotero.org/users/13640486/items/QFAD9HPP"],"itemData":{"id":15,"type":"article-journal","container-title":"New England Journal of Medicine","DOI":"10.1056/NEJMra1615439","ISSN":"0028-4793, 1533-4406","issue":"24","journalAbbreviation":"N Engl J Med","language":"en","page":"2367-2375","source":"DOI.org (Crossref)","title":"Diabetic Foot Ulcers and Their Recurrence","volume":"376","editor":[{"family":"Ingelfinger","given":"Julie R."}],"author":[{"family":"Armstrong","given":"David G."},{"family":"Boulton","given":"Andrew J.M."},{"family":"Bus","given":"Sicco A."}],"issued":{"date-parts":[["2017",6,15]]}}}],"schema":"https://github.com/citation-style-language/schema/raw/master/csl-citation.json"} </w:instrText>
      </w:r>
      <w:r>
        <w:rPr>
          <w:rFonts w:ascii="Arial" w:hAnsi="Arial" w:cs="Arial"/>
        </w:rPr>
        <w:fldChar w:fldCharType="separate"/>
      </w:r>
      <w:r w:rsidRPr="007A78DE">
        <w:rPr>
          <w:rFonts w:ascii="Arial" w:hAnsi="Arial" w:cs="Arial"/>
          <w:kern w:val="0"/>
          <w:vertAlign w:val="superscript"/>
        </w:rPr>
        <w:t>5</w:t>
      </w:r>
      <w:r>
        <w:rPr>
          <w:rFonts w:ascii="Arial" w:hAnsi="Arial" w:cs="Arial"/>
        </w:rPr>
        <w:fldChar w:fldCharType="end"/>
      </w:r>
      <w:r w:rsidRPr="00B532EA">
        <w:rPr>
          <w:rFonts w:ascii="Arial" w:hAnsi="Arial" w:cs="Arial"/>
        </w:rPr>
        <w:t xml:space="preserve"> The condition is associated with high costs and reduced quality of life.</w:t>
      </w:r>
      <w:r>
        <w:rPr>
          <w:rFonts w:ascii="Arial" w:hAnsi="Arial" w:cs="Arial"/>
        </w:rPr>
        <w:fldChar w:fldCharType="begin"/>
      </w:r>
      <w:r w:rsidR="002B640F">
        <w:rPr>
          <w:rFonts w:ascii="Arial" w:hAnsi="Arial" w:cs="Arial"/>
        </w:rPr>
        <w:instrText xml:space="preserve"> ADDIN ZOTERO_ITEM CSL_CITATION {"citationID":"Rp8cPUDH","properties":{"formattedCitation":"\\super 6\\nosupersub{}","plainCitation":"6","noteIndex":0},"citationItems":[{"id":6449,"uris":["http://zotero.org/groups/5952805/items/TNIMDA6F"],"itemData":{"id":6449,"type":"article-journal","abstract":"BACKGROUND: In 2007, we reported a summary of data comparing diabetic foot complications to cancer. The purpose of this brief report was to refresh this with the best available data as they currently exist. Since that time, more reports have emerged both on cancer mortality and mortality associated with diabetic foot ulcer (DFU), Charcot arthropathy, and diabetes-associated lower extremity amputation.\nMETHODS: We collected data reporting 5-year mortality from studies published following 2007 and calculated a pooled mean. We evaluated data from DFU, Charcot arthropathy and lower extremity amputation. We dichotomized high and low amputation as proximal and distal to the ankle, respectively. This was compared with cancer mortality as reported by the American Cancer Society and the National Cancer Institute.\nRESULTS: Five year mortality for Charcot, DFU, minor and major amputations were 29.0, 30.5, 46.2 and 56.6%, respectively. This is compared to 9.0% for breast cancer and 80.0% for lung cancer. 5 year pooled mortality for all reported cancer was 31.0%. Direct costs of care for diabetes in general was $237 billion in 2017. This is compared to $80 billion for cancer in 2015. As up to one-third of the direct costs of care for diabetes may be attributed to the lower extremity, these are also readily comparable.\nCONCLUSION: Diabetic lower extremity complications remain enormously burdensome. Most notably, DFU and LEA appear to be more than just a marker of poor health. They are independent risk factors associated with premature death. While advances continue to improve outcomes of care for people with DFU and amputation, efforts should be directed at primary prevention as well as those for patients in diabetic foot ulcer remission to maximize ulcer-free, hospital-free and activity-rich days.","container-title":"Journal of Foot and Ankle Research","DOI":"10.1186/s13047-020-00383-2","ISSN":"1757-1146","issue":"1","journalAbbreviation":"J Foot Ankle Res","language":"eng","note":"PMID: 32209136\nPMCID: PMC7092527","page":"16","source":"PubMed","title":"Five year mortality and direct costs of care for people with diabetic foot complications are comparable to cancer","volume":"13","author":[{"family":"Armstrong","given":"David G."},{"family":"Swerdlow","given":"Mark A."},{"family":"Armstrong","given":"Alexandria A."},{"family":"Conte","given":"Michael S."},{"family":"Padula","given":"William V."},{"family":"Bus","given":"Sicco A."}],"issued":{"date-parts":[["2020",3,24]]}}}],"schema":"https://github.com/citation-style-language/schema/raw/master/csl-citation.json"} </w:instrText>
      </w:r>
      <w:r>
        <w:rPr>
          <w:rFonts w:ascii="Arial" w:hAnsi="Arial" w:cs="Arial"/>
        </w:rPr>
        <w:fldChar w:fldCharType="separate"/>
      </w:r>
      <w:r w:rsidR="002B640F" w:rsidRPr="002B640F">
        <w:rPr>
          <w:rFonts w:ascii="Arial" w:hAnsi="Arial" w:cs="Arial"/>
          <w:kern w:val="0"/>
          <w:vertAlign w:val="superscript"/>
        </w:rPr>
        <w:t>6</w:t>
      </w:r>
      <w:r>
        <w:rPr>
          <w:rFonts w:ascii="Arial" w:hAnsi="Arial" w:cs="Arial"/>
        </w:rPr>
        <w:fldChar w:fldCharType="end"/>
      </w:r>
      <w:r w:rsidRPr="00B532EA">
        <w:rPr>
          <w:rFonts w:ascii="Arial" w:hAnsi="Arial" w:cs="Arial"/>
        </w:rPr>
        <w:t xml:space="preserve"> Patients may live with chronic pain, impaired mobility, and psychological distress long after the infection is</w:t>
      </w:r>
      <w:r>
        <w:rPr>
          <w:rFonts w:ascii="Arial" w:hAnsi="Arial" w:cs="Arial"/>
        </w:rPr>
        <w:t xml:space="preserve"> </w:t>
      </w:r>
      <w:r w:rsidRPr="00B532EA">
        <w:rPr>
          <w:rFonts w:ascii="Arial" w:hAnsi="Arial" w:cs="Arial"/>
        </w:rPr>
        <w:t>treated</w:t>
      </w:r>
      <w:r>
        <w:rPr>
          <w:rFonts w:ascii="Arial" w:hAnsi="Arial" w:cs="Arial"/>
        </w:rPr>
        <w:t xml:space="preserve"> in the hospital setting</w:t>
      </w:r>
      <w:r w:rsidRPr="00B532EA">
        <w:rPr>
          <w:rFonts w:ascii="Arial" w:hAnsi="Arial" w:cs="Arial"/>
        </w:rPr>
        <w:t>.</w:t>
      </w:r>
      <w:r>
        <w:rPr>
          <w:rFonts w:ascii="Arial" w:hAnsi="Arial" w:cs="Arial"/>
        </w:rPr>
        <w:fldChar w:fldCharType="begin"/>
      </w:r>
      <w:r w:rsidR="002B640F">
        <w:rPr>
          <w:rFonts w:ascii="Arial" w:hAnsi="Arial" w:cs="Arial"/>
        </w:rPr>
        <w:instrText xml:space="preserve"> ADDIN ZOTERO_ITEM CSL_CITATION {"citationID":"tSpo6YCb","properties":{"formattedCitation":"\\super 6\\nosupersub{}","plainCitation":"6","noteIndex":0},"citationItems":[{"id":6449,"uris":["http://zotero.org/groups/5952805/items/TNIMDA6F"],"itemData":{"id":6449,"type":"article-journal","abstract":"BACKGROUND: In 2007, we reported a summary of data comparing diabetic foot complications to cancer. The purpose of this brief report was to refresh this with the best available data as they currently exist. Since that time, more reports have emerged both on cancer mortality and mortality associated with diabetic foot ulcer (DFU), Charcot arthropathy, and diabetes-associated lower extremity amputation.\nMETHODS: We collected data reporting 5-year mortality from studies published following 2007 and calculated a pooled mean. We evaluated data from DFU, Charcot arthropathy and lower extremity amputation. We dichotomized high and low amputation as proximal and distal to the ankle, respectively. This was compared with cancer mortality as reported by the American Cancer Society and the National Cancer Institute.\nRESULTS: Five year mortality for Charcot, DFU, minor and major amputations were 29.0, 30.5, 46.2 and 56.6%, respectively. This is compared to 9.0% for breast cancer and 80.0% for lung cancer. 5 year pooled mortality for all reported cancer was 31.0%. Direct costs of care for diabetes in general was $237 billion in 2017. This is compared to $80 billion for cancer in 2015. As up to one-third of the direct costs of care for diabetes may be attributed to the lower extremity, these are also readily comparable.\nCONCLUSION: Diabetic lower extremity complications remain enormously burdensome. Most notably, DFU and LEA appear to be more than just a marker of poor health. They are independent risk factors associated with premature death. While advances continue to improve outcomes of care for people with DFU and amputation, efforts should be directed at primary prevention as well as those for patients in diabetic foot ulcer remission to maximize ulcer-free, hospital-free and activity-rich days.","container-title":"Journal of Foot and Ankle Research","DOI":"10.1186/s13047-020-00383-2","ISSN":"1757-1146","issue":"1","journalAbbreviation":"J Foot Ankle Res","language":"eng","note":"PMID: 32209136\nPMCID: PMC7092527","page":"16","source":"PubMed","title":"Five year mortality and direct costs of care for people with diabetic foot complications are comparable to cancer","volume":"13","author":[{"family":"Armstrong","given":"David G."},{"family":"Swerdlow","given":"Mark A."},{"family":"Armstrong","given":"Alexandria A."},{"family":"Conte","given":"Michael S."},{"family":"Padula","given":"William V."},{"family":"Bus","given":"Sicco A."}],"issued":{"date-parts":[["2020",3,24]]}}}],"schema":"https://github.com/citation-style-language/schema/raw/master/csl-citation.json"} </w:instrText>
      </w:r>
      <w:r>
        <w:rPr>
          <w:rFonts w:ascii="Arial" w:hAnsi="Arial" w:cs="Arial"/>
        </w:rPr>
        <w:fldChar w:fldCharType="separate"/>
      </w:r>
      <w:r w:rsidR="002B640F" w:rsidRPr="002B640F">
        <w:rPr>
          <w:rFonts w:ascii="Arial" w:hAnsi="Arial" w:cs="Arial"/>
          <w:kern w:val="0"/>
          <w:vertAlign w:val="superscript"/>
        </w:rPr>
        <w:t>6</w:t>
      </w:r>
      <w:r>
        <w:rPr>
          <w:rFonts w:ascii="Arial" w:hAnsi="Arial" w:cs="Arial"/>
        </w:rPr>
        <w:fldChar w:fldCharType="end"/>
      </w:r>
      <w:r>
        <w:rPr>
          <w:rFonts w:ascii="Arial" w:hAnsi="Arial" w:cs="Arial"/>
        </w:rPr>
        <w:t xml:space="preserve"> </w:t>
      </w:r>
      <w:r w:rsidR="0090333A">
        <w:rPr>
          <w:rFonts w:ascii="Arial" w:hAnsi="Arial" w:cs="Arial"/>
        </w:rPr>
        <w:t>Patients with</w:t>
      </w:r>
      <w:r w:rsidR="00F85179">
        <w:rPr>
          <w:rFonts w:ascii="Arial" w:hAnsi="Arial" w:cs="Arial"/>
        </w:rPr>
        <w:t xml:space="preserve"> fract</w:t>
      </w:r>
      <w:r w:rsidR="008C35D9">
        <w:rPr>
          <w:rFonts w:ascii="Arial" w:hAnsi="Arial" w:cs="Arial"/>
        </w:rPr>
        <w:t>ure</w:t>
      </w:r>
      <w:r w:rsidR="00F85179">
        <w:rPr>
          <w:rFonts w:ascii="Arial" w:hAnsi="Arial" w:cs="Arial"/>
        </w:rPr>
        <w:t xml:space="preserve">-related infections, for example, </w:t>
      </w:r>
      <w:r w:rsidR="00953C9B">
        <w:rPr>
          <w:rFonts w:ascii="Arial" w:hAnsi="Arial" w:cs="Arial"/>
        </w:rPr>
        <w:t xml:space="preserve">report a significantly reduced quality of life </w:t>
      </w:r>
      <w:r w:rsidR="005B3994">
        <w:rPr>
          <w:rFonts w:ascii="Arial" w:hAnsi="Arial" w:cs="Arial"/>
        </w:rPr>
        <w:t xml:space="preserve">years after even </w:t>
      </w:r>
      <w:r w:rsidR="00430A82">
        <w:rPr>
          <w:rFonts w:ascii="Arial" w:hAnsi="Arial" w:cs="Arial"/>
        </w:rPr>
        <w:t xml:space="preserve">successful </w:t>
      </w:r>
      <w:r w:rsidR="00294A8A">
        <w:rPr>
          <w:rFonts w:ascii="Arial" w:hAnsi="Arial" w:cs="Arial"/>
        </w:rPr>
        <w:t>surgical treatment.</w:t>
      </w:r>
      <w:r w:rsidR="00082C5E">
        <w:rPr>
          <w:rFonts w:ascii="Arial" w:hAnsi="Arial" w:cs="Arial"/>
        </w:rPr>
        <w:fldChar w:fldCharType="begin"/>
      </w:r>
      <w:r w:rsidR="002B640F">
        <w:rPr>
          <w:rFonts w:ascii="Arial" w:hAnsi="Arial" w:cs="Arial"/>
        </w:rPr>
        <w:instrText xml:space="preserve"> ADDIN ZOTERO_ITEM CSL_CITATION {"citationID":"z8VJV94f","properties":{"formattedCitation":"\\super 11\\nosupersub{}","plainCitation":"11","dontUpdate":true,"noteIndex":0},"citationItems":[{"id":6430,"uris":["http://zotero.org/groups/5952805/items/HBIYM78G"],"itemData":{"id":6430,"type":"article-journal","abstract":"Long-term patient-related quality of life after fracture-related infections of the long bones","container-title":"Bone &amp; Joint Research","DOI":"10.1302/2046-3758.105.BJR-2020-0532","ISSN":"2046-3758","issue":"5","language":"en","note":"publisher: Bone &amp; Joint","page":"321-327","source":"boneandjoint.org.uk","title":"Long-term patient-related quality of life after fracture-related infections of the long bones","volume":"10","author":[{"family":"Walter","given":"Nike"},{"family":"Rupp","given":"Markus"},{"family":"Hierl","given":"Katja"},{"family":"Pfeifer","given":"Christian"},{"family":"Kerschbaum","given":"Maximilian"},{"family":"Hinterberger","given":"Thilo"},{"family":"Alt","given":"Volker"}],"issued":{"date-parts":[["2021",5,3]]}}}],"schema":"https://github.com/citation-style-language/schema/raw/master/csl-citation.json"} </w:instrText>
      </w:r>
      <w:r w:rsidR="00082C5E">
        <w:rPr>
          <w:rFonts w:ascii="Arial" w:hAnsi="Arial" w:cs="Arial"/>
        </w:rPr>
        <w:fldChar w:fldCharType="separate"/>
      </w:r>
      <w:r w:rsidR="00601E8D" w:rsidRPr="00601E8D">
        <w:rPr>
          <w:rFonts w:ascii="Arial" w:hAnsi="Arial" w:cs="Arial"/>
          <w:kern w:val="0"/>
          <w:vertAlign w:val="superscript"/>
        </w:rPr>
        <w:t>1</w:t>
      </w:r>
      <w:r w:rsidR="00D01EBA">
        <w:rPr>
          <w:rFonts w:ascii="Arial" w:hAnsi="Arial" w:cs="Arial"/>
          <w:kern w:val="0"/>
          <w:vertAlign w:val="superscript"/>
        </w:rPr>
        <w:t>0</w:t>
      </w:r>
      <w:r w:rsidR="00082C5E">
        <w:rPr>
          <w:rFonts w:ascii="Arial" w:hAnsi="Arial" w:cs="Arial"/>
        </w:rPr>
        <w:fldChar w:fldCharType="end"/>
      </w:r>
    </w:p>
    <w:p w14:paraId="78DE106C" w14:textId="6790DFE5" w:rsidR="00B532EA" w:rsidRPr="00B532EA" w:rsidRDefault="00B532EA" w:rsidP="00FD703E">
      <w:pPr>
        <w:spacing w:after="0" w:line="480" w:lineRule="auto"/>
        <w:ind w:firstLine="720"/>
        <w:rPr>
          <w:rFonts w:ascii="Arial" w:hAnsi="Arial" w:cs="Arial"/>
        </w:rPr>
      </w:pPr>
      <w:r w:rsidRPr="00B532EA">
        <w:rPr>
          <w:rFonts w:ascii="Arial" w:hAnsi="Arial" w:cs="Arial"/>
        </w:rPr>
        <w:lastRenderedPageBreak/>
        <w:t xml:space="preserve">This rising burden mirrors trends in other infectious conditions that interact with chronic illness. </w:t>
      </w:r>
      <w:r w:rsidR="00BE3BC8">
        <w:rPr>
          <w:rFonts w:ascii="Arial" w:hAnsi="Arial" w:cs="Arial"/>
        </w:rPr>
        <w:t>For example, m</w:t>
      </w:r>
      <w:r w:rsidRPr="00B532EA">
        <w:rPr>
          <w:rFonts w:ascii="Arial" w:hAnsi="Arial" w:cs="Arial"/>
        </w:rPr>
        <w:t>ortality from C. difficile infection</w:t>
      </w:r>
      <w:ins w:id="22" w:author="Sanaka, Krishna" w:date="2025-12-02T18:54:00Z" w16du:dateUtc="2025-12-02T23:54:00Z">
        <w:r w:rsidR="00E937BF">
          <w:rPr>
            <w:rFonts w:ascii="Arial" w:hAnsi="Arial" w:cs="Arial"/>
          </w:rPr>
          <w:t xml:space="preserve"> as well as the pre</w:t>
        </w:r>
      </w:ins>
      <w:ins w:id="23" w:author="Sanaka, Krishna" w:date="2025-12-02T18:55:00Z" w16du:dateUtc="2025-12-02T23:55:00Z">
        <w:r w:rsidR="00E937BF">
          <w:rPr>
            <w:rFonts w:ascii="Arial" w:hAnsi="Arial" w:cs="Arial"/>
          </w:rPr>
          <w:t>valence of sepsis</w:t>
        </w:r>
      </w:ins>
      <w:ins w:id="24" w:author="Sanaka, Krishna" w:date="2025-12-02T18:59:00Z" w16du:dateUtc="2025-12-02T23:59:00Z">
        <w:r w:rsidR="001E0E4D">
          <w:rPr>
            <w:rFonts w:ascii="Arial" w:hAnsi="Arial" w:cs="Arial"/>
          </w:rPr>
          <w:t xml:space="preserve"> and urinary tract infections</w:t>
        </w:r>
      </w:ins>
      <w:r w:rsidRPr="00B532EA">
        <w:rPr>
          <w:rFonts w:ascii="Arial" w:hAnsi="Arial" w:cs="Arial"/>
        </w:rPr>
        <w:t xml:space="preserve"> has a</w:t>
      </w:r>
      <w:r w:rsidR="00725D47">
        <w:rPr>
          <w:rFonts w:ascii="Arial" w:hAnsi="Arial" w:cs="Arial"/>
        </w:rPr>
        <w:t>lso</w:t>
      </w:r>
      <w:r w:rsidRPr="00B532EA">
        <w:rPr>
          <w:rFonts w:ascii="Arial" w:hAnsi="Arial" w:cs="Arial"/>
        </w:rPr>
        <w:t xml:space="preserve"> climbed over </w:t>
      </w:r>
      <w:r w:rsidR="00011330">
        <w:rPr>
          <w:rFonts w:ascii="Arial" w:hAnsi="Arial" w:cs="Arial"/>
        </w:rPr>
        <w:t>recent decades</w:t>
      </w:r>
      <w:r w:rsidRPr="00B532EA">
        <w:rPr>
          <w:rFonts w:ascii="Arial" w:hAnsi="Arial" w:cs="Arial"/>
        </w:rPr>
        <w:t xml:space="preserve">, </w:t>
      </w:r>
      <w:del w:id="25" w:author="Sanaka, Krishna" w:date="2025-12-02T19:05:00Z" w16du:dateUtc="2025-12-03T00:05:00Z">
        <w:r w:rsidRPr="00B532EA" w:rsidDel="008C1544">
          <w:rPr>
            <w:rFonts w:ascii="Arial" w:hAnsi="Arial" w:cs="Arial"/>
          </w:rPr>
          <w:delText>often driven by host factors and structural vulnerabilities</w:delText>
        </w:r>
      </w:del>
      <w:ins w:id="26" w:author="Sanaka, Krishna" w:date="2025-12-02T19:05:00Z" w16du:dateUtc="2025-12-03T00:05:00Z">
        <w:r w:rsidR="008C1544">
          <w:rPr>
            <w:rFonts w:ascii="Arial" w:hAnsi="Arial" w:cs="Arial"/>
          </w:rPr>
          <w:t>reflecting a broader pattern in which several infectious diseases have shown rising population-level impact over recent decades</w:t>
        </w:r>
      </w:ins>
      <w:r w:rsidRPr="00B532EA">
        <w:rPr>
          <w:rFonts w:ascii="Arial" w:hAnsi="Arial" w:cs="Arial"/>
        </w:rPr>
        <w:t>.</w:t>
      </w:r>
      <w:ins w:id="27" w:author="Sanaka, Krishna" w:date="2025-12-02T18:56:00Z" w16du:dateUtc="2025-12-02T23:56:00Z">
        <w:r w:rsidR="001E0E4D" w:rsidDel="001E0E4D">
          <w:rPr>
            <w:rFonts w:ascii="Arial" w:hAnsi="Arial" w:cs="Arial"/>
          </w:rPr>
          <w:t xml:space="preserve"> </w:t>
        </w:r>
      </w:ins>
      <w:del w:id="28" w:author="Sanaka, Krishna" w:date="2025-12-02T18:56:00Z" w16du:dateUtc="2025-12-02T23:56:00Z">
        <w:r w:rsidR="001E0E4D" w:rsidDel="001E0E4D">
          <w:rPr>
            <w:rFonts w:ascii="Arial" w:hAnsi="Arial" w:cs="Arial"/>
          </w:rPr>
          <w:fldChar w:fldCharType="begin"/>
        </w:r>
        <w:r w:rsidR="001E0E4D" w:rsidDel="001E0E4D">
          <w:rPr>
            <w:rFonts w:ascii="Arial" w:hAnsi="Arial" w:cs="Arial"/>
          </w:rPr>
          <w:delInstrText xml:space="preserve"> ADDIN ZOTERO_ITEM CSL_CITATION {"citationID":"IUReGj41","properties":{"formattedCitation":"\\super 13\\nosupersub{}","plainCitation":"13","noteIndex":0},"citationItems":[{"id":6796,"uris":["http://zotero.org/groups/5952805/items/3C2ILBVD"],"itemData":{"id":6796,"type":"article-journal","abstract":"Rationale: Stakeholders seek to monitor processes and outcomes of care among patients with sepsis, but use of administrative data for sepsis surveillance is controversial. Prior studies using only principal diagnoses from claims data have shown a trend of rising sepsis incidence with falling infection incidence, implying that administrative data are inaccurate for sepsis surveillance., Objectives: Because a sepsis diagnosis often modifies an infection site diagnosis, we sought to investigate trends in sepsis and infection using both principal and secondary diagnoses in administrative data., Methods: This was a retrospective cohort study. We used data from the Nationwide Inpatient Sample years 2003 to 2009 to identify age-standardized, population-based trends in sepsis and infection using all available diagnosis codes. Infection sites were defined as bacteremia, pneumonia, urinary tract, skin/soft tissue, and gastrointestinal; codes for septicemia, sepsis, severe sepsis, and septic shock were used to identify “sepsis.” We identified patients with infection and mechanical ventilation to estimate incidence of severe sepsis without requiring specific claims for sepsis or acute organ failure., Measurements and Main Results: We identified 53.9 million adult infection hospitalizations during the years 2003 to 2009; average age was 63 years, 61% of patients were women, and 70% reported white race, 14% black, and 11% Hispanic ethnicity. Incidence of hospitalizations with an infection claim increased from 3,147/100,000 U.S. residents in 2003 to 3,480/100,000 in 2009 (11% increase), whereas hospitalizations with sepsis claims increased from 359/100,000 to 535/100,000 residents during the same time frame (49% increase); P = 0.009 between infection and sepsis trends. The proportion of infection hospitalizations with a sepsis claim increased from 7.5% in 2003 to 11.5% in 2009 (54% increase). The incidence of hospitalizations with both an infection and mechanical ventilation claim during 2003 was 173/100,000 as compared with 251/100,000 in 2009 (45% increase); P = 0.76 compared with sepsis trends., Conclusions: Sepsis claims are increasing at a greater rate than infection claims but are not inversely related. Trends in sepsis are similar to trends in infection cases requiring mechanical ventilation. Further studies should seek to identify the optimal algorithms to identify sepsis within administrative data and explore potential mechanisms for the increasing incidence of infection and sepsis in the United States.","container-title":"Annals of the American Thoracic Society","DOI":"10.1513/AnnalsATS.201411-498BC","ISSN":"2329-6933","issue":"2","journalAbbreviation":"Ann Am Thorac Soc","note":"PMID: 25569845\nPMCID: PMC4342831","page":"216-220","source":"PubMed Central","title":"Trends in Sepsis and Infection Sources in the United States. A Population-Based Study","volume":"12","author":[{"family":"Walkey","given":"Allan J."},{"family":"Lagu","given":"Tara"},{"family":"Lindenauer","given":"Peter K."}],"issued":{"date-parts":[["2015",2]]}}}],"schema":"https://github.com/citation-style-language/schema/raw/master/csl-citation.json"} </w:delInstrText>
        </w:r>
        <w:r w:rsidR="001E0E4D" w:rsidDel="001E0E4D">
          <w:rPr>
            <w:rFonts w:ascii="Arial" w:hAnsi="Arial" w:cs="Arial"/>
          </w:rPr>
          <w:fldChar w:fldCharType="separate"/>
        </w:r>
        <w:r w:rsidR="001E0E4D" w:rsidRPr="001E0E4D" w:rsidDel="001E0E4D">
          <w:rPr>
            <w:rFonts w:ascii="Arial" w:hAnsi="Arial" w:cs="Arial"/>
            <w:kern w:val="0"/>
            <w:vertAlign w:val="superscript"/>
          </w:rPr>
          <w:delText>13</w:delText>
        </w:r>
        <w:r w:rsidR="001E0E4D" w:rsidDel="001E0E4D">
          <w:rPr>
            <w:rFonts w:ascii="Arial" w:hAnsi="Arial" w:cs="Arial"/>
          </w:rPr>
          <w:fldChar w:fldCharType="end"/>
        </w:r>
      </w:del>
      <w:r w:rsidR="009D5C2C">
        <w:rPr>
          <w:rFonts w:ascii="Arial" w:hAnsi="Arial" w:cs="Arial"/>
        </w:rPr>
        <w:fldChar w:fldCharType="begin"/>
      </w:r>
      <w:r w:rsidR="00927F58">
        <w:rPr>
          <w:rFonts w:ascii="Arial" w:hAnsi="Arial" w:cs="Arial"/>
        </w:rPr>
        <w:instrText xml:space="preserve"> ADDIN ZOTERO_ITEM CSL_CITATION {"citationID":"NVKupI0s","properties":{"formattedCitation":"\\super 14,15\\nosupersub{}","plainCitation":"14,15","noteIndex":0},"citationItems":[{"id":6297,"uris":["http://zotero.org/groups/5952805/items/HETJ6UTG"],"itemData":{"id":6297,"type":"article-journal","abstract":"Clostridium difficile is an important cause of hospital-associated diarrhea. In this report from the CDC, the U.S. burden of C. difficile infection is estimated at nearly 500,000 cases and 30,000 deaths in 2011, with an increasing burden among nonhospitalized persons. Changes in the epidemiology of Clostridium difficile infections have occurred since the emergence of the North American pulsed-field gel electrophoresis type 1 (NAP1) strain, which has been responsible for geographically dispersed hospital-associated outbreaks.1–3 In the United States, hospitalizations for C. difficile infection among nonpregnant adults doubled from 2000 through 2010 and were projected to continue to increase in 2011 and 2012, especially as laboratories transition to more sensitive C. difficile assays, such as the nucleic acid amplification test (NAAT).4–6 On the basis of data from U.S. death certificates, C. difficile infection is the leading cause of gastroenteritis-associated death . . .","container-title":"New England Journal of Medicine","DOI":"10.1056/NEJMoa1408913","ISSN":"0028-4793","issue":"9","note":"publisher: Massachusetts Medical Society\n_eprint: https://www.nejm.org/doi/pdf/10.1056/NEJMoa1408913","page":"825-834","source":"Taylor and Francis+NEJM","title":"Burden of Clostridium difficile Infection in the United States","volume":"372","author":[{"family":"Lessa","given":"Fernanda C."},{"family":"Mu","given":"Yi"},{"family":"Bamberg","given":"Wendy M."},{"family":"Beldavs","given":"Zintars G."},{"family":"Dumyati","given":"Ghinwa K."},{"family":"Dunn","given":"John R."},{"family":"Farley","given":"Monica M."},{"family":"Holzbauer","given":"Stacy M."},{"family":"Meek","given":"James I."},{"family":"Phipps","given":"Erin C."},{"family":"Wilson","given":"Lucy E."},{"family":"Winston","given":"Lisa G."},{"family":"Cohen","given":"Jessica A."},{"family":"Limbago","given":"Brandi M."},{"family":"Fridkin","given":"Scott K."},{"family":"Gerding","given":"Dale N."},{"family":"McDonald","given":"L. Clifford"}],"issued":{"date-parts":[["2015",2,26]]}}},{"id":6796,"uris":["http://zotero.org/groups/5952805/items/3C2ILBVD"],"itemData":{"id":6796,"type":"article-journal","abstract":"Rationale: Stakeholders seek to monitor processes and outcomes of care among patients with sepsis, but use of administrative data for sepsis surveillance is controversial. Prior studies using only principal diagnoses from claims data have shown a trend of rising sepsis incidence with falling infection incidence, implying that administrative data are inaccurate for sepsis surveillance., Objectives: Because a sepsis diagnosis often modifies an infection site diagnosis, we sought to investigate trends in sepsis and infection using both principal and secondary diagnoses in administrative data., Methods: This was a retrospective cohort study. We used data from the Nationwide Inpatient Sample years 2003 to 2009 to identify age-standardized, population-based trends in sepsis and infection using all available diagnosis codes. Infection sites were defined as bacteremia, pneumonia, urinary tract, skin/soft tissue, and gastrointestinal; codes for septicemia, sepsis, severe sepsis, and septic shock were used to identify “sepsis.” We identified patients with infection and mechanical ventilation to estimate incidence of severe sepsis without requiring specific claims for sepsis or acute organ failure., Measurements and Main Results: We identified 53.9 million adult infection hospitalizations during the years 2003 to 2009; average age was 63 years, 61% of patients were women, and 70% reported white race, 14% black, and 11% Hispanic ethnicity. Incidence of hospitalizations with an infection claim increased from 3,147/100,000 U.S. residents in 2003 to 3,480/100,000 in 2009 (11% increase), whereas hospitalizations with sepsis claims increased from 359/100,000 to 535/100,000 residents during the same time frame (49% increase); P = 0.009 between infection and sepsis trends. The proportion of infection hospitalizations with a sepsis claim increased from 7.5% in 2003 to 11.5% in 2009 (54% increase). The incidence of hospitalizations with both an infection and mechanical ventilation claim during 2003 was 173/100,000 as compared with 251/100,000 in 2009 (45% increase); P = 0.76 compared with sepsis trends., Conclusions: Sepsis claims are increasing at a greater rate than infection claims but are not inversely related. Trends in sepsis are similar to trends in infection cases requiring mechanical ventilation. Further studies should seek to identify the optimal algorithms to identify sepsis within administrative data and explore potential mechanisms for the increasing incidence of infection and sepsis in the United States.","container-title":"Annals of the American Thoracic Society","DOI":"10.1513/AnnalsATS.201411-498BC","ISSN":"2329-6933","issue":"2","journalAbbreviation":"Ann Am Thorac Soc","note":"PMID: 25569845\nPMCID: PMC4342831","page":"216-220","source":"PubMed Central","title":"Trends in Sepsis and Infection Sources in the United States. A Population-Based Study","volume":"12","author":[{"family":"Walkey","given":"Allan J."},{"family":"Lagu","given":"Tara"},{"family":"Lindenauer","given":"Peter K."}],"issued":{"date-parts":[["2015",2]]}}}],"schema":"https://github.com/citation-style-language/schema/raw/master/csl-citation.json"} </w:instrText>
      </w:r>
      <w:r w:rsidR="009D5C2C">
        <w:rPr>
          <w:rFonts w:ascii="Arial" w:hAnsi="Arial" w:cs="Arial"/>
        </w:rPr>
        <w:fldChar w:fldCharType="separate"/>
      </w:r>
      <w:r w:rsidR="00927F58" w:rsidRPr="00927F58">
        <w:rPr>
          <w:rFonts w:ascii="Arial" w:hAnsi="Arial" w:cs="Arial"/>
          <w:kern w:val="0"/>
          <w:vertAlign w:val="superscript"/>
        </w:rPr>
        <w:t>14,15</w:t>
      </w:r>
      <w:r w:rsidR="009D5C2C">
        <w:rPr>
          <w:rFonts w:ascii="Arial" w:hAnsi="Arial" w:cs="Arial"/>
        </w:rPr>
        <w:fldChar w:fldCharType="end"/>
      </w:r>
      <w:r w:rsidRPr="00B532EA">
        <w:rPr>
          <w:rFonts w:ascii="Arial" w:hAnsi="Arial" w:cs="Arial"/>
        </w:rPr>
        <w:t xml:space="preserve"> </w:t>
      </w:r>
      <w:ins w:id="29" w:author="Sanaka, Krishna" w:date="2025-12-02T19:56:00Z" w16du:dateUtc="2025-12-03T00:56:00Z">
        <w:r w:rsidR="00AD7ACB">
          <w:rPr>
            <w:rFonts w:ascii="Arial" w:hAnsi="Arial" w:cs="Arial"/>
          </w:rPr>
          <w:t>Furthermore,</w:t>
        </w:r>
      </w:ins>
      <w:ins w:id="30" w:author="Sanaka, Krishna" w:date="2025-12-02T19:58:00Z" w16du:dateUtc="2025-12-03T00:58:00Z">
        <w:r w:rsidR="00781634">
          <w:rPr>
            <w:rFonts w:ascii="Arial" w:hAnsi="Arial" w:cs="Arial"/>
          </w:rPr>
          <w:t xml:space="preserve"> </w:t>
        </w:r>
      </w:ins>
      <w:ins w:id="31" w:author="Sanaka, Krishna" w:date="2025-12-02T19:59:00Z" w16du:dateUtc="2025-12-03T00:59:00Z">
        <w:r w:rsidR="00781634">
          <w:rPr>
            <w:rFonts w:ascii="Arial" w:hAnsi="Arial" w:cs="Arial"/>
          </w:rPr>
          <w:t xml:space="preserve">antimicrobial resistance is a growing problem in </w:t>
        </w:r>
        <w:r w:rsidR="00632D44">
          <w:rPr>
            <w:rFonts w:ascii="Arial" w:hAnsi="Arial" w:cs="Arial"/>
          </w:rPr>
          <w:t xml:space="preserve">infectious diseases, and </w:t>
        </w:r>
      </w:ins>
      <w:ins w:id="32" w:author="Sanaka, Krishna" w:date="2025-12-02T20:02:00Z" w16du:dateUtc="2025-12-03T01:02:00Z">
        <w:r w:rsidR="00D52F8E">
          <w:rPr>
            <w:rFonts w:ascii="Arial" w:hAnsi="Arial" w:cs="Arial"/>
          </w:rPr>
          <w:t xml:space="preserve">osteomyelitis </w:t>
        </w:r>
        <w:r w:rsidR="00D56C71">
          <w:rPr>
            <w:rFonts w:ascii="Arial" w:hAnsi="Arial" w:cs="Arial"/>
          </w:rPr>
          <w:t xml:space="preserve">caused by multidrug resistant </w:t>
        </w:r>
        <w:r w:rsidR="006D3B0B">
          <w:rPr>
            <w:rFonts w:ascii="Arial" w:hAnsi="Arial" w:cs="Arial"/>
          </w:rPr>
          <w:t xml:space="preserve">agents </w:t>
        </w:r>
        <w:r w:rsidR="00AE5B44">
          <w:rPr>
            <w:rFonts w:ascii="Arial" w:hAnsi="Arial" w:cs="Arial"/>
          </w:rPr>
          <w:t>is associated with worsened morbidity over time.</w:t>
        </w:r>
      </w:ins>
      <w:r w:rsidR="00631EB2">
        <w:rPr>
          <w:rFonts w:ascii="Arial" w:hAnsi="Arial" w:cs="Arial"/>
        </w:rPr>
        <w:fldChar w:fldCharType="begin"/>
      </w:r>
      <w:r w:rsidR="00631EB2">
        <w:rPr>
          <w:rFonts w:ascii="Arial" w:hAnsi="Arial" w:cs="Arial"/>
        </w:rPr>
        <w:instrText xml:space="preserve"> ADDIN ZOTERO_ITEM CSL_CITATION {"citationID":"zsatmSB4","properties":{"formattedCitation":"\\super 16,17\\nosupersub{}","plainCitation":"16,17","noteIndex":0},"citationItems":[{"id":6809,"uris":["http://zotero.org/groups/5952805/items/KVCB6U7P"],"itemData":{"id":6809,"type":"article-journal","abstract":"Antimicrobial resistance (AMR) remains a critical public health problem that pervades hospitals and health systems worldwide. The ongoing AMR crisis is not only concerning for patient care but also healthcare delivery and quality. This article outlines key components of the origins of AMR in the United States and how it presents across the American healthcare system. Numerous factors contributed to the crisis, including agricultural antibiotic use, wasteful prescribing practices in health care, conflicting behaviours among patients and clinicians, patient demand and satisfaction, and payment and reimbursement models that incentivize inappropriate antibiotic use. To combat AMR, clinicians, healthcare professionals, and legislators must continue to promote and implement innovative solutions, including antibiotic stewardship programmes (ASPs), hand hygiene protocols, ample supply of personal protective equipment (PPE), standardized treatment guidelines for antibiotic prescribing, clinician and patient educational programmes, and health policy initiatives. With the rising prevalence of multi-drug resistant bacterial infections, AMR must become a greater priority to policymakers and healthcare stakeholders.","container-title":"Epidemiology and Infection","DOI":"10.1017/S0950268824000244","ISSN":"1469-4409","journalAbbreviation":"Epidemiol Infect","language":"eng","note":"PMID: 38343135\nPMCID: PMC10894903","page":"e33","source":"PubMed","title":"Antimicrobial resistance in the United States: Origins and future directions","title-short":"Antimicrobial resistance in the United States","volume":"152","author":[{"family":"Sutton","given":"Kent F."},{"family":"Ashley","given":"Lucas W."}],"issued":{"date-parts":[["2024",2,12]]}}},{"id":6812,"uris":["http://zotero.org/groups/5952805/items/E533PPTN"],"itemData":{"id":6812,"type":"article-journal","abstract":"Diabetic foot ulcers commonly precede diabetic foot osteomyelitis (DFO) and once the latter occurs, surgical management is often performed. The presence of osteomyelitis is an independent risk factor for the development of re-ulceration. We investigated the relationship between causative organisms in osteomyelitis and 1-year diabetic foot outcomes (re-ulceration, amputation, and death) following surgical management in an observational cohort of 223 patients. Univariate and multivariate analyses were performed for available demographic, clinical, and laboratory data. In addition, random forest plots were used to identify microbiologic predictors of 1-year outcomes. Patients with osteomyelitis managed surgically were younger and exhibited more painful peripheral neuropathy than outpatients with diabetes alone (both P &lt; .0001). Osteomyelitis proximal margin cultures were diverse, at times polymicrobial, and included multidrug-resistant organisms in 13.9% of the cohort. In patients who underwent surgery, 44.5% experienced a re-ulceration on the same foot within 12 months of surgery. The presence of multidrug-resistant organisms on proximal bone culture was found to be a significant predictor of diabetic foot ulcer recurrence in univariate modelling (P &lt; .001) and importance rankings. This is the first study to use prediction modelling to identify a relationship between multidrug-resistant organisms and diabetic foot ulcer recurrence following DFO.","container-title":"International Wound Journal","DOI":"10.1111/iwj.13439","ISSN":"1742-481X","issue":"6","journalAbbreviation":"Int Wound J","language":"eng","note":"PMID: 32633880\nPMCID: PMC7736527","page":"1634-1641","source":"PubMed","title":"Multidrug resistant organism predicts ulcer recurrence following surgical management of diabetic foot osteomyelitis","volume":"17","author":[{"family":"Schmidt","given":"Brian M."},{"family":"Ye","given":"Wen"},{"family":"Zhou","given":"Shiwei"}],"issued":{"date-parts":[["2020",12]]}}}],"schema":"https://github.com/citation-style-language/schema/raw/master/csl-citation.json"} </w:instrText>
      </w:r>
      <w:r w:rsidR="00631EB2">
        <w:rPr>
          <w:rFonts w:ascii="Arial" w:hAnsi="Arial" w:cs="Arial"/>
        </w:rPr>
        <w:fldChar w:fldCharType="separate"/>
      </w:r>
      <w:r w:rsidR="00631EB2" w:rsidRPr="00631EB2">
        <w:rPr>
          <w:rFonts w:ascii="Arial" w:hAnsi="Arial" w:cs="Arial"/>
          <w:kern w:val="0"/>
          <w:vertAlign w:val="superscript"/>
        </w:rPr>
        <w:t>16,17</w:t>
      </w:r>
      <w:r w:rsidR="00631EB2">
        <w:rPr>
          <w:rFonts w:ascii="Arial" w:hAnsi="Arial" w:cs="Arial"/>
        </w:rPr>
        <w:fldChar w:fldCharType="end"/>
      </w:r>
      <w:ins w:id="33" w:author="Sanaka, Krishna" w:date="2025-12-02T20:02:00Z" w16du:dateUtc="2025-12-03T01:02:00Z">
        <w:r w:rsidR="00AE5B44">
          <w:rPr>
            <w:rFonts w:ascii="Arial" w:hAnsi="Arial" w:cs="Arial"/>
          </w:rPr>
          <w:t xml:space="preserve"> </w:t>
        </w:r>
      </w:ins>
      <w:r w:rsidRPr="00B532EA">
        <w:rPr>
          <w:rFonts w:ascii="Arial" w:hAnsi="Arial" w:cs="Arial"/>
        </w:rPr>
        <w:t>In this context, osteomyelitis joins a group of infections whose lethality depends less on virulence than on the failure to prevent, detect, and coordinate care for medically complex individuals.</w:t>
      </w:r>
    </w:p>
    <w:p w14:paraId="770DCB65" w14:textId="65E0024B" w:rsidR="00B532EA" w:rsidRPr="00B532EA" w:rsidRDefault="00B532EA" w:rsidP="00FD703E">
      <w:pPr>
        <w:spacing w:after="0" w:line="480" w:lineRule="auto"/>
        <w:ind w:firstLine="720"/>
        <w:rPr>
          <w:rFonts w:ascii="Arial" w:hAnsi="Arial" w:cs="Arial"/>
        </w:rPr>
      </w:pPr>
      <w:r w:rsidRPr="00B532EA">
        <w:rPr>
          <w:rFonts w:ascii="Arial" w:hAnsi="Arial" w:cs="Arial"/>
        </w:rPr>
        <w:t>Our findings have several implications for clinical and public health practice. First, improved surveillance of osteomyelitis is warranted. Because the condition is not reportable and is often under-coded outside of inpatient settings, national monitoring has been limited. Second, prevention must focus on timely wound care in high-risk groups</w:t>
      </w:r>
      <w:r w:rsidR="00E02FAF">
        <w:rPr>
          <w:rFonts w:ascii="Arial" w:hAnsi="Arial" w:cs="Arial"/>
        </w:rPr>
        <w:t xml:space="preserve">, </w:t>
      </w:r>
      <w:r w:rsidRPr="00B532EA">
        <w:rPr>
          <w:rFonts w:ascii="Arial" w:hAnsi="Arial" w:cs="Arial"/>
        </w:rPr>
        <w:t>especially people with diabetes</w:t>
      </w:r>
      <w:r w:rsidR="00B66857">
        <w:rPr>
          <w:rFonts w:ascii="Arial" w:hAnsi="Arial" w:cs="Arial"/>
        </w:rPr>
        <w:t xml:space="preserve">, </w:t>
      </w:r>
      <w:r w:rsidRPr="00B532EA">
        <w:rPr>
          <w:rFonts w:ascii="Arial" w:hAnsi="Arial" w:cs="Arial"/>
        </w:rPr>
        <w:t>vascular disease</w:t>
      </w:r>
      <w:r w:rsidR="00B66857">
        <w:rPr>
          <w:rFonts w:ascii="Arial" w:hAnsi="Arial" w:cs="Arial"/>
        </w:rPr>
        <w:t>, trauma, and pressure injury</w:t>
      </w:r>
      <w:r w:rsidRPr="00B532EA">
        <w:rPr>
          <w:rFonts w:ascii="Arial" w:hAnsi="Arial" w:cs="Arial"/>
        </w:rPr>
        <w:t>.</w:t>
      </w:r>
      <w:ins w:id="34" w:author="Sanaka, Krishna" w:date="2025-12-02T19:16:00Z" w16du:dateUtc="2025-12-03T00:16:00Z">
        <w:r w:rsidR="00774233">
          <w:rPr>
            <w:rFonts w:ascii="Arial" w:hAnsi="Arial" w:cs="Arial"/>
          </w:rPr>
          <w:t xml:space="preserve"> </w:t>
        </w:r>
      </w:ins>
      <w:ins w:id="35" w:author="Sanaka, Krishna" w:date="2025-12-02T19:18:00Z" w16du:dateUtc="2025-12-03T00:18:00Z">
        <w:r w:rsidR="003B3277">
          <w:rPr>
            <w:rFonts w:ascii="Arial" w:hAnsi="Arial" w:cs="Arial"/>
          </w:rPr>
          <w:t>Notably</w:t>
        </w:r>
      </w:ins>
      <w:ins w:id="36" w:author="Sanaka, Krishna" w:date="2025-12-02T19:16:00Z" w16du:dateUtc="2025-12-03T00:16:00Z">
        <w:r w:rsidR="00774233">
          <w:rPr>
            <w:rFonts w:ascii="Arial" w:hAnsi="Arial" w:cs="Arial"/>
          </w:rPr>
          <w:t xml:space="preserve">, </w:t>
        </w:r>
      </w:ins>
      <w:ins w:id="37" w:author="Sanaka, Krishna" w:date="2025-12-02T19:18:00Z" w16du:dateUtc="2025-12-03T00:18:00Z">
        <w:r w:rsidR="00AF0A85">
          <w:rPr>
            <w:rFonts w:ascii="Arial" w:hAnsi="Arial" w:cs="Arial"/>
          </w:rPr>
          <w:t xml:space="preserve">foot </w:t>
        </w:r>
      </w:ins>
      <w:ins w:id="38" w:author="Sanaka, Krishna" w:date="2025-12-02T19:17:00Z" w16du:dateUtc="2025-12-03T00:17:00Z">
        <w:r w:rsidR="009A1F73">
          <w:rPr>
            <w:rFonts w:ascii="Arial" w:hAnsi="Arial" w:cs="Arial"/>
          </w:rPr>
          <w:t xml:space="preserve">wounds that last longer than 30 days </w:t>
        </w:r>
        <w:r w:rsidR="00B838EF">
          <w:rPr>
            <w:rFonts w:ascii="Arial" w:hAnsi="Arial" w:cs="Arial"/>
          </w:rPr>
          <w:t xml:space="preserve">are </w:t>
        </w:r>
        <w:r w:rsidR="008074FD">
          <w:rPr>
            <w:rFonts w:ascii="Arial" w:hAnsi="Arial" w:cs="Arial"/>
          </w:rPr>
          <w:t xml:space="preserve">nearly 5 times more likely </w:t>
        </w:r>
        <w:r w:rsidR="0070056A">
          <w:rPr>
            <w:rFonts w:ascii="Arial" w:hAnsi="Arial" w:cs="Arial"/>
          </w:rPr>
          <w:t xml:space="preserve">to result in osteomyelitis than those </w:t>
        </w:r>
        <w:r w:rsidR="005944B4">
          <w:rPr>
            <w:rFonts w:ascii="Arial" w:hAnsi="Arial" w:cs="Arial"/>
          </w:rPr>
          <w:t xml:space="preserve">that </w:t>
        </w:r>
        <w:r w:rsidR="00D456F7">
          <w:rPr>
            <w:rFonts w:ascii="Arial" w:hAnsi="Arial" w:cs="Arial"/>
          </w:rPr>
          <w:t>last less than 30 days.</w:t>
        </w:r>
      </w:ins>
      <w:r w:rsidR="00AF0A85">
        <w:rPr>
          <w:rFonts w:ascii="Arial" w:hAnsi="Arial" w:cs="Arial"/>
        </w:rPr>
        <w:fldChar w:fldCharType="begin"/>
      </w:r>
      <w:r w:rsidR="00631EB2">
        <w:rPr>
          <w:rFonts w:ascii="Arial" w:hAnsi="Arial" w:cs="Arial"/>
        </w:rPr>
        <w:instrText xml:space="preserve"> ADDIN ZOTERO_ITEM CSL_CITATION {"citationID":"OhFnIzNr","properties":{"formattedCitation":"\\super 18\\nosupersub{}","plainCitation":"18","noteIndex":0},"citationItems":[{"id":6801,"uris":["http://zotero.org/groups/5952805/items/82JDLBJK"],"itemData":{"id":6801,"type":"article-journal","abstract":"OBJECTIVE—To prospectively determine risk factors for foot infection in a cohort of people with diabetes.RESEARCH DESIGN AND METHODS—We evaluated then followed 1,666 consecutive diabetic patients enrolled in a managed care–based outpatient clinic in a 2-year longitudinal outcomes study. At enrollment, patients underwent a standardized general medical examination and detailed foot assessment and were educated about proper foot care. They were then rescreened at scheduled intervals and also seen promptly if they developed any foot problem.RESULTS—During the evaluation period, 151 (9.1%) patients developed 199 foot infections, all but one involving a wound or penetrating injury. Most patients had infections involving only the soft tissue, but 19.9% had bone culture–proven osteomyelitis. For those who developed a foot infection, compared with those who did not, the risk of hospitalization was 55.7 times greater (95% CI 30.3–102.2; P &amp;lt; 0.001) and the risk of amputation was 154.5 times greater (58.5–468.5; P &amp;lt; 0.001). Foot wounds preceded all but one infection. Significant (P &amp;lt; 0.05) independent risk factors for foot infection from a multivariate analysis included wounds that penetrated to bone (odds ratio 6.7), wounds with a duration &amp;gt;30 days (4.7), recurrent wounds (2.4), wounds with a traumatic etiology (2.4), and presence of peripheral vascular disease (1.9).CONCLUSIONS—Foot infections occur relatively frequently in individuals with diabetes, almost always follow trauma, and dramatically increase the risk of hospitalization and amputation. Efforts to prevent infections should be targeted at people with traumatic foot wounds, especially those that are chronic, deep, recurrent, or associated with peripheral vascular disease.","container-title":"Diabetes Care","DOI":"10.2337/dc05-2425","ISSN":"0149-5992","issue":"6","journalAbbreviation":"Diabetes Care","page":"1288-1293","source":"Silverchair","title":"Risk Factors for Foot Infections in Individuals With Diabetes","volume":"29","author":[{"family":"Lavery","given":"Lawrence A."},{"family":"Armstrong","given":"David G."},{"family":"Wunderlich","given":"Robert P."},{"family":"Mohler","given":"M. Jane"},{"family":"Wendel","given":"Christopher S."},{"family":"Lipsky","given":"Benjamin A."}],"issued":{"date-parts":[["2006",6,1]]}}}],"schema":"https://github.com/citation-style-language/schema/raw/master/csl-citation.json"} </w:instrText>
      </w:r>
      <w:r w:rsidR="00AF0A85">
        <w:rPr>
          <w:rFonts w:ascii="Arial" w:hAnsi="Arial" w:cs="Arial"/>
        </w:rPr>
        <w:fldChar w:fldCharType="separate"/>
      </w:r>
      <w:r w:rsidR="00631EB2" w:rsidRPr="00631EB2">
        <w:rPr>
          <w:rFonts w:ascii="Arial" w:hAnsi="Arial" w:cs="Arial"/>
          <w:kern w:val="0"/>
          <w:vertAlign w:val="superscript"/>
        </w:rPr>
        <w:t>18</w:t>
      </w:r>
      <w:r w:rsidR="00AF0A85">
        <w:rPr>
          <w:rFonts w:ascii="Arial" w:hAnsi="Arial" w:cs="Arial"/>
        </w:rPr>
        <w:fldChar w:fldCharType="end"/>
      </w:r>
      <w:r w:rsidRPr="00B532EA">
        <w:rPr>
          <w:rFonts w:ascii="Arial" w:hAnsi="Arial" w:cs="Arial"/>
        </w:rPr>
        <w:t xml:space="preserve"> Finally, osteomyelitis cases benefit from multidisciplinary care. Models involving infectious disease, orthopedics, wound care, vascular surgery, and podiatry have demonstrated improved outcomes but remain underutilized in many regions.</w:t>
      </w:r>
      <w:r w:rsidR="009B3D8B">
        <w:rPr>
          <w:rFonts w:ascii="Arial" w:hAnsi="Arial" w:cs="Arial"/>
        </w:rPr>
        <w:fldChar w:fldCharType="begin"/>
      </w:r>
      <w:r w:rsidR="00601E8D">
        <w:rPr>
          <w:rFonts w:ascii="Arial" w:hAnsi="Arial" w:cs="Arial"/>
        </w:rPr>
        <w:instrText xml:space="preserve"> ADDIN ZOTERO_ITEM CSL_CITATION {"citationID":"ZUwti5m0","properties":{"formattedCitation":"\\super 14\\nosupersub{}","plainCitation":"14","dontUpdate":true,"noteIndex":0},"citationItems":[{"id":6306,"uris":["http://zotero.org/groups/5952805/items/BA6RMQWV"],"itemData":{"id":6306,"type":"article-journal","abstract":"BACKGROUND: Diabetic foot osteomyelitis is a common infection where treatment involves multiple services, including infectious diseases, podiatry, and pathology. Despite its ubiquity in the hospital, consensus on much of its management is lacking.\nMETHODS: Representatives from infectious diseases, podiatry, and pathology interested in quality improvement developed multidisciplinary institutional recommendations culminating in an educational intervention describing optimal diagnostic and therapeutic approaches to diabetic foot osteomyelitis (DFO). Knowledge acquisition was assessed by preintervention and postintervention surveys. Inpatients with forefoot DFO were retrospectively reviewed before and after intervention to assess frequency of recommended diagnostic and therapeutic maneuvers, including appropriate definition of surgical bone margins, definitive histopathology reports, and unnecessary intravenous antibiotics or prolonged antibiotic courses.\nRESULTS: A postintervention survey revealed significant improvements in knowledge of antibiotic treatment duration and the role of oral antibiotics in managing DFO. There were 104 consecutive patients in the preintervention cohort (April 1, 2018, to April 1, 2019) and 32 patients in the postintervention cohort (November 5, 2019, to March 1, 2020), the latter truncated by changes in hospital practice during the coronavirus disease 2019 pandemic. Noncategorizable or equivocal disease reports decreased from before intervention to after intervention (27.0% versus 3.3%, respectively; P = .006). We observed nonsignificant improvement in correct bone margin definition (74.0% versus 87.5%; P = .11), unnecessary peripherally inserted central catheter line placement (18.3% versus 9.4%; P = .23), and unnecessary prolonged antibiotics (21.9% versus 5.0%; P = .10). In addition, by working as an interdisciplinary group, many solvable misunderstandings were identified, and processes were adjusted to improve the quality of care provided to these patients.\nCONCLUSIONS: This quality improvement initiative regarding management of DFO led to improved provider knowledge and collaborative competency between these three departments, improvements in definitive pathology reports, and nonsignificant improvement in several other clinical endpoints. Creating collaborative competency may be an effective local strategy to improve knowledge of diabetic foot infection and may generalize to other common multidisciplinary conditions.","container-title":"Journal of the American Podiatric Medical Association","DOI":"10.7547/20-178","ISSN":"1930-8264","issue":"6","journalAbbreviation":"J Am Podiatr Med Assoc","language":"eng","note":"PMID: 33630067","page":"20-178","source":"PubMed","title":"More Specialties, Fewer Problems: Using Collaborative Competency Between Infectious Diseases, Podiatry, and Pathology to Improve the Care of Patients with Diabetic Foot Osteomyelitis","title-short":"More Specialties, Fewer Problems","volume":"112","author":[{"family":"Jhaveri","given":"Vimal V."},{"family":"Sullivan","given":"Christopher"},{"family":"Ward","given":"Ashley"},{"family":"Giurini","given":"John M."},{"family":"Karchmer","given":"Adolf W."},{"family":"Stillman","given":"Isaac E."},{"family":"Davis","given":"Roger B."},{"family":"Freed","given":"Jason A."},{"family":"LaSalvia","given":"Mary T."},{"family":"Stead","given":"Wendy"}],"issued":{"date-parts":[["2022"]]}}}],"schema":"https://github.com/citation-style-language/schema/raw/master/csl-citation.json"} </w:instrText>
      </w:r>
      <w:r w:rsidR="009B3D8B">
        <w:rPr>
          <w:rFonts w:ascii="Arial" w:hAnsi="Arial" w:cs="Arial"/>
        </w:rPr>
        <w:fldChar w:fldCharType="separate"/>
      </w:r>
      <w:r w:rsidR="00640376" w:rsidRPr="00640376">
        <w:rPr>
          <w:rFonts w:ascii="Arial" w:hAnsi="Arial" w:cs="Arial"/>
          <w:kern w:val="0"/>
          <w:vertAlign w:val="superscript"/>
        </w:rPr>
        <w:t>1</w:t>
      </w:r>
      <w:r w:rsidR="00E4601B">
        <w:rPr>
          <w:rFonts w:ascii="Arial" w:hAnsi="Arial" w:cs="Arial"/>
          <w:kern w:val="0"/>
          <w:vertAlign w:val="superscript"/>
        </w:rPr>
        <w:t>2</w:t>
      </w:r>
      <w:r w:rsidR="009B3D8B">
        <w:rPr>
          <w:rFonts w:ascii="Arial" w:hAnsi="Arial" w:cs="Arial"/>
        </w:rPr>
        <w:fldChar w:fldCharType="end"/>
      </w:r>
    </w:p>
    <w:p w14:paraId="3C4CC0CA" w14:textId="7480A41E" w:rsidR="00B532EA" w:rsidRPr="00B532EA" w:rsidRDefault="003D1CB5" w:rsidP="00FD703E">
      <w:pPr>
        <w:spacing w:after="0" w:line="480" w:lineRule="auto"/>
        <w:ind w:firstLine="720"/>
        <w:rPr>
          <w:rFonts w:ascii="Arial" w:hAnsi="Arial" w:cs="Arial"/>
        </w:rPr>
      </w:pPr>
      <w:r>
        <w:rPr>
          <w:rFonts w:ascii="Arial" w:hAnsi="Arial" w:cs="Arial"/>
        </w:rPr>
        <w:t>The</w:t>
      </w:r>
      <w:r w:rsidR="00B532EA" w:rsidRPr="00B532EA">
        <w:rPr>
          <w:rFonts w:ascii="Arial" w:hAnsi="Arial" w:cs="Arial"/>
        </w:rPr>
        <w:t xml:space="preserve"> </w:t>
      </w:r>
      <w:r w:rsidR="00A96983">
        <w:rPr>
          <w:rFonts w:ascii="Arial" w:hAnsi="Arial" w:cs="Arial"/>
        </w:rPr>
        <w:t>key</w:t>
      </w:r>
      <w:r w:rsidR="00B532EA" w:rsidRPr="00B532EA">
        <w:rPr>
          <w:rFonts w:ascii="Arial" w:hAnsi="Arial" w:cs="Arial"/>
        </w:rPr>
        <w:t xml:space="preserve"> strengths</w:t>
      </w:r>
      <w:r>
        <w:rPr>
          <w:rFonts w:ascii="Arial" w:hAnsi="Arial" w:cs="Arial"/>
        </w:rPr>
        <w:t xml:space="preserve"> of this study</w:t>
      </w:r>
      <w:r w:rsidR="00B532EA" w:rsidRPr="00B532EA">
        <w:rPr>
          <w:rFonts w:ascii="Arial" w:hAnsi="Arial" w:cs="Arial"/>
        </w:rPr>
        <w:t xml:space="preserve"> </w:t>
      </w:r>
      <w:r w:rsidR="00CB3CCD">
        <w:rPr>
          <w:rFonts w:ascii="Arial" w:hAnsi="Arial" w:cs="Arial"/>
        </w:rPr>
        <w:t>include</w:t>
      </w:r>
      <w:r w:rsidR="00B532EA" w:rsidRPr="00B532EA">
        <w:rPr>
          <w:rFonts w:ascii="Arial" w:hAnsi="Arial" w:cs="Arial"/>
        </w:rPr>
        <w:t xml:space="preserve"> use of comprehensive, nationally representative mortality data spanning 25 years and a detailed </w:t>
      </w:r>
      <w:r w:rsidR="00CB3CCD">
        <w:rPr>
          <w:rFonts w:ascii="Arial" w:hAnsi="Arial" w:cs="Arial"/>
        </w:rPr>
        <w:t>stratification</w:t>
      </w:r>
      <w:r w:rsidR="00CB3CCD" w:rsidRPr="00B532EA">
        <w:rPr>
          <w:rFonts w:ascii="Arial" w:hAnsi="Arial" w:cs="Arial"/>
        </w:rPr>
        <w:t xml:space="preserve"> </w:t>
      </w:r>
      <w:r w:rsidR="00B532EA" w:rsidRPr="00B532EA">
        <w:rPr>
          <w:rFonts w:ascii="Arial" w:hAnsi="Arial" w:cs="Arial"/>
        </w:rPr>
        <w:t>by</w:t>
      </w:r>
      <w:r w:rsidR="00CB3CCD">
        <w:rPr>
          <w:rFonts w:ascii="Arial" w:hAnsi="Arial" w:cs="Arial"/>
        </w:rPr>
        <w:t xml:space="preserve"> key</w:t>
      </w:r>
      <w:r w:rsidR="00B532EA" w:rsidRPr="00B532EA">
        <w:rPr>
          <w:rFonts w:ascii="Arial" w:hAnsi="Arial" w:cs="Arial"/>
        </w:rPr>
        <w:t xml:space="preserve"> comorbid conditions and demographics. However, it also has limitations. Death </w:t>
      </w:r>
      <w:r w:rsidR="00B532EA" w:rsidRPr="00B532EA">
        <w:rPr>
          <w:rFonts w:ascii="Arial" w:hAnsi="Arial" w:cs="Arial"/>
        </w:rPr>
        <w:lastRenderedPageBreak/>
        <w:t>certificates may underreport osteomyelitis, particularly when it is a contributing cause.</w:t>
      </w:r>
      <w:r w:rsidR="00996FFB">
        <w:rPr>
          <w:rFonts w:ascii="Arial" w:hAnsi="Arial" w:cs="Arial"/>
        </w:rPr>
        <w:t xml:space="preserve"> </w:t>
      </w:r>
      <w:ins w:id="39" w:author="Sanaka, Krishna" w:date="2025-12-02T19:43:00Z" w16du:dateUtc="2025-12-03T00:43:00Z">
        <w:r w:rsidR="000C5C70">
          <w:rPr>
            <w:rFonts w:ascii="Arial" w:hAnsi="Arial" w:cs="Arial"/>
          </w:rPr>
          <w:t xml:space="preserve">Death certificates are </w:t>
        </w:r>
      </w:ins>
      <w:ins w:id="40" w:author="Sanaka, Krishna" w:date="2025-12-02T19:44:00Z" w16du:dateUtc="2025-12-03T00:44:00Z">
        <w:r w:rsidR="000C5C70">
          <w:rPr>
            <w:rFonts w:ascii="Arial" w:hAnsi="Arial" w:cs="Arial"/>
          </w:rPr>
          <w:t xml:space="preserve">also prone to </w:t>
        </w:r>
        <w:r w:rsidR="0062479C">
          <w:rPr>
            <w:rFonts w:ascii="Arial" w:hAnsi="Arial" w:cs="Arial"/>
          </w:rPr>
          <w:t xml:space="preserve">classification errors, especially </w:t>
        </w:r>
        <w:r w:rsidR="005D0C23">
          <w:rPr>
            <w:rFonts w:ascii="Arial" w:hAnsi="Arial" w:cs="Arial"/>
          </w:rPr>
          <w:t xml:space="preserve">by physicians </w:t>
        </w:r>
        <w:r w:rsidR="00C3032E">
          <w:rPr>
            <w:rFonts w:ascii="Arial" w:hAnsi="Arial" w:cs="Arial"/>
          </w:rPr>
          <w:t>with less formal training.</w:t>
        </w:r>
      </w:ins>
      <w:r w:rsidR="00AD7ACB">
        <w:rPr>
          <w:rFonts w:ascii="Arial" w:hAnsi="Arial" w:cs="Arial"/>
        </w:rPr>
        <w:fldChar w:fldCharType="begin"/>
      </w:r>
      <w:r w:rsidR="00631EB2">
        <w:rPr>
          <w:rFonts w:ascii="Arial" w:hAnsi="Arial" w:cs="Arial"/>
        </w:rPr>
        <w:instrText xml:space="preserve"> ADDIN ZOTERO_ITEM CSL_CITATION {"citationID":"9C03Wbn6","properties":{"formattedCitation":"\\super 20\\nosupersub{}","plainCitation":"20","noteIndex":0},"citationItems":[{"id":6807,"uris":["http://zotero.org/groups/5952805/items/CRSHSQPL"],"itemData":{"id":6807,"type":"article-journal","abstract":"PURPOSE: To determine the ability of residents in completing death certificates correctly.\nMETHODS: A total of 4800 residents were asked to complete a survey and cause-of-death statement using a sample case of in-hospital death due to urosepsis, of whom 590 residents (12%) responded. A scoring scale designed based on instructions from the National Association of Medical Examiners and the American College of Pathologists was used to measure responses quantitatively.\nRESULTS: Overall performance was poor, with only 23% (n = 137) of responses in the optimal scoring range. The average score was influenced significantly by level of residency training, as well as previous experience, prior formal training, and awareness of the guidelines regarding death certificate completion. Optimal scores correlated with level of residency training and prior formal training in death certificate completion, suggesting the benefits of experience and instruction. Forty-five percent (n = 267) of respondents incorrectly identified a cardiovascular event as the primary cause of death.\nCONCLUSION: The residents in this study demonstrated suboptimal performance in death certificate completion. Cardiovascular events were often incorrectly identified as the primary cause of death. Formal training can improve performance and should be emphasized in medical schools and residencies.","container-title":"The American Journal of Medicine","DOI":"10.1016/j.amjmed.2004.04.018","ISSN":"0002-9343","issue":"7","journalAbbreviation":"Am J Med","language":"eng","note":"PMID: 15464706","page":"492-498","source":"PubMed","title":"Death certificate completion: how well are physicians trained and are cardiovascular causes overstated?","title-short":"Death certificate completion","volume":"117","author":[{"family":"Lakkireddy","given":"Dhanunjaya R."},{"family":"Gowda","given":"Manohar S."},{"family":"Murray","given":"Caroline W."},{"family":"Basarakodu","given":"Krishnamohan R."},{"family":"Vacek","given":"James L."}],"issued":{"date-parts":[["2004",10,1]]}}}],"schema":"https://github.com/citation-style-language/schema/raw/master/csl-citation.json"} </w:instrText>
      </w:r>
      <w:r w:rsidR="00AD7ACB">
        <w:rPr>
          <w:rFonts w:ascii="Arial" w:hAnsi="Arial" w:cs="Arial"/>
        </w:rPr>
        <w:fldChar w:fldCharType="separate"/>
      </w:r>
      <w:r w:rsidR="00631EB2" w:rsidRPr="00631EB2">
        <w:rPr>
          <w:rFonts w:ascii="Arial" w:hAnsi="Arial" w:cs="Arial"/>
          <w:kern w:val="0"/>
          <w:vertAlign w:val="superscript"/>
        </w:rPr>
        <w:t>20</w:t>
      </w:r>
      <w:r w:rsidR="00AD7ACB">
        <w:rPr>
          <w:rFonts w:ascii="Arial" w:hAnsi="Arial" w:cs="Arial"/>
        </w:rPr>
        <w:fldChar w:fldCharType="end"/>
      </w:r>
      <w:ins w:id="41" w:author="Sanaka, Krishna" w:date="2025-12-02T19:44:00Z" w16du:dateUtc="2025-12-03T00:44:00Z">
        <w:r w:rsidR="00C3032E">
          <w:rPr>
            <w:rFonts w:ascii="Arial" w:hAnsi="Arial" w:cs="Arial"/>
          </w:rPr>
          <w:t xml:space="preserve"> </w:t>
        </w:r>
      </w:ins>
      <w:r w:rsidR="00B532EA" w:rsidRPr="00B532EA">
        <w:rPr>
          <w:rFonts w:ascii="Arial" w:hAnsi="Arial" w:cs="Arial"/>
        </w:rPr>
        <w:t xml:space="preserve">We could not assess clinical variables such as infection severity, treatment received, or timing of diagnosis. Moreover, </w:t>
      </w:r>
      <w:r w:rsidR="00893312">
        <w:rPr>
          <w:rFonts w:ascii="Arial" w:hAnsi="Arial" w:cs="Arial"/>
        </w:rPr>
        <w:t xml:space="preserve">by nature, a mortality database does not capture the morbidity of non-fatal disease. </w:t>
      </w:r>
      <w:r w:rsidR="001002F3" w:rsidRPr="00B532EA">
        <w:rPr>
          <w:rFonts w:ascii="Arial" w:hAnsi="Arial" w:cs="Arial"/>
        </w:rPr>
        <w:t>The ICD-10 transition may affect coding consistency over time. The inflection point in 2016 coincides with the broader implementation of ICD-10, which may have improved detection or coding specificity of osteomyelitis-related deaths.</w:t>
      </w:r>
      <w:r w:rsidR="002B640F">
        <w:rPr>
          <w:rFonts w:ascii="Arial" w:hAnsi="Arial" w:cs="Arial"/>
        </w:rPr>
        <w:fldChar w:fldCharType="begin"/>
      </w:r>
      <w:r w:rsidR="00631EB2">
        <w:rPr>
          <w:rFonts w:ascii="Arial" w:hAnsi="Arial" w:cs="Arial"/>
        </w:rPr>
        <w:instrText xml:space="preserve"> ADDIN ZOTERO_ITEM CSL_CITATION {"citationID":"uldkYs11","properties":{"formattedCitation":"\\super 21\\nosupersub{}","plainCitation":"21","noteIndex":0},"citationItems":[{"id":6787,"uris":["http://zotero.org/groups/5952805/items/2D4WACB2"],"itemData":{"id":6787,"type":"article-journal","abstract":"OBJECTIVES: This report presents preliminary results describing the effects of implementing the Tenth Revision of the International Classification of Diseases (ICD-10) on mortality statistics for selected causes of death effective with deaths occurring in the United States in 1999. The report also describes major features of the Tenth Revision (ICD-10), including changes from the Ninth Revision (ICD-9) in classification and rules for selecting underlying causes of death. Application of comparability ratios is also discussed.\nMETHODS: The report is based on cause-of-death information from a large sample of 1996 death certificates filed in the 50 States and the District of Columbia. Cause-of-death information in the sample includes underlying cause of death classified by both ICD-9 and ICD-10. Because the data file on which comparability information is derived is incomplete, results are preliminary.\nRESULTS: Preliminary comparability ratios by cause of death presented in this report indicate the extent of discontinuities in cause-of-death trends from 1998 through 1999 resulting from implementing ICD-10. For some leading causes (e.g., Septicemia, Influenza and pneumonia, Alzheimer's disease, and Nephritis, nephrotic syndrome and nephrosis), the discontinuity in trend is substantial. The ranking of leading causes of death is also substantially affected for some causes of death.\nCONCLUSIONS: Results of this study, although preliminary, are essential to analyzing trends in mortality between ICD-9 and ICD-10. In particular, the results provide a means for interpreting changes between 1998, which is the last year in which ICD-9 was used, and 1999, the year in which ICD-10 was implemented for mortality in the United States.","container-title":"National Vital Statistics Reports: From the Centers for Disease Control and Prevention, National Center for Health Statistics, National Vital Statistics System","ISSN":"1551-8922","issue":"2","journalAbbreviation":"Natl Vital Stat Rep","language":"eng","note":"PMID: 11381674","page":"1-32","source":"PubMed","title":"Comparability of cause of death between ICD-9 and ICD-10: preliminary estimates","title-short":"Comparability of cause of death between ICD-9 and ICD-10","volume":"49","author":[{"family":"Anderson","given":"R. N."},{"family":"Miniño","given":"A. M."},{"family":"Hoyert","given":"D. L."},{"family":"Rosenberg","given":"H. M."}],"issued":{"date-parts":[["2001",5,18]]}}}],"schema":"https://github.com/citation-style-language/schema/raw/master/csl-citation.json"} </w:instrText>
      </w:r>
      <w:r w:rsidR="002B640F">
        <w:rPr>
          <w:rFonts w:ascii="Arial" w:hAnsi="Arial" w:cs="Arial"/>
        </w:rPr>
        <w:fldChar w:fldCharType="separate"/>
      </w:r>
      <w:r w:rsidR="00631EB2" w:rsidRPr="00631EB2">
        <w:rPr>
          <w:rFonts w:ascii="Arial" w:hAnsi="Arial" w:cs="Arial"/>
          <w:kern w:val="0"/>
          <w:vertAlign w:val="superscript"/>
        </w:rPr>
        <w:t>21</w:t>
      </w:r>
      <w:r w:rsidR="002B640F">
        <w:rPr>
          <w:rFonts w:ascii="Arial" w:hAnsi="Arial" w:cs="Arial"/>
        </w:rPr>
        <w:fldChar w:fldCharType="end"/>
      </w:r>
      <w:r w:rsidR="001002F3" w:rsidRPr="00B532EA">
        <w:rPr>
          <w:rFonts w:ascii="Arial" w:hAnsi="Arial" w:cs="Arial"/>
        </w:rPr>
        <w:t xml:space="preserve"> </w:t>
      </w:r>
      <w:ins w:id="42" w:author="Sanaka, Krishna" w:date="2025-12-02T18:28:00Z" w16du:dateUtc="2025-12-02T23:28:00Z">
        <w:r w:rsidR="002B640F">
          <w:rPr>
            <w:rFonts w:ascii="Arial" w:hAnsi="Arial" w:cs="Arial"/>
          </w:rPr>
          <w:t xml:space="preserve">Additionally, </w:t>
        </w:r>
      </w:ins>
      <w:ins w:id="43" w:author="Sanaka, Krishna" w:date="2025-12-02T18:29:00Z" w16du:dateUtc="2025-12-02T23:29:00Z">
        <w:r w:rsidR="00C55E1E">
          <w:rPr>
            <w:rFonts w:ascii="Arial" w:hAnsi="Arial" w:cs="Arial"/>
          </w:rPr>
          <w:t xml:space="preserve">updated </w:t>
        </w:r>
        <w:r w:rsidR="009539D8">
          <w:rPr>
            <w:rFonts w:ascii="Arial" w:hAnsi="Arial" w:cs="Arial"/>
          </w:rPr>
          <w:t xml:space="preserve">guidelines </w:t>
        </w:r>
        <w:r w:rsidR="00444CB6">
          <w:rPr>
            <w:rFonts w:ascii="Arial" w:hAnsi="Arial" w:cs="Arial"/>
          </w:rPr>
          <w:t xml:space="preserve">over the study period have encouraged the earlier use of imaging and </w:t>
        </w:r>
        <w:r w:rsidR="002C6E23">
          <w:rPr>
            <w:rFonts w:ascii="Arial" w:hAnsi="Arial" w:cs="Arial"/>
          </w:rPr>
          <w:t xml:space="preserve">more structured evaluation of suspected osteomyelitis, </w:t>
        </w:r>
        <w:r w:rsidR="00093908">
          <w:rPr>
            <w:rFonts w:ascii="Arial" w:hAnsi="Arial" w:cs="Arial"/>
          </w:rPr>
          <w:t xml:space="preserve">meaning that this </w:t>
        </w:r>
      </w:ins>
      <w:ins w:id="44" w:author="Sanaka, Krishna" w:date="2025-12-02T18:30:00Z" w16du:dateUtc="2025-12-02T23:30:00Z">
        <w:r w:rsidR="00093908">
          <w:rPr>
            <w:rFonts w:ascii="Arial" w:hAnsi="Arial" w:cs="Arial"/>
          </w:rPr>
          <w:t>condition may have been included on more d</w:t>
        </w:r>
        <w:r w:rsidR="004D459A">
          <w:rPr>
            <w:rFonts w:ascii="Arial" w:hAnsi="Arial" w:cs="Arial"/>
          </w:rPr>
          <w:t>eath</w:t>
        </w:r>
        <w:r w:rsidR="00093908">
          <w:rPr>
            <w:rFonts w:ascii="Arial" w:hAnsi="Arial" w:cs="Arial"/>
          </w:rPr>
          <w:t xml:space="preserve"> certificates </w:t>
        </w:r>
        <w:r w:rsidR="004D459A">
          <w:rPr>
            <w:rFonts w:ascii="Arial" w:hAnsi="Arial" w:cs="Arial"/>
          </w:rPr>
          <w:t>irrespective of its prevalence.</w:t>
        </w:r>
      </w:ins>
      <w:r w:rsidR="00E937BF">
        <w:rPr>
          <w:rFonts w:ascii="Arial" w:hAnsi="Arial" w:cs="Arial"/>
        </w:rPr>
        <w:fldChar w:fldCharType="begin"/>
      </w:r>
      <w:r w:rsidR="00631EB2">
        <w:rPr>
          <w:rFonts w:ascii="Arial" w:hAnsi="Arial" w:cs="Arial"/>
        </w:rPr>
        <w:instrText xml:space="preserve"> ADDIN ZOTERO_ITEM CSL_CITATION {"citationID":"Ds59E5bi","properties":{"formattedCitation":"\\super 22,23\\nosupersub{}","plainCitation":"22,23","noteIndex":0},"citationItems":[{"id":6791,"uris":["http://zotero.org/groups/5952805/items/PHBBNU2S"],"itemData":{"id":6791,"type":"article-journal","abstract":"Foot infections are a common and serious problem in persons with diabetes. Diabetic foot infections (DFIs) typically begin in a wound, most often a neuropathic ulceration. While all wounds are colonized with microorganisms, the presence of infection is defined by ≥2 classic findings of inflammation or purulence. Infections are then classified into mild (superficial and limited in size and depth), moderate (deeper or more extensive), or severe (accompanied by systemic signs or metabolic perturbations). This classification system, along with a vascular assessment, helps determine which patients should be hospitalized, which may require special imaging procedures or surgical interventions, and which will require amputation. Most DFIs are polymicrobial, with aerobic gram-positive cocci (GPC), and especially staphylococci, the most common causative organisms. Aerobic gram-negative bacilli are frequently copathogens in infections that are chronic or follow antibiotic treatment, and obligate anaerobes may be copathogens in ischemic or necrotic wounds. Wounds without evidence of soft tissue or bone infection do not require antibiotic therapy. For infected wounds, obtain a post-debridement specimen (preferably of tissue) for aerobic and anaerobic culture. Empiric antibiotic therapy can be narrowly targeted at GPC in many acutely infected patients, but those at risk for infection with antibiotic-resistant organisms or with chronic, previously treated, or severe infections usually require broader spectrum regimens. Imaging is helpful in most DFIs; plain radiographs may be sufficient, but magnetic resonance imaging is far more sensitive and specific. Osteomyelitis occurs in many diabetic patients with a foot wound and can be difficult to diagnose (optimally defined by bone culture and histology) and treat (often requiring surgical debridement or resection, and/or prolonged antibiotic therapy). Most DFIs require some surgical intervention, ranging from minor (debridement) to major (resection, amputation). Wounds must also be properly dressed and off-loaded of pressure, and patients need regular follow-up. An ischemic foot may require revascularization, and some nonresponding patients may benefit from selected adjunctive measures. Employing multidisciplinary foot teams improves outcomes. Clinicians and healthcare organizations should attempt to monitor, and thereby improve, their outcomes and processes in caring for DFIs.","container-title":"Clinical Infectious Diseases: An Official Publication of the Infectious Diseases Society of America","DOI":"10.1093/cid/cis346","ISSN":"1537-6591","issue":"12","journalAbbreviation":"Clin Infect Dis","language":"eng","note":"PMID: 22619242","page":"e132-173","source":"PubMed","title":"2012 Infectious Diseases Society of America clinical practice guideline for the diagnosis and treatment of diabetic foot infections","volume":"54","author":[{"family":"Lipsky","given":"Benjamin A."},{"family":"Berendt","given":"Anthony R."},{"family":"Cornia","given":"Paul B."},{"family":"Pile","given":"James C."},{"family":"Peters","given":"Edgar J. G."},{"family":"Armstrong","given":"David G."},{"family":"Deery","given":"H. Gunner"},{"family":"Embil","given":"John M."},{"family":"Joseph","given":"Warren S."},{"family":"Karchmer","given":"Adolf W."},{"family":"Pinzur","given":"Michael S."},{"family":"Senneville","given":"Eric"},{"literal":"Infectious Diseases Society of America"}],"issued":{"date-parts":[["2012",6]]}}},{"id":6789,"uris":["http://zotero.org/groups/5952805/items/JBFK4VF5"],"itemData":{"id":6789,"type":"article-journal","abstract":"The International Working Group on the Diabetic Foot (IWGDF) has published evidence-based guidelines on the prevention and management of diabetic foot disease since 1999. This guideline is on the diagnosis and treatment of foot infection in persons with diabetes and updates the 2015 IWGDF infection guideline. On the basis of patient, intervention, comparison, outcomes (PICOs) developed by the infection committee, in conjunction with internal and external reviewers and consultants, and on systematic reviews the committee conducted on the diagnosis of infection (new) and treatment of infection (updated from 2015), we offer 27 recommendations. These cover various aspects of diagnosing soft tissue and bone infection, including the classification scheme for diagnosing infection and its severity. Of note, we have updated this scheme for the first time since we developed it 15 years ago. We also review the microbiology of diabetic foot infections, including how to collect samples and to process them to identify causative pathogens. Finally, we discuss the approach to treating diabetic foot infections, including selecting appropriate empiric and definitive antimicrobial therapy for soft tissue and for bone infections, when and how to approach surgical treatment, and which adjunctive treatments we think are or are not useful for the infectious aspects of diabetic foot problems. For this version of the guideline, we also updated four tables and one figure from the 2016 guideline. We think that following the principles of diagnosing and treating diabetic foot infections outlined in this guideline can help clinicians to provide better care for these patients.","container-title":"Diabetes/Metabolism Research and Reviews","DOI":"10.1002/dmrr.3280","ISSN":"1520-7560","journalAbbreviation":"Diabetes Metab Res Rev","language":"eng","note":"PMID: 32176444","page":"e3280","source":"PubMed","title":"Guidelines on the diagnosis and treatment of foot infection in persons with diabetes (IWGDF 2019 update)","volume":"36 Suppl 1","author":[{"family":"Lipsky","given":"Benjamin A."},{"family":"Senneville","given":"Éric"},{"family":"Abbas","given":"Zulfiqarali G."},{"family":"Aragón-Sánchez","given":"Javier"},{"family":"Diggle","given":"Mathew"},{"family":"Embil","given":"John M."},{"family":"Kono","given":"Shigeo"},{"family":"Lavery","given":"Lawrence A."},{"family":"Malone","given":"Matthew"},{"family":"Asten","given":"Suzanne A.","non-dropping-particle":"van"},{"family":"Urbančič-Rovan","given":"Vilma"},{"family":"Peters","given":"Edgar J. G."},{"literal":"International Working Group on the Diabetic Foot (IWGDF)"}],"issued":{"date-parts":[["2020",3]]}}}],"schema":"https://github.com/citation-style-language/schema/raw/master/csl-citation.json"} </w:instrText>
      </w:r>
      <w:r w:rsidR="00E937BF">
        <w:rPr>
          <w:rFonts w:ascii="Arial" w:hAnsi="Arial" w:cs="Arial"/>
        </w:rPr>
        <w:fldChar w:fldCharType="separate"/>
      </w:r>
      <w:r w:rsidR="00631EB2" w:rsidRPr="00631EB2">
        <w:rPr>
          <w:rFonts w:ascii="Arial" w:hAnsi="Arial" w:cs="Arial"/>
          <w:kern w:val="0"/>
          <w:vertAlign w:val="superscript"/>
        </w:rPr>
        <w:t>22,23</w:t>
      </w:r>
      <w:r w:rsidR="00E937BF">
        <w:rPr>
          <w:rFonts w:ascii="Arial" w:hAnsi="Arial" w:cs="Arial"/>
        </w:rPr>
        <w:fldChar w:fldCharType="end"/>
      </w:r>
      <w:ins w:id="45" w:author="Sanaka, Krishna" w:date="2025-12-02T18:30:00Z" w16du:dateUtc="2025-12-02T23:30:00Z">
        <w:r w:rsidR="004D459A">
          <w:rPr>
            <w:rFonts w:ascii="Arial" w:hAnsi="Arial" w:cs="Arial"/>
          </w:rPr>
          <w:t xml:space="preserve"> </w:t>
        </w:r>
      </w:ins>
      <w:r w:rsidR="001002F3" w:rsidRPr="00B532EA">
        <w:rPr>
          <w:rFonts w:ascii="Arial" w:hAnsi="Arial" w:cs="Arial"/>
        </w:rPr>
        <w:t xml:space="preserve">However, the magnitude and consistency of the trend across subgroups suggests that the increase </w:t>
      </w:r>
      <w:r w:rsidR="001002F3">
        <w:rPr>
          <w:rFonts w:ascii="Arial" w:hAnsi="Arial" w:cs="Arial"/>
        </w:rPr>
        <w:t>might reflect</w:t>
      </w:r>
      <w:r w:rsidR="001002F3" w:rsidRPr="00B532EA">
        <w:rPr>
          <w:rFonts w:ascii="Arial" w:hAnsi="Arial" w:cs="Arial"/>
        </w:rPr>
        <w:t xml:space="preserve"> not only administrative shifts, but a real rise in disease burden.</w:t>
      </w:r>
    </w:p>
    <w:p w14:paraId="233FB08A" w14:textId="77777777" w:rsidR="006A13C1" w:rsidRDefault="00B532EA" w:rsidP="006A13C1">
      <w:pPr>
        <w:spacing w:after="0" w:line="480" w:lineRule="auto"/>
        <w:ind w:firstLine="720"/>
        <w:rPr>
          <w:rFonts w:ascii="Arial" w:hAnsi="Arial" w:cs="Arial"/>
        </w:rPr>
      </w:pPr>
      <w:r w:rsidRPr="00B532EA">
        <w:rPr>
          <w:rFonts w:ascii="Arial" w:hAnsi="Arial" w:cs="Arial"/>
        </w:rPr>
        <w:t>In conclusion, mortality from osteomyelitis has increased sharply in the United States, especially in the last decade. While deaths remain relatively uncommon compared to other infectious diseases, the broader burden of osteomyelitis</w:t>
      </w:r>
      <w:r w:rsidR="00497E42">
        <w:rPr>
          <w:rFonts w:ascii="Arial" w:hAnsi="Arial" w:cs="Arial"/>
        </w:rPr>
        <w:t xml:space="preserve">, </w:t>
      </w:r>
      <w:r w:rsidRPr="00B532EA">
        <w:rPr>
          <w:rFonts w:ascii="Arial" w:hAnsi="Arial" w:cs="Arial"/>
        </w:rPr>
        <w:t xml:space="preserve">driven by </w:t>
      </w:r>
      <w:r w:rsidR="00996FFB">
        <w:rPr>
          <w:rFonts w:ascii="Arial" w:hAnsi="Arial" w:cs="Arial"/>
        </w:rPr>
        <w:t>diabetes, trauma, and chronic wounds is likely substantial</w:t>
      </w:r>
      <w:r w:rsidRPr="00B532EA">
        <w:rPr>
          <w:rFonts w:ascii="Arial" w:hAnsi="Arial" w:cs="Arial"/>
        </w:rPr>
        <w:t xml:space="preserve">. Interventions that target prevention, early management, and integrated care delivery </w:t>
      </w:r>
      <w:r w:rsidR="00996FFB">
        <w:rPr>
          <w:rFonts w:ascii="Arial" w:hAnsi="Arial" w:cs="Arial"/>
        </w:rPr>
        <w:t>are needed.</w:t>
      </w:r>
    </w:p>
    <w:p w14:paraId="57E28818" w14:textId="77777777" w:rsidR="002B640F" w:rsidRDefault="002B640F">
      <w:pPr>
        <w:rPr>
          <w:ins w:id="46" w:author="Sanaka, Krishna" w:date="2025-12-02T18:24:00Z" w16du:dateUtc="2025-12-02T23:24:00Z"/>
          <w:rFonts w:ascii="Arial" w:hAnsi="Arial" w:cs="Arial"/>
          <w:b/>
          <w:bCs/>
        </w:rPr>
      </w:pPr>
      <w:ins w:id="47" w:author="Sanaka, Krishna" w:date="2025-12-02T18:24:00Z" w16du:dateUtc="2025-12-02T23:24:00Z">
        <w:r>
          <w:rPr>
            <w:rFonts w:ascii="Arial" w:hAnsi="Arial" w:cs="Arial"/>
            <w:b/>
            <w:bCs/>
          </w:rPr>
          <w:br w:type="page"/>
        </w:r>
      </w:ins>
    </w:p>
    <w:p w14:paraId="059C7338" w14:textId="41042A96" w:rsidR="00576412" w:rsidRPr="009367A7" w:rsidRDefault="00576412" w:rsidP="00576412">
      <w:pPr>
        <w:spacing w:after="0" w:line="480" w:lineRule="auto"/>
        <w:rPr>
          <w:rFonts w:ascii="Arial" w:hAnsi="Arial" w:cs="Arial"/>
        </w:rPr>
      </w:pPr>
      <w:r>
        <w:rPr>
          <w:rFonts w:ascii="Arial" w:hAnsi="Arial" w:cs="Arial"/>
          <w:b/>
          <w:bCs/>
        </w:rPr>
        <w:lastRenderedPageBreak/>
        <w:t xml:space="preserve">Funding: </w:t>
      </w:r>
      <w:r w:rsidRPr="009367A7">
        <w:rPr>
          <w:rFonts w:ascii="Arial" w:hAnsi="Arial" w:cs="Arial"/>
        </w:rPr>
        <w:t>This research received no specific grant.</w:t>
      </w:r>
    </w:p>
    <w:p w14:paraId="5DFCE14A" w14:textId="43E726B9" w:rsidR="00576412" w:rsidRDefault="000E48BE" w:rsidP="00576412">
      <w:pPr>
        <w:spacing w:after="0" w:line="480" w:lineRule="auto"/>
        <w:rPr>
          <w:rFonts w:ascii="Arial" w:hAnsi="Arial" w:cs="Arial"/>
        </w:rPr>
      </w:pPr>
      <w:r>
        <w:rPr>
          <w:rFonts w:ascii="Arial" w:hAnsi="Arial" w:cs="Arial"/>
          <w:b/>
          <w:bCs/>
        </w:rPr>
        <w:t xml:space="preserve">Potential </w:t>
      </w:r>
      <w:r w:rsidR="00576412">
        <w:rPr>
          <w:rFonts w:ascii="Arial" w:hAnsi="Arial" w:cs="Arial"/>
          <w:b/>
          <w:bCs/>
        </w:rPr>
        <w:t>Conflicts of Interest:</w:t>
      </w:r>
      <w:r w:rsidR="00576412">
        <w:rPr>
          <w:rFonts w:ascii="Arial" w:hAnsi="Arial" w:cs="Arial"/>
        </w:rPr>
        <w:t xml:space="preserve"> All authors had no conflicts of interest to report.</w:t>
      </w:r>
    </w:p>
    <w:p w14:paraId="33FA21BA" w14:textId="31ADFF1B" w:rsidR="004E7458" w:rsidRPr="004E7458" w:rsidRDefault="004E7458" w:rsidP="00576412">
      <w:pPr>
        <w:spacing w:after="0" w:line="480" w:lineRule="auto"/>
        <w:rPr>
          <w:rFonts w:ascii="Arial" w:hAnsi="Arial" w:cs="Arial"/>
        </w:rPr>
      </w:pPr>
      <w:r>
        <w:rPr>
          <w:rFonts w:ascii="Arial" w:hAnsi="Arial" w:cs="Arial"/>
          <w:b/>
          <w:bCs/>
        </w:rPr>
        <w:t>Patient Consent Statement:</w:t>
      </w:r>
      <w:r>
        <w:rPr>
          <w:rFonts w:ascii="Arial" w:hAnsi="Arial" w:cs="Arial"/>
        </w:rPr>
        <w:t xml:space="preserve"> This study does not include factors necessitating patient consent.</w:t>
      </w:r>
    </w:p>
    <w:p w14:paraId="495BCBB1" w14:textId="77777777" w:rsidR="00576412" w:rsidRDefault="00576412" w:rsidP="00576412">
      <w:pPr>
        <w:spacing w:after="0" w:line="480" w:lineRule="auto"/>
        <w:rPr>
          <w:rFonts w:ascii="Arial" w:hAnsi="Arial" w:cs="Arial"/>
        </w:rPr>
      </w:pPr>
      <w:r>
        <w:rPr>
          <w:rFonts w:ascii="Arial" w:hAnsi="Arial" w:cs="Arial"/>
        </w:rPr>
        <w:br w:type="page"/>
      </w:r>
    </w:p>
    <w:p w14:paraId="7C65E8C3" w14:textId="556F2087" w:rsidR="00A03763" w:rsidRPr="006A13C1" w:rsidRDefault="001A2A11" w:rsidP="006A13C1">
      <w:pPr>
        <w:spacing w:after="0" w:line="480" w:lineRule="auto"/>
        <w:rPr>
          <w:rFonts w:ascii="Arial" w:hAnsi="Arial" w:cs="Arial"/>
        </w:rPr>
      </w:pPr>
      <w:r>
        <w:rPr>
          <w:rFonts w:ascii="Arial" w:hAnsi="Arial" w:cs="Arial"/>
          <w:b/>
          <w:bCs/>
        </w:rPr>
        <w:lastRenderedPageBreak/>
        <w:t>References:</w:t>
      </w:r>
    </w:p>
    <w:p w14:paraId="757CF967" w14:textId="77777777" w:rsidR="00631EB2" w:rsidRPr="00631EB2" w:rsidRDefault="0001183B" w:rsidP="00631EB2">
      <w:pPr>
        <w:pStyle w:val="Bibliography"/>
        <w:rPr>
          <w:rFonts w:ascii="Arial" w:hAnsi="Arial" w:cs="Arial"/>
        </w:rPr>
      </w:pPr>
      <w:r>
        <w:rPr>
          <w:rFonts w:ascii="Arial" w:hAnsi="Arial" w:cs="Arial"/>
        </w:rPr>
        <w:fldChar w:fldCharType="begin"/>
      </w:r>
      <w:r w:rsidR="00C77C11">
        <w:rPr>
          <w:rFonts w:ascii="Arial" w:hAnsi="Arial" w:cs="Arial"/>
        </w:rPr>
        <w:instrText xml:space="preserve"> ADDIN ZOTERO_BIBL {"uncited":[],"omitted":[],"custom":[]} CSL_BIBLIOGRAPHY </w:instrText>
      </w:r>
      <w:r>
        <w:rPr>
          <w:rFonts w:ascii="Arial" w:hAnsi="Arial" w:cs="Arial"/>
        </w:rPr>
        <w:fldChar w:fldCharType="separate"/>
      </w:r>
      <w:r w:rsidR="00631EB2" w:rsidRPr="00631EB2">
        <w:rPr>
          <w:rFonts w:ascii="Arial" w:hAnsi="Arial" w:cs="Arial"/>
        </w:rPr>
        <w:t>1.</w:t>
      </w:r>
      <w:r w:rsidR="00631EB2" w:rsidRPr="00631EB2">
        <w:rPr>
          <w:rFonts w:ascii="Arial" w:hAnsi="Arial" w:cs="Arial"/>
        </w:rPr>
        <w:tab/>
        <w:t xml:space="preserve">Lew DP, Waldvogel FA. Osteomyelitis. </w:t>
      </w:r>
      <w:r w:rsidR="00631EB2" w:rsidRPr="00631EB2">
        <w:rPr>
          <w:rFonts w:ascii="Arial" w:hAnsi="Arial" w:cs="Arial"/>
          <w:i/>
          <w:iCs/>
        </w:rPr>
        <w:t>The Lancet</w:t>
      </w:r>
      <w:r w:rsidR="00631EB2" w:rsidRPr="00631EB2">
        <w:rPr>
          <w:rFonts w:ascii="Arial" w:hAnsi="Arial" w:cs="Arial"/>
        </w:rPr>
        <w:t>. 2004;364(9431):369-379. doi:10.1016/S0140-6736(04)16727-5</w:t>
      </w:r>
    </w:p>
    <w:p w14:paraId="5678D8EE" w14:textId="77777777" w:rsidR="00631EB2" w:rsidRPr="00631EB2" w:rsidRDefault="00631EB2" w:rsidP="00631EB2">
      <w:pPr>
        <w:pStyle w:val="Bibliography"/>
        <w:rPr>
          <w:rFonts w:ascii="Arial" w:hAnsi="Arial" w:cs="Arial"/>
        </w:rPr>
      </w:pPr>
      <w:r w:rsidRPr="00631EB2">
        <w:rPr>
          <w:rFonts w:ascii="Arial" w:hAnsi="Arial" w:cs="Arial"/>
        </w:rPr>
        <w:t>2.</w:t>
      </w:r>
      <w:r w:rsidRPr="00631EB2">
        <w:rPr>
          <w:rFonts w:ascii="Arial" w:hAnsi="Arial" w:cs="Arial"/>
        </w:rPr>
        <w:tab/>
        <w:t xml:space="preserve">Kremers HM, </w:t>
      </w:r>
      <w:proofErr w:type="spellStart"/>
      <w:r w:rsidRPr="00631EB2">
        <w:rPr>
          <w:rFonts w:ascii="Arial" w:hAnsi="Arial" w:cs="Arial"/>
        </w:rPr>
        <w:t>Nwojo</w:t>
      </w:r>
      <w:proofErr w:type="spellEnd"/>
      <w:r w:rsidRPr="00631EB2">
        <w:rPr>
          <w:rFonts w:ascii="Arial" w:hAnsi="Arial" w:cs="Arial"/>
        </w:rPr>
        <w:t xml:space="preserve"> ME, Ransom JE, Wood-Wentz CM, Melton LJ, Huddleston PM. Trends in the Epidemiology of Osteomyelitis. </w:t>
      </w:r>
      <w:r w:rsidRPr="00631EB2">
        <w:rPr>
          <w:rFonts w:ascii="Arial" w:hAnsi="Arial" w:cs="Arial"/>
          <w:i/>
          <w:iCs/>
        </w:rPr>
        <w:t>J Bone Joint Surg Am</w:t>
      </w:r>
      <w:r w:rsidRPr="00631EB2">
        <w:rPr>
          <w:rFonts w:ascii="Arial" w:hAnsi="Arial" w:cs="Arial"/>
        </w:rPr>
        <w:t>. 2015;97(10):837-845. doi:10.2106/JBJS.N.01350</w:t>
      </w:r>
    </w:p>
    <w:p w14:paraId="75270DAE" w14:textId="77777777" w:rsidR="00631EB2" w:rsidRPr="00631EB2" w:rsidRDefault="00631EB2" w:rsidP="00631EB2">
      <w:pPr>
        <w:pStyle w:val="Bibliography"/>
        <w:rPr>
          <w:rFonts w:ascii="Arial" w:hAnsi="Arial" w:cs="Arial"/>
        </w:rPr>
      </w:pPr>
      <w:r w:rsidRPr="00631EB2">
        <w:rPr>
          <w:rFonts w:ascii="Arial" w:hAnsi="Arial" w:cs="Arial"/>
        </w:rPr>
        <w:t>3.</w:t>
      </w:r>
      <w:r w:rsidRPr="00631EB2">
        <w:rPr>
          <w:rFonts w:ascii="Arial" w:hAnsi="Arial" w:cs="Arial"/>
        </w:rPr>
        <w:tab/>
        <w:t xml:space="preserve">Huang CC, Tsai KT, Weng SF, et al. Chronic osteomyelitis increases long-term mortality risk in the elderly: a nationwide population-based cohort study. </w:t>
      </w:r>
      <w:r w:rsidRPr="00631EB2">
        <w:rPr>
          <w:rFonts w:ascii="Arial" w:hAnsi="Arial" w:cs="Arial"/>
          <w:i/>
          <w:iCs/>
        </w:rPr>
        <w:t xml:space="preserve">BMC </w:t>
      </w:r>
      <w:proofErr w:type="spellStart"/>
      <w:r w:rsidRPr="00631EB2">
        <w:rPr>
          <w:rFonts w:ascii="Arial" w:hAnsi="Arial" w:cs="Arial"/>
          <w:i/>
          <w:iCs/>
        </w:rPr>
        <w:t>Geriatr</w:t>
      </w:r>
      <w:proofErr w:type="spellEnd"/>
      <w:r w:rsidRPr="00631EB2">
        <w:rPr>
          <w:rFonts w:ascii="Arial" w:hAnsi="Arial" w:cs="Arial"/>
        </w:rPr>
        <w:t xml:space="preserve">. </w:t>
      </w:r>
      <w:proofErr w:type="gramStart"/>
      <w:r w:rsidRPr="00631EB2">
        <w:rPr>
          <w:rFonts w:ascii="Arial" w:hAnsi="Arial" w:cs="Arial"/>
        </w:rPr>
        <w:t>2016;16:72</w:t>
      </w:r>
      <w:proofErr w:type="gramEnd"/>
      <w:r w:rsidRPr="00631EB2">
        <w:rPr>
          <w:rFonts w:ascii="Arial" w:hAnsi="Arial" w:cs="Arial"/>
        </w:rPr>
        <w:t>. doi:10.1186/s12877-016-0248-8</w:t>
      </w:r>
    </w:p>
    <w:p w14:paraId="7644C9A3" w14:textId="77777777" w:rsidR="00631EB2" w:rsidRPr="00631EB2" w:rsidRDefault="00631EB2" w:rsidP="00631EB2">
      <w:pPr>
        <w:pStyle w:val="Bibliography"/>
        <w:rPr>
          <w:rFonts w:ascii="Arial" w:hAnsi="Arial" w:cs="Arial"/>
        </w:rPr>
      </w:pPr>
      <w:r w:rsidRPr="00631EB2">
        <w:rPr>
          <w:rFonts w:ascii="Arial" w:hAnsi="Arial" w:cs="Arial"/>
        </w:rPr>
        <w:t>4.</w:t>
      </w:r>
      <w:r w:rsidRPr="00631EB2">
        <w:rPr>
          <w:rFonts w:ascii="Arial" w:hAnsi="Arial" w:cs="Arial"/>
        </w:rPr>
        <w:tab/>
        <w:t>Centers for Disease Control and Prevention. CDC WONDER. Centers for Disease Control and Prevention. April 8, 2025. Accessed April 15, 2025. https://wonder.cdc.gov/</w:t>
      </w:r>
    </w:p>
    <w:p w14:paraId="47F874F7" w14:textId="77777777" w:rsidR="00631EB2" w:rsidRPr="00631EB2" w:rsidRDefault="00631EB2" w:rsidP="00631EB2">
      <w:pPr>
        <w:pStyle w:val="Bibliography"/>
        <w:rPr>
          <w:rFonts w:ascii="Arial" w:hAnsi="Arial" w:cs="Arial"/>
        </w:rPr>
      </w:pPr>
      <w:r w:rsidRPr="00631EB2">
        <w:rPr>
          <w:rFonts w:ascii="Arial" w:hAnsi="Arial" w:cs="Arial"/>
        </w:rPr>
        <w:t>5.</w:t>
      </w:r>
      <w:r w:rsidRPr="00631EB2">
        <w:rPr>
          <w:rFonts w:ascii="Arial" w:hAnsi="Arial" w:cs="Arial"/>
        </w:rPr>
        <w:tab/>
      </w:r>
      <w:proofErr w:type="spellStart"/>
      <w:r w:rsidRPr="00631EB2">
        <w:rPr>
          <w:rFonts w:ascii="Arial" w:hAnsi="Arial" w:cs="Arial"/>
        </w:rPr>
        <w:t>Baumblatt</w:t>
      </w:r>
      <w:proofErr w:type="spellEnd"/>
      <w:r w:rsidRPr="00631EB2">
        <w:rPr>
          <w:rFonts w:ascii="Arial" w:hAnsi="Arial" w:cs="Arial"/>
        </w:rPr>
        <w:t xml:space="preserve"> J, Fryar C, Gu Q, Ashman J. </w:t>
      </w:r>
      <w:r w:rsidRPr="00631EB2">
        <w:rPr>
          <w:rFonts w:ascii="Arial" w:hAnsi="Arial" w:cs="Arial"/>
          <w:i/>
          <w:iCs/>
        </w:rPr>
        <w:t>Prevalence of Total, Diagnosed, and Undiagnosed Diabetes in Adults: United States, August 2021–August 2023</w:t>
      </w:r>
      <w:r w:rsidRPr="00631EB2">
        <w:rPr>
          <w:rFonts w:ascii="Arial" w:hAnsi="Arial" w:cs="Arial"/>
        </w:rPr>
        <w:t>. National Center for Health Statistics (U.S.); 2024. doi:10.15620/</w:t>
      </w:r>
      <w:proofErr w:type="spellStart"/>
      <w:r w:rsidRPr="00631EB2">
        <w:rPr>
          <w:rFonts w:ascii="Arial" w:hAnsi="Arial" w:cs="Arial"/>
        </w:rPr>
        <w:t>cdc</w:t>
      </w:r>
      <w:proofErr w:type="spellEnd"/>
      <w:r w:rsidRPr="00631EB2">
        <w:rPr>
          <w:rFonts w:ascii="Arial" w:hAnsi="Arial" w:cs="Arial"/>
        </w:rPr>
        <w:t>/165794</w:t>
      </w:r>
    </w:p>
    <w:p w14:paraId="21AC0039" w14:textId="77777777" w:rsidR="00631EB2" w:rsidRPr="00631EB2" w:rsidRDefault="00631EB2" w:rsidP="00631EB2">
      <w:pPr>
        <w:pStyle w:val="Bibliography"/>
        <w:rPr>
          <w:rFonts w:ascii="Arial" w:hAnsi="Arial" w:cs="Arial"/>
        </w:rPr>
      </w:pPr>
      <w:r w:rsidRPr="00631EB2">
        <w:rPr>
          <w:rFonts w:ascii="Arial" w:hAnsi="Arial" w:cs="Arial"/>
        </w:rPr>
        <w:t>6.</w:t>
      </w:r>
      <w:r w:rsidRPr="00631EB2">
        <w:rPr>
          <w:rFonts w:ascii="Arial" w:hAnsi="Arial" w:cs="Arial"/>
        </w:rPr>
        <w:tab/>
        <w:t xml:space="preserve">Armstrong DG, Swerdlow MA, Armstrong AA, Conte MS, Padula WV, Bus SA. </w:t>
      </w:r>
      <w:proofErr w:type="gramStart"/>
      <w:r w:rsidRPr="00631EB2">
        <w:rPr>
          <w:rFonts w:ascii="Arial" w:hAnsi="Arial" w:cs="Arial"/>
        </w:rPr>
        <w:t>Five year</w:t>
      </w:r>
      <w:proofErr w:type="gramEnd"/>
      <w:r w:rsidRPr="00631EB2">
        <w:rPr>
          <w:rFonts w:ascii="Arial" w:hAnsi="Arial" w:cs="Arial"/>
        </w:rPr>
        <w:t xml:space="preserve"> mortality and direct costs of care for people with diabetic foot complications are comparable to cancer. </w:t>
      </w:r>
      <w:r w:rsidRPr="00631EB2">
        <w:rPr>
          <w:rFonts w:ascii="Arial" w:hAnsi="Arial" w:cs="Arial"/>
          <w:i/>
          <w:iCs/>
        </w:rPr>
        <w:t>J Foot Ankle Res</w:t>
      </w:r>
      <w:r w:rsidRPr="00631EB2">
        <w:rPr>
          <w:rFonts w:ascii="Arial" w:hAnsi="Arial" w:cs="Arial"/>
        </w:rPr>
        <w:t>. 2020;13(1):16. doi:10.1186/s13047-020-00383-2</w:t>
      </w:r>
    </w:p>
    <w:p w14:paraId="5E91520A" w14:textId="77777777" w:rsidR="00631EB2" w:rsidRPr="00631EB2" w:rsidRDefault="00631EB2" w:rsidP="00631EB2">
      <w:pPr>
        <w:pStyle w:val="Bibliography"/>
        <w:rPr>
          <w:rFonts w:ascii="Arial" w:hAnsi="Arial" w:cs="Arial"/>
        </w:rPr>
      </w:pPr>
      <w:r w:rsidRPr="00631EB2">
        <w:rPr>
          <w:rFonts w:ascii="Arial" w:hAnsi="Arial" w:cs="Arial"/>
        </w:rPr>
        <w:t>7.</w:t>
      </w:r>
      <w:r w:rsidRPr="00631EB2">
        <w:rPr>
          <w:rFonts w:ascii="Arial" w:hAnsi="Arial" w:cs="Arial"/>
        </w:rPr>
        <w:tab/>
      </w:r>
      <w:proofErr w:type="spellStart"/>
      <w:r w:rsidRPr="00631EB2">
        <w:rPr>
          <w:rFonts w:ascii="Arial" w:hAnsi="Arial" w:cs="Arial"/>
        </w:rPr>
        <w:t>Jeffcoate</w:t>
      </w:r>
      <w:proofErr w:type="spellEnd"/>
      <w:r w:rsidRPr="00631EB2">
        <w:rPr>
          <w:rFonts w:ascii="Arial" w:hAnsi="Arial" w:cs="Arial"/>
        </w:rPr>
        <w:t xml:space="preserve"> WJ, </w:t>
      </w:r>
      <w:proofErr w:type="spellStart"/>
      <w:r w:rsidRPr="00631EB2">
        <w:rPr>
          <w:rFonts w:ascii="Arial" w:hAnsi="Arial" w:cs="Arial"/>
        </w:rPr>
        <w:t>Vileikyte</w:t>
      </w:r>
      <w:proofErr w:type="spellEnd"/>
      <w:r w:rsidRPr="00631EB2">
        <w:rPr>
          <w:rFonts w:ascii="Arial" w:hAnsi="Arial" w:cs="Arial"/>
        </w:rPr>
        <w:t xml:space="preserve"> L, Boyko EJ, Armstrong DG, Boulton AJM. Current Challenges and Opportunities in the Prevention and Management of Diabetic Foot Ulcers. </w:t>
      </w:r>
      <w:r w:rsidRPr="00631EB2">
        <w:rPr>
          <w:rFonts w:ascii="Arial" w:hAnsi="Arial" w:cs="Arial"/>
          <w:i/>
          <w:iCs/>
        </w:rPr>
        <w:t>Diabetes Care</w:t>
      </w:r>
      <w:r w:rsidRPr="00631EB2">
        <w:rPr>
          <w:rFonts w:ascii="Arial" w:hAnsi="Arial" w:cs="Arial"/>
        </w:rPr>
        <w:t>. 2018;41(4):645-652. doi:10.2337/dc17-1836</w:t>
      </w:r>
    </w:p>
    <w:p w14:paraId="0805207A" w14:textId="77777777" w:rsidR="00631EB2" w:rsidRPr="00631EB2" w:rsidRDefault="00631EB2" w:rsidP="00631EB2">
      <w:pPr>
        <w:pStyle w:val="Bibliography"/>
        <w:rPr>
          <w:rFonts w:ascii="Arial" w:hAnsi="Arial" w:cs="Arial"/>
        </w:rPr>
      </w:pPr>
      <w:r w:rsidRPr="00631EB2">
        <w:rPr>
          <w:rFonts w:ascii="Arial" w:hAnsi="Arial" w:cs="Arial"/>
        </w:rPr>
        <w:t>8.</w:t>
      </w:r>
      <w:r w:rsidRPr="00631EB2">
        <w:rPr>
          <w:rFonts w:ascii="Arial" w:hAnsi="Arial" w:cs="Arial"/>
        </w:rPr>
        <w:tab/>
        <w:t xml:space="preserve">Kirkman MS, Briscoe VJ, Clark N, et al. Diabetes in Older Adults. </w:t>
      </w:r>
      <w:r w:rsidRPr="00631EB2">
        <w:rPr>
          <w:rFonts w:ascii="Arial" w:hAnsi="Arial" w:cs="Arial"/>
          <w:i/>
          <w:iCs/>
        </w:rPr>
        <w:t>Diabetes Care</w:t>
      </w:r>
      <w:r w:rsidRPr="00631EB2">
        <w:rPr>
          <w:rFonts w:ascii="Arial" w:hAnsi="Arial" w:cs="Arial"/>
        </w:rPr>
        <w:t>. 2012;35(12):2650-2664. doi:10.2337/dc12-1801</w:t>
      </w:r>
    </w:p>
    <w:p w14:paraId="47BBAFCD" w14:textId="77777777" w:rsidR="00631EB2" w:rsidRPr="00631EB2" w:rsidRDefault="00631EB2" w:rsidP="00631EB2">
      <w:pPr>
        <w:pStyle w:val="Bibliography"/>
        <w:rPr>
          <w:rFonts w:ascii="Arial" w:hAnsi="Arial" w:cs="Arial"/>
        </w:rPr>
      </w:pPr>
      <w:r w:rsidRPr="00631EB2">
        <w:rPr>
          <w:rFonts w:ascii="Arial" w:hAnsi="Arial" w:cs="Arial"/>
        </w:rPr>
        <w:t>9.</w:t>
      </w:r>
      <w:r w:rsidRPr="00631EB2">
        <w:rPr>
          <w:rFonts w:ascii="Arial" w:hAnsi="Arial" w:cs="Arial"/>
        </w:rPr>
        <w:tab/>
        <w:t xml:space="preserve">Naumann RB, West BA, Barry V, Matthews S, Lee R. Pedestrian and </w:t>
      </w:r>
      <w:proofErr w:type="gramStart"/>
      <w:r w:rsidRPr="00631EB2">
        <w:rPr>
          <w:rFonts w:ascii="Arial" w:hAnsi="Arial" w:cs="Arial"/>
        </w:rPr>
        <w:t>Overall</w:t>
      </w:r>
      <w:proofErr w:type="gramEnd"/>
      <w:r w:rsidRPr="00631EB2">
        <w:rPr>
          <w:rFonts w:ascii="Arial" w:hAnsi="Arial" w:cs="Arial"/>
        </w:rPr>
        <w:t xml:space="preserve"> Road Traffic Crash Deaths - United States and 27 Other High-Income Countries, 2013-2022. </w:t>
      </w:r>
      <w:r w:rsidRPr="00631EB2">
        <w:rPr>
          <w:rFonts w:ascii="Arial" w:hAnsi="Arial" w:cs="Arial"/>
          <w:i/>
          <w:iCs/>
        </w:rPr>
        <w:t xml:space="preserve">MMWR </w:t>
      </w:r>
      <w:proofErr w:type="spellStart"/>
      <w:r w:rsidRPr="00631EB2">
        <w:rPr>
          <w:rFonts w:ascii="Arial" w:hAnsi="Arial" w:cs="Arial"/>
          <w:i/>
          <w:iCs/>
        </w:rPr>
        <w:t>Morb</w:t>
      </w:r>
      <w:proofErr w:type="spellEnd"/>
      <w:r w:rsidRPr="00631EB2">
        <w:rPr>
          <w:rFonts w:ascii="Arial" w:hAnsi="Arial" w:cs="Arial"/>
          <w:i/>
          <w:iCs/>
        </w:rPr>
        <w:t xml:space="preserve"> Mortal </w:t>
      </w:r>
      <w:proofErr w:type="spellStart"/>
      <w:r w:rsidRPr="00631EB2">
        <w:rPr>
          <w:rFonts w:ascii="Arial" w:hAnsi="Arial" w:cs="Arial"/>
          <w:i/>
          <w:iCs/>
        </w:rPr>
        <w:t>Wkly</w:t>
      </w:r>
      <w:proofErr w:type="spellEnd"/>
      <w:r w:rsidRPr="00631EB2">
        <w:rPr>
          <w:rFonts w:ascii="Arial" w:hAnsi="Arial" w:cs="Arial"/>
          <w:i/>
          <w:iCs/>
        </w:rPr>
        <w:t xml:space="preserve"> Rep</w:t>
      </w:r>
      <w:r w:rsidRPr="00631EB2">
        <w:rPr>
          <w:rFonts w:ascii="Arial" w:hAnsi="Arial" w:cs="Arial"/>
        </w:rPr>
        <w:t>. 2025;74(8):134-139. doi:10.15585/mmwr.mm7408a2</w:t>
      </w:r>
    </w:p>
    <w:p w14:paraId="06543041" w14:textId="77777777" w:rsidR="00631EB2" w:rsidRPr="00631EB2" w:rsidRDefault="00631EB2" w:rsidP="00631EB2">
      <w:pPr>
        <w:pStyle w:val="Bibliography"/>
        <w:rPr>
          <w:rFonts w:ascii="Arial" w:hAnsi="Arial" w:cs="Arial"/>
        </w:rPr>
      </w:pPr>
      <w:r w:rsidRPr="00631EB2">
        <w:rPr>
          <w:rFonts w:ascii="Arial" w:hAnsi="Arial" w:cs="Arial"/>
        </w:rPr>
        <w:t>10.</w:t>
      </w:r>
      <w:r w:rsidRPr="00631EB2">
        <w:rPr>
          <w:rFonts w:ascii="Arial" w:hAnsi="Arial" w:cs="Arial"/>
        </w:rPr>
        <w:tab/>
        <w:t xml:space="preserve">Goldstick JE, Carter PM, Cunningham RM. Current Epidemiological Trends in Firearm Mortality in the United States. </w:t>
      </w:r>
      <w:r w:rsidRPr="00631EB2">
        <w:rPr>
          <w:rFonts w:ascii="Arial" w:hAnsi="Arial" w:cs="Arial"/>
          <w:i/>
          <w:iCs/>
        </w:rPr>
        <w:t>JAMA Psychiatry</w:t>
      </w:r>
      <w:r w:rsidRPr="00631EB2">
        <w:rPr>
          <w:rFonts w:ascii="Arial" w:hAnsi="Arial" w:cs="Arial"/>
        </w:rPr>
        <w:t>. 2021;78(3):241-242. doi:10.1001/jamapsychiatry.2020.2986</w:t>
      </w:r>
    </w:p>
    <w:p w14:paraId="66CBECDA" w14:textId="77777777" w:rsidR="00631EB2" w:rsidRPr="00631EB2" w:rsidRDefault="00631EB2" w:rsidP="00631EB2">
      <w:pPr>
        <w:pStyle w:val="Bibliography"/>
        <w:rPr>
          <w:rFonts w:ascii="Arial" w:hAnsi="Arial" w:cs="Arial"/>
        </w:rPr>
      </w:pPr>
      <w:r w:rsidRPr="00631EB2">
        <w:rPr>
          <w:rFonts w:ascii="Arial" w:hAnsi="Arial" w:cs="Arial"/>
        </w:rPr>
        <w:t>11.</w:t>
      </w:r>
      <w:r w:rsidRPr="00631EB2">
        <w:rPr>
          <w:rFonts w:ascii="Arial" w:hAnsi="Arial" w:cs="Arial"/>
        </w:rPr>
        <w:tab/>
        <w:t xml:space="preserve">Jaul E, Barron J, Rosenzweig JP, Menczel J. An overview of co-morbidities and the development of pressure ulcers among older adults. </w:t>
      </w:r>
      <w:r w:rsidRPr="00631EB2">
        <w:rPr>
          <w:rFonts w:ascii="Arial" w:hAnsi="Arial" w:cs="Arial"/>
          <w:i/>
          <w:iCs/>
        </w:rPr>
        <w:t xml:space="preserve">BMC </w:t>
      </w:r>
      <w:proofErr w:type="spellStart"/>
      <w:r w:rsidRPr="00631EB2">
        <w:rPr>
          <w:rFonts w:ascii="Arial" w:hAnsi="Arial" w:cs="Arial"/>
          <w:i/>
          <w:iCs/>
        </w:rPr>
        <w:t>Geriatr</w:t>
      </w:r>
      <w:proofErr w:type="spellEnd"/>
      <w:r w:rsidRPr="00631EB2">
        <w:rPr>
          <w:rFonts w:ascii="Arial" w:hAnsi="Arial" w:cs="Arial"/>
        </w:rPr>
        <w:t xml:space="preserve">. </w:t>
      </w:r>
      <w:proofErr w:type="gramStart"/>
      <w:r w:rsidRPr="00631EB2">
        <w:rPr>
          <w:rFonts w:ascii="Arial" w:hAnsi="Arial" w:cs="Arial"/>
        </w:rPr>
        <w:t>2018;18:305</w:t>
      </w:r>
      <w:proofErr w:type="gramEnd"/>
      <w:r w:rsidRPr="00631EB2">
        <w:rPr>
          <w:rFonts w:ascii="Arial" w:hAnsi="Arial" w:cs="Arial"/>
        </w:rPr>
        <w:t>. doi:10.1186/s12877-018-0997-7</w:t>
      </w:r>
    </w:p>
    <w:p w14:paraId="384A4CB9" w14:textId="77777777" w:rsidR="00631EB2" w:rsidRPr="00631EB2" w:rsidRDefault="00631EB2" w:rsidP="00631EB2">
      <w:pPr>
        <w:pStyle w:val="Bibliography"/>
        <w:rPr>
          <w:rFonts w:ascii="Arial" w:hAnsi="Arial" w:cs="Arial"/>
        </w:rPr>
      </w:pPr>
      <w:r w:rsidRPr="00631EB2">
        <w:rPr>
          <w:rFonts w:ascii="Arial" w:hAnsi="Arial" w:cs="Arial"/>
        </w:rPr>
        <w:lastRenderedPageBreak/>
        <w:t>12.</w:t>
      </w:r>
      <w:r w:rsidRPr="00631EB2">
        <w:rPr>
          <w:rFonts w:ascii="Arial" w:hAnsi="Arial" w:cs="Arial"/>
        </w:rPr>
        <w:tab/>
        <w:t xml:space="preserve">Armstrong DG, Boulton AJM, Bus SA. Diabetic Foot Ulcers and Their Recurrence. </w:t>
      </w:r>
      <w:proofErr w:type="spellStart"/>
      <w:r w:rsidRPr="00631EB2">
        <w:rPr>
          <w:rFonts w:ascii="Arial" w:hAnsi="Arial" w:cs="Arial"/>
        </w:rPr>
        <w:t>Ingelfinger</w:t>
      </w:r>
      <w:proofErr w:type="spellEnd"/>
      <w:r w:rsidRPr="00631EB2">
        <w:rPr>
          <w:rFonts w:ascii="Arial" w:hAnsi="Arial" w:cs="Arial"/>
        </w:rPr>
        <w:t xml:space="preserve"> JR, ed. </w:t>
      </w:r>
      <w:r w:rsidRPr="00631EB2">
        <w:rPr>
          <w:rFonts w:ascii="Arial" w:hAnsi="Arial" w:cs="Arial"/>
          <w:i/>
          <w:iCs/>
        </w:rPr>
        <w:t>N Engl J Med</w:t>
      </w:r>
      <w:r w:rsidRPr="00631EB2">
        <w:rPr>
          <w:rFonts w:ascii="Arial" w:hAnsi="Arial" w:cs="Arial"/>
        </w:rPr>
        <w:t>. 2017;376(24):2367-2375. doi:10.1056/NEJMra1615439</w:t>
      </w:r>
    </w:p>
    <w:p w14:paraId="156E33C5" w14:textId="77777777" w:rsidR="00631EB2" w:rsidRPr="00631EB2" w:rsidRDefault="00631EB2" w:rsidP="00631EB2">
      <w:pPr>
        <w:pStyle w:val="Bibliography"/>
        <w:rPr>
          <w:rFonts w:ascii="Arial" w:hAnsi="Arial" w:cs="Arial"/>
        </w:rPr>
      </w:pPr>
      <w:r w:rsidRPr="00631EB2">
        <w:rPr>
          <w:rFonts w:ascii="Arial" w:hAnsi="Arial" w:cs="Arial"/>
        </w:rPr>
        <w:t>13.</w:t>
      </w:r>
      <w:r w:rsidRPr="00631EB2">
        <w:rPr>
          <w:rFonts w:ascii="Arial" w:hAnsi="Arial" w:cs="Arial"/>
        </w:rPr>
        <w:tab/>
        <w:t xml:space="preserve">Walter N, Rupp M, Hierl K, et al. Long-term patient-related quality of life after fracture-related infections of the long bones. </w:t>
      </w:r>
      <w:r w:rsidRPr="00631EB2">
        <w:rPr>
          <w:rFonts w:ascii="Arial" w:hAnsi="Arial" w:cs="Arial"/>
          <w:i/>
          <w:iCs/>
        </w:rPr>
        <w:t xml:space="preserve">Bone </w:t>
      </w:r>
      <w:proofErr w:type="spellStart"/>
      <w:r w:rsidRPr="00631EB2">
        <w:rPr>
          <w:rFonts w:ascii="Arial" w:hAnsi="Arial" w:cs="Arial"/>
          <w:i/>
          <w:iCs/>
        </w:rPr>
        <w:t>Jt</w:t>
      </w:r>
      <w:proofErr w:type="spellEnd"/>
      <w:r w:rsidRPr="00631EB2">
        <w:rPr>
          <w:rFonts w:ascii="Arial" w:hAnsi="Arial" w:cs="Arial"/>
          <w:i/>
          <w:iCs/>
        </w:rPr>
        <w:t xml:space="preserve"> Res</w:t>
      </w:r>
      <w:r w:rsidRPr="00631EB2">
        <w:rPr>
          <w:rFonts w:ascii="Arial" w:hAnsi="Arial" w:cs="Arial"/>
        </w:rPr>
        <w:t xml:space="preserve">. 2021;10(5):321-327. </w:t>
      </w:r>
      <w:proofErr w:type="gramStart"/>
      <w:r w:rsidRPr="00631EB2">
        <w:rPr>
          <w:rFonts w:ascii="Arial" w:hAnsi="Arial" w:cs="Arial"/>
        </w:rPr>
        <w:t>doi:10.1302/2046-3758.105.BJR</w:t>
      </w:r>
      <w:proofErr w:type="gramEnd"/>
      <w:r w:rsidRPr="00631EB2">
        <w:rPr>
          <w:rFonts w:ascii="Arial" w:hAnsi="Arial" w:cs="Arial"/>
        </w:rPr>
        <w:t>-2020-0532</w:t>
      </w:r>
    </w:p>
    <w:p w14:paraId="3FC4C8E2" w14:textId="77777777" w:rsidR="00631EB2" w:rsidRPr="00631EB2" w:rsidRDefault="00631EB2" w:rsidP="00631EB2">
      <w:pPr>
        <w:pStyle w:val="Bibliography"/>
        <w:rPr>
          <w:rFonts w:ascii="Arial" w:hAnsi="Arial" w:cs="Arial"/>
        </w:rPr>
      </w:pPr>
      <w:r w:rsidRPr="00631EB2">
        <w:rPr>
          <w:rFonts w:ascii="Arial" w:hAnsi="Arial" w:cs="Arial"/>
        </w:rPr>
        <w:t>14.</w:t>
      </w:r>
      <w:r w:rsidRPr="00631EB2">
        <w:rPr>
          <w:rFonts w:ascii="Arial" w:hAnsi="Arial" w:cs="Arial"/>
        </w:rPr>
        <w:tab/>
        <w:t xml:space="preserve">Lessa FC, Mu Y, Bamberg WM, et al. Burden of Clostridium difficile Infection in the United States. </w:t>
      </w:r>
      <w:r w:rsidRPr="00631EB2">
        <w:rPr>
          <w:rFonts w:ascii="Arial" w:hAnsi="Arial" w:cs="Arial"/>
          <w:i/>
          <w:iCs/>
        </w:rPr>
        <w:t>N Engl J Med</w:t>
      </w:r>
      <w:r w:rsidRPr="00631EB2">
        <w:rPr>
          <w:rFonts w:ascii="Arial" w:hAnsi="Arial" w:cs="Arial"/>
        </w:rPr>
        <w:t>. 2015;372(9):825-834. doi:10.1056/NEJMoa1408913</w:t>
      </w:r>
    </w:p>
    <w:p w14:paraId="7B5B6867" w14:textId="77777777" w:rsidR="00631EB2" w:rsidRPr="00631EB2" w:rsidRDefault="00631EB2" w:rsidP="00631EB2">
      <w:pPr>
        <w:pStyle w:val="Bibliography"/>
        <w:rPr>
          <w:rFonts w:ascii="Arial" w:hAnsi="Arial" w:cs="Arial"/>
        </w:rPr>
      </w:pPr>
      <w:r w:rsidRPr="00631EB2">
        <w:rPr>
          <w:rFonts w:ascii="Arial" w:hAnsi="Arial" w:cs="Arial"/>
        </w:rPr>
        <w:t>15.</w:t>
      </w:r>
      <w:r w:rsidRPr="00631EB2">
        <w:rPr>
          <w:rFonts w:ascii="Arial" w:hAnsi="Arial" w:cs="Arial"/>
        </w:rPr>
        <w:tab/>
        <w:t xml:space="preserve">Walkey AJ, Lagu T, Lindenauer PK. Trends in Sepsis and Infection Sources in the United States. A Population-Based Study. </w:t>
      </w:r>
      <w:r w:rsidRPr="00631EB2">
        <w:rPr>
          <w:rFonts w:ascii="Arial" w:hAnsi="Arial" w:cs="Arial"/>
          <w:i/>
          <w:iCs/>
        </w:rPr>
        <w:t xml:space="preserve">Ann Am </w:t>
      </w:r>
      <w:proofErr w:type="spellStart"/>
      <w:r w:rsidRPr="00631EB2">
        <w:rPr>
          <w:rFonts w:ascii="Arial" w:hAnsi="Arial" w:cs="Arial"/>
          <w:i/>
          <w:iCs/>
        </w:rPr>
        <w:t>Thorac</w:t>
      </w:r>
      <w:proofErr w:type="spellEnd"/>
      <w:r w:rsidRPr="00631EB2">
        <w:rPr>
          <w:rFonts w:ascii="Arial" w:hAnsi="Arial" w:cs="Arial"/>
          <w:i/>
          <w:iCs/>
        </w:rPr>
        <w:t xml:space="preserve"> Soc</w:t>
      </w:r>
      <w:r w:rsidRPr="00631EB2">
        <w:rPr>
          <w:rFonts w:ascii="Arial" w:hAnsi="Arial" w:cs="Arial"/>
        </w:rPr>
        <w:t>. 2015;12(2):216-220. doi:10.1513/AnnalsATS.201411-498BC</w:t>
      </w:r>
    </w:p>
    <w:p w14:paraId="7CC1439B" w14:textId="77777777" w:rsidR="00631EB2" w:rsidRPr="00631EB2" w:rsidRDefault="00631EB2" w:rsidP="00631EB2">
      <w:pPr>
        <w:pStyle w:val="Bibliography"/>
        <w:rPr>
          <w:rFonts w:ascii="Arial" w:hAnsi="Arial" w:cs="Arial"/>
        </w:rPr>
      </w:pPr>
      <w:r w:rsidRPr="00631EB2">
        <w:rPr>
          <w:rFonts w:ascii="Arial" w:hAnsi="Arial" w:cs="Arial"/>
        </w:rPr>
        <w:t>16.</w:t>
      </w:r>
      <w:r w:rsidRPr="00631EB2">
        <w:rPr>
          <w:rFonts w:ascii="Arial" w:hAnsi="Arial" w:cs="Arial"/>
        </w:rPr>
        <w:tab/>
        <w:t xml:space="preserve">Sutton KF, Ashley LW. Antimicrobial resistance in the United States: Origins and future directions. </w:t>
      </w:r>
      <w:r w:rsidRPr="00631EB2">
        <w:rPr>
          <w:rFonts w:ascii="Arial" w:hAnsi="Arial" w:cs="Arial"/>
          <w:i/>
          <w:iCs/>
        </w:rPr>
        <w:t>Epidemiol Infect</w:t>
      </w:r>
      <w:r w:rsidRPr="00631EB2">
        <w:rPr>
          <w:rFonts w:ascii="Arial" w:hAnsi="Arial" w:cs="Arial"/>
        </w:rPr>
        <w:t>. 2024;</w:t>
      </w:r>
      <w:proofErr w:type="gramStart"/>
      <w:r w:rsidRPr="00631EB2">
        <w:rPr>
          <w:rFonts w:ascii="Arial" w:hAnsi="Arial" w:cs="Arial"/>
        </w:rPr>
        <w:t>152:e</w:t>
      </w:r>
      <w:proofErr w:type="gramEnd"/>
      <w:r w:rsidRPr="00631EB2">
        <w:rPr>
          <w:rFonts w:ascii="Arial" w:hAnsi="Arial" w:cs="Arial"/>
        </w:rPr>
        <w:t>33. doi:10.1017/S0950268824000244</w:t>
      </w:r>
    </w:p>
    <w:p w14:paraId="1D4B8BD2" w14:textId="77777777" w:rsidR="00631EB2" w:rsidRPr="00631EB2" w:rsidRDefault="00631EB2" w:rsidP="00631EB2">
      <w:pPr>
        <w:pStyle w:val="Bibliography"/>
        <w:rPr>
          <w:rFonts w:ascii="Arial" w:hAnsi="Arial" w:cs="Arial"/>
        </w:rPr>
      </w:pPr>
      <w:r w:rsidRPr="00631EB2">
        <w:rPr>
          <w:rFonts w:ascii="Arial" w:hAnsi="Arial" w:cs="Arial"/>
        </w:rPr>
        <w:t>17.</w:t>
      </w:r>
      <w:r w:rsidRPr="00631EB2">
        <w:rPr>
          <w:rFonts w:ascii="Arial" w:hAnsi="Arial" w:cs="Arial"/>
        </w:rPr>
        <w:tab/>
        <w:t xml:space="preserve">Schmidt BM, Ye W, Zhou S. Multidrug resistant organism predicts ulcer recurrence following surgical management of diabetic foot osteomyelitis. </w:t>
      </w:r>
      <w:r w:rsidRPr="00631EB2">
        <w:rPr>
          <w:rFonts w:ascii="Arial" w:hAnsi="Arial" w:cs="Arial"/>
          <w:i/>
          <w:iCs/>
        </w:rPr>
        <w:t>Int Wound J</w:t>
      </w:r>
      <w:r w:rsidRPr="00631EB2">
        <w:rPr>
          <w:rFonts w:ascii="Arial" w:hAnsi="Arial" w:cs="Arial"/>
        </w:rPr>
        <w:t>. 2020;17(6):1634-1641. doi:10.1111/iwj.13439</w:t>
      </w:r>
    </w:p>
    <w:p w14:paraId="763FAA2A" w14:textId="77777777" w:rsidR="00631EB2" w:rsidRPr="00631EB2" w:rsidRDefault="00631EB2" w:rsidP="00631EB2">
      <w:pPr>
        <w:pStyle w:val="Bibliography"/>
        <w:rPr>
          <w:rFonts w:ascii="Arial" w:hAnsi="Arial" w:cs="Arial"/>
        </w:rPr>
      </w:pPr>
      <w:r w:rsidRPr="00631EB2">
        <w:rPr>
          <w:rFonts w:ascii="Arial" w:hAnsi="Arial" w:cs="Arial"/>
        </w:rPr>
        <w:t>18.</w:t>
      </w:r>
      <w:r w:rsidRPr="00631EB2">
        <w:rPr>
          <w:rFonts w:ascii="Arial" w:hAnsi="Arial" w:cs="Arial"/>
        </w:rPr>
        <w:tab/>
        <w:t xml:space="preserve">Lavery LA, Armstrong DG, Wunderlich RP, Mohler MJ, Wendel CS, Lipsky BA. Risk Factors for Foot Infections in Individuals </w:t>
      </w:r>
      <w:proofErr w:type="gramStart"/>
      <w:r w:rsidRPr="00631EB2">
        <w:rPr>
          <w:rFonts w:ascii="Arial" w:hAnsi="Arial" w:cs="Arial"/>
        </w:rPr>
        <w:t>With</w:t>
      </w:r>
      <w:proofErr w:type="gramEnd"/>
      <w:r w:rsidRPr="00631EB2">
        <w:rPr>
          <w:rFonts w:ascii="Arial" w:hAnsi="Arial" w:cs="Arial"/>
        </w:rPr>
        <w:t xml:space="preserve"> Diabetes. </w:t>
      </w:r>
      <w:r w:rsidRPr="00631EB2">
        <w:rPr>
          <w:rFonts w:ascii="Arial" w:hAnsi="Arial" w:cs="Arial"/>
          <w:i/>
          <w:iCs/>
        </w:rPr>
        <w:t>Diabetes Care</w:t>
      </w:r>
      <w:r w:rsidRPr="00631EB2">
        <w:rPr>
          <w:rFonts w:ascii="Arial" w:hAnsi="Arial" w:cs="Arial"/>
        </w:rPr>
        <w:t>. 2006;29(6):1288-1293. doi:10.2337/dc05-2425</w:t>
      </w:r>
    </w:p>
    <w:p w14:paraId="036FF3EA" w14:textId="77777777" w:rsidR="00631EB2" w:rsidRPr="00631EB2" w:rsidRDefault="00631EB2" w:rsidP="00631EB2">
      <w:pPr>
        <w:pStyle w:val="Bibliography"/>
        <w:rPr>
          <w:rFonts w:ascii="Arial" w:hAnsi="Arial" w:cs="Arial"/>
        </w:rPr>
      </w:pPr>
      <w:r w:rsidRPr="00631EB2">
        <w:rPr>
          <w:rFonts w:ascii="Arial" w:hAnsi="Arial" w:cs="Arial"/>
        </w:rPr>
        <w:t>19.</w:t>
      </w:r>
      <w:r w:rsidRPr="00631EB2">
        <w:rPr>
          <w:rFonts w:ascii="Arial" w:hAnsi="Arial" w:cs="Arial"/>
        </w:rPr>
        <w:tab/>
        <w:t xml:space="preserve">Jhaveri VV, Sullivan C, Ward A, et al. More Specialties, Fewer Problems: Using Collaborative Competency Between Infectious Diseases, Podiatry, and Pathology to Improve the Care of Patients with Diabetic Foot Osteomyelitis. </w:t>
      </w:r>
      <w:r w:rsidRPr="00631EB2">
        <w:rPr>
          <w:rFonts w:ascii="Arial" w:hAnsi="Arial" w:cs="Arial"/>
          <w:i/>
          <w:iCs/>
        </w:rPr>
        <w:t xml:space="preserve">J Am </w:t>
      </w:r>
      <w:proofErr w:type="spellStart"/>
      <w:r w:rsidRPr="00631EB2">
        <w:rPr>
          <w:rFonts w:ascii="Arial" w:hAnsi="Arial" w:cs="Arial"/>
          <w:i/>
          <w:iCs/>
        </w:rPr>
        <w:t>Podiatr</w:t>
      </w:r>
      <w:proofErr w:type="spellEnd"/>
      <w:r w:rsidRPr="00631EB2">
        <w:rPr>
          <w:rFonts w:ascii="Arial" w:hAnsi="Arial" w:cs="Arial"/>
          <w:i/>
          <w:iCs/>
        </w:rPr>
        <w:t xml:space="preserve"> Med Assoc</w:t>
      </w:r>
      <w:r w:rsidRPr="00631EB2">
        <w:rPr>
          <w:rFonts w:ascii="Arial" w:hAnsi="Arial" w:cs="Arial"/>
        </w:rPr>
        <w:t>. 2022;112(6):20-178. doi:10.7547/20-178</w:t>
      </w:r>
    </w:p>
    <w:p w14:paraId="78ED05A3" w14:textId="77777777" w:rsidR="00631EB2" w:rsidRPr="00631EB2" w:rsidRDefault="00631EB2" w:rsidP="00631EB2">
      <w:pPr>
        <w:pStyle w:val="Bibliography"/>
        <w:rPr>
          <w:rFonts w:ascii="Arial" w:hAnsi="Arial" w:cs="Arial"/>
        </w:rPr>
      </w:pPr>
      <w:r w:rsidRPr="00631EB2">
        <w:rPr>
          <w:rFonts w:ascii="Arial" w:hAnsi="Arial" w:cs="Arial"/>
        </w:rPr>
        <w:t>20.</w:t>
      </w:r>
      <w:r w:rsidRPr="00631EB2">
        <w:rPr>
          <w:rFonts w:ascii="Arial" w:hAnsi="Arial" w:cs="Arial"/>
        </w:rPr>
        <w:tab/>
      </w:r>
      <w:proofErr w:type="spellStart"/>
      <w:r w:rsidRPr="00631EB2">
        <w:rPr>
          <w:rFonts w:ascii="Arial" w:hAnsi="Arial" w:cs="Arial"/>
        </w:rPr>
        <w:t>Lakkireddy</w:t>
      </w:r>
      <w:proofErr w:type="spellEnd"/>
      <w:r w:rsidRPr="00631EB2">
        <w:rPr>
          <w:rFonts w:ascii="Arial" w:hAnsi="Arial" w:cs="Arial"/>
        </w:rPr>
        <w:t xml:space="preserve"> DR, Gowda MS, Murray CW, </w:t>
      </w:r>
      <w:proofErr w:type="spellStart"/>
      <w:r w:rsidRPr="00631EB2">
        <w:rPr>
          <w:rFonts w:ascii="Arial" w:hAnsi="Arial" w:cs="Arial"/>
        </w:rPr>
        <w:t>Basarakodu</w:t>
      </w:r>
      <w:proofErr w:type="spellEnd"/>
      <w:r w:rsidRPr="00631EB2">
        <w:rPr>
          <w:rFonts w:ascii="Arial" w:hAnsi="Arial" w:cs="Arial"/>
        </w:rPr>
        <w:t xml:space="preserve"> KR, Vacek JL. Death certificate completion: how well are physicians trained and are cardiovascular causes overstated? </w:t>
      </w:r>
      <w:r w:rsidRPr="00631EB2">
        <w:rPr>
          <w:rFonts w:ascii="Arial" w:hAnsi="Arial" w:cs="Arial"/>
          <w:i/>
          <w:iCs/>
        </w:rPr>
        <w:t>Am J Med</w:t>
      </w:r>
      <w:r w:rsidRPr="00631EB2">
        <w:rPr>
          <w:rFonts w:ascii="Arial" w:hAnsi="Arial" w:cs="Arial"/>
        </w:rPr>
        <w:t xml:space="preserve">. 2004;117(7):492-498. </w:t>
      </w:r>
      <w:proofErr w:type="gramStart"/>
      <w:r w:rsidRPr="00631EB2">
        <w:rPr>
          <w:rFonts w:ascii="Arial" w:hAnsi="Arial" w:cs="Arial"/>
        </w:rPr>
        <w:t>doi:10.1016/j.amjmed</w:t>
      </w:r>
      <w:proofErr w:type="gramEnd"/>
      <w:r w:rsidRPr="00631EB2">
        <w:rPr>
          <w:rFonts w:ascii="Arial" w:hAnsi="Arial" w:cs="Arial"/>
        </w:rPr>
        <w:t>.2004.04.018</w:t>
      </w:r>
    </w:p>
    <w:p w14:paraId="37FE2FCF" w14:textId="77777777" w:rsidR="00631EB2" w:rsidRPr="00631EB2" w:rsidRDefault="00631EB2" w:rsidP="00631EB2">
      <w:pPr>
        <w:pStyle w:val="Bibliography"/>
        <w:rPr>
          <w:rFonts w:ascii="Arial" w:hAnsi="Arial" w:cs="Arial"/>
        </w:rPr>
      </w:pPr>
      <w:r w:rsidRPr="00631EB2">
        <w:rPr>
          <w:rFonts w:ascii="Arial" w:hAnsi="Arial" w:cs="Arial"/>
        </w:rPr>
        <w:t>21.</w:t>
      </w:r>
      <w:r w:rsidRPr="00631EB2">
        <w:rPr>
          <w:rFonts w:ascii="Arial" w:hAnsi="Arial" w:cs="Arial"/>
        </w:rPr>
        <w:tab/>
        <w:t xml:space="preserve">Anderson RN, </w:t>
      </w:r>
      <w:proofErr w:type="spellStart"/>
      <w:r w:rsidRPr="00631EB2">
        <w:rPr>
          <w:rFonts w:ascii="Arial" w:hAnsi="Arial" w:cs="Arial"/>
        </w:rPr>
        <w:t>Miniño</w:t>
      </w:r>
      <w:proofErr w:type="spellEnd"/>
      <w:r w:rsidRPr="00631EB2">
        <w:rPr>
          <w:rFonts w:ascii="Arial" w:hAnsi="Arial" w:cs="Arial"/>
        </w:rPr>
        <w:t xml:space="preserve"> AM, </w:t>
      </w:r>
      <w:proofErr w:type="spellStart"/>
      <w:r w:rsidRPr="00631EB2">
        <w:rPr>
          <w:rFonts w:ascii="Arial" w:hAnsi="Arial" w:cs="Arial"/>
        </w:rPr>
        <w:t>Hoyert</w:t>
      </w:r>
      <w:proofErr w:type="spellEnd"/>
      <w:r w:rsidRPr="00631EB2">
        <w:rPr>
          <w:rFonts w:ascii="Arial" w:hAnsi="Arial" w:cs="Arial"/>
        </w:rPr>
        <w:t xml:space="preserve"> DL, Rosenberg HM. Comparability of cause of death between ICD-9 and ICD-10: preliminary estimates. </w:t>
      </w:r>
      <w:r w:rsidRPr="00631EB2">
        <w:rPr>
          <w:rFonts w:ascii="Arial" w:hAnsi="Arial" w:cs="Arial"/>
          <w:i/>
          <w:iCs/>
        </w:rPr>
        <w:t>Natl Vital Stat Rep Cent Dis Control Prev Natl Cent Health Stat Natl Vital Stat Syst</w:t>
      </w:r>
      <w:r w:rsidRPr="00631EB2">
        <w:rPr>
          <w:rFonts w:ascii="Arial" w:hAnsi="Arial" w:cs="Arial"/>
        </w:rPr>
        <w:t>. 2001;49(2):1-32.</w:t>
      </w:r>
    </w:p>
    <w:p w14:paraId="2D7CD9C3" w14:textId="77777777" w:rsidR="00631EB2" w:rsidRPr="00631EB2" w:rsidRDefault="00631EB2" w:rsidP="00631EB2">
      <w:pPr>
        <w:pStyle w:val="Bibliography"/>
        <w:rPr>
          <w:rFonts w:ascii="Arial" w:hAnsi="Arial" w:cs="Arial"/>
        </w:rPr>
      </w:pPr>
      <w:r w:rsidRPr="00631EB2">
        <w:rPr>
          <w:rFonts w:ascii="Arial" w:hAnsi="Arial" w:cs="Arial"/>
        </w:rPr>
        <w:t>22.</w:t>
      </w:r>
      <w:r w:rsidRPr="00631EB2">
        <w:rPr>
          <w:rFonts w:ascii="Arial" w:hAnsi="Arial" w:cs="Arial"/>
        </w:rPr>
        <w:tab/>
        <w:t xml:space="preserve">Lipsky BA, Berendt AR, Cornia PB, et al. 2012 Infectious Diseases Society of America clinical practice guideline for the diagnosis and treatment of diabetic foot infections. </w:t>
      </w:r>
      <w:r w:rsidRPr="00631EB2">
        <w:rPr>
          <w:rFonts w:ascii="Arial" w:hAnsi="Arial" w:cs="Arial"/>
          <w:i/>
          <w:iCs/>
        </w:rPr>
        <w:t xml:space="preserve">Clin Infect Dis Off </w:t>
      </w:r>
      <w:proofErr w:type="spellStart"/>
      <w:r w:rsidRPr="00631EB2">
        <w:rPr>
          <w:rFonts w:ascii="Arial" w:hAnsi="Arial" w:cs="Arial"/>
          <w:i/>
          <w:iCs/>
        </w:rPr>
        <w:t>Publ</w:t>
      </w:r>
      <w:proofErr w:type="spellEnd"/>
      <w:r w:rsidRPr="00631EB2">
        <w:rPr>
          <w:rFonts w:ascii="Arial" w:hAnsi="Arial" w:cs="Arial"/>
          <w:i/>
          <w:iCs/>
        </w:rPr>
        <w:t xml:space="preserve"> Infect Dis Soc Am</w:t>
      </w:r>
      <w:r w:rsidRPr="00631EB2">
        <w:rPr>
          <w:rFonts w:ascii="Arial" w:hAnsi="Arial" w:cs="Arial"/>
        </w:rPr>
        <w:t>. 2012;54(12</w:t>
      </w:r>
      <w:proofErr w:type="gramStart"/>
      <w:r w:rsidRPr="00631EB2">
        <w:rPr>
          <w:rFonts w:ascii="Arial" w:hAnsi="Arial" w:cs="Arial"/>
        </w:rPr>
        <w:t>):e</w:t>
      </w:r>
      <w:proofErr w:type="gramEnd"/>
      <w:r w:rsidRPr="00631EB2">
        <w:rPr>
          <w:rFonts w:ascii="Arial" w:hAnsi="Arial" w:cs="Arial"/>
        </w:rPr>
        <w:t>132-173. doi:10.1093/</w:t>
      </w:r>
      <w:proofErr w:type="spellStart"/>
      <w:r w:rsidRPr="00631EB2">
        <w:rPr>
          <w:rFonts w:ascii="Arial" w:hAnsi="Arial" w:cs="Arial"/>
        </w:rPr>
        <w:t>cid</w:t>
      </w:r>
      <w:proofErr w:type="spellEnd"/>
      <w:r w:rsidRPr="00631EB2">
        <w:rPr>
          <w:rFonts w:ascii="Arial" w:hAnsi="Arial" w:cs="Arial"/>
        </w:rPr>
        <w:t>/cis346</w:t>
      </w:r>
    </w:p>
    <w:p w14:paraId="29BAE535" w14:textId="77777777" w:rsidR="00631EB2" w:rsidRPr="00631EB2" w:rsidRDefault="00631EB2" w:rsidP="00631EB2">
      <w:pPr>
        <w:pStyle w:val="Bibliography"/>
        <w:rPr>
          <w:rFonts w:ascii="Arial" w:hAnsi="Arial" w:cs="Arial"/>
        </w:rPr>
      </w:pPr>
      <w:r w:rsidRPr="00631EB2">
        <w:rPr>
          <w:rFonts w:ascii="Arial" w:hAnsi="Arial" w:cs="Arial"/>
        </w:rPr>
        <w:t>23.</w:t>
      </w:r>
      <w:r w:rsidRPr="00631EB2">
        <w:rPr>
          <w:rFonts w:ascii="Arial" w:hAnsi="Arial" w:cs="Arial"/>
        </w:rPr>
        <w:tab/>
        <w:t xml:space="preserve">Lipsky BA, </w:t>
      </w:r>
      <w:proofErr w:type="spellStart"/>
      <w:r w:rsidRPr="00631EB2">
        <w:rPr>
          <w:rFonts w:ascii="Arial" w:hAnsi="Arial" w:cs="Arial"/>
        </w:rPr>
        <w:t>Senneville</w:t>
      </w:r>
      <w:proofErr w:type="spellEnd"/>
      <w:r w:rsidRPr="00631EB2">
        <w:rPr>
          <w:rFonts w:ascii="Arial" w:hAnsi="Arial" w:cs="Arial"/>
        </w:rPr>
        <w:t xml:space="preserve"> É, Abbas ZG, et al. Guidelines on the diagnosis and treatment of foot infection in persons with diabetes (IWGDF 2019 update). </w:t>
      </w:r>
      <w:r w:rsidRPr="00631EB2">
        <w:rPr>
          <w:rFonts w:ascii="Arial" w:hAnsi="Arial" w:cs="Arial"/>
          <w:i/>
          <w:iCs/>
        </w:rPr>
        <w:t xml:space="preserve">Diabetes </w:t>
      </w:r>
      <w:proofErr w:type="spellStart"/>
      <w:r w:rsidRPr="00631EB2">
        <w:rPr>
          <w:rFonts w:ascii="Arial" w:hAnsi="Arial" w:cs="Arial"/>
          <w:i/>
          <w:iCs/>
        </w:rPr>
        <w:t>Metab</w:t>
      </w:r>
      <w:proofErr w:type="spellEnd"/>
      <w:r w:rsidRPr="00631EB2">
        <w:rPr>
          <w:rFonts w:ascii="Arial" w:hAnsi="Arial" w:cs="Arial"/>
          <w:i/>
          <w:iCs/>
        </w:rPr>
        <w:t xml:space="preserve"> Res Rev</w:t>
      </w:r>
      <w:r w:rsidRPr="00631EB2">
        <w:rPr>
          <w:rFonts w:ascii="Arial" w:hAnsi="Arial" w:cs="Arial"/>
        </w:rPr>
        <w:t xml:space="preserve">. 2020;36 Suppl </w:t>
      </w:r>
      <w:proofErr w:type="gramStart"/>
      <w:r w:rsidRPr="00631EB2">
        <w:rPr>
          <w:rFonts w:ascii="Arial" w:hAnsi="Arial" w:cs="Arial"/>
        </w:rPr>
        <w:t>1:e</w:t>
      </w:r>
      <w:proofErr w:type="gramEnd"/>
      <w:r w:rsidRPr="00631EB2">
        <w:rPr>
          <w:rFonts w:ascii="Arial" w:hAnsi="Arial" w:cs="Arial"/>
        </w:rPr>
        <w:t>3280. doi:10.1002/dmrr.3280</w:t>
      </w:r>
    </w:p>
    <w:p w14:paraId="70C6B548" w14:textId="01F7F428" w:rsidR="001A2A11" w:rsidRDefault="0001183B" w:rsidP="00631EB2">
      <w:pPr>
        <w:pStyle w:val="Bibliography"/>
        <w:rPr>
          <w:rFonts w:ascii="Arial" w:hAnsi="Arial" w:cs="Arial"/>
        </w:rPr>
      </w:pPr>
      <w:r>
        <w:rPr>
          <w:rFonts w:ascii="Arial" w:hAnsi="Arial" w:cs="Arial"/>
        </w:rPr>
        <w:lastRenderedPageBreak/>
        <w:fldChar w:fldCharType="end"/>
      </w:r>
      <w:r w:rsidR="001A2A11">
        <w:rPr>
          <w:rFonts w:ascii="Arial" w:hAnsi="Arial" w:cs="Arial"/>
        </w:rPr>
        <w:br w:type="page"/>
      </w:r>
    </w:p>
    <w:p w14:paraId="45743930" w14:textId="4A73B205" w:rsidR="001A2A11" w:rsidRPr="001A2A11" w:rsidRDefault="001A2A11" w:rsidP="00FD703E">
      <w:pPr>
        <w:spacing w:after="0" w:line="240" w:lineRule="auto"/>
        <w:rPr>
          <w:rFonts w:ascii="Arial" w:hAnsi="Arial" w:cs="Arial"/>
          <w:b/>
          <w:bCs/>
        </w:rPr>
      </w:pPr>
      <w:r>
        <w:rPr>
          <w:rFonts w:ascii="Arial" w:hAnsi="Arial" w:cs="Arial"/>
          <w:b/>
          <w:bCs/>
        </w:rPr>
        <w:lastRenderedPageBreak/>
        <w:t xml:space="preserve">Table 1. </w:t>
      </w:r>
      <w:r w:rsidR="00CB01B5" w:rsidRPr="00CB01B5">
        <w:rPr>
          <w:rFonts w:ascii="Arial" w:hAnsi="Arial" w:cs="Arial"/>
          <w:b/>
          <w:bCs/>
        </w:rPr>
        <w:t>Age-adjusted</w:t>
      </w:r>
      <w:r w:rsidR="00CB01B5">
        <w:rPr>
          <w:rFonts w:ascii="Arial" w:hAnsi="Arial" w:cs="Arial"/>
          <w:b/>
          <w:bCs/>
        </w:rPr>
        <w:t xml:space="preserve"> </w:t>
      </w:r>
      <w:r w:rsidR="00CB01B5" w:rsidRPr="00CB01B5">
        <w:rPr>
          <w:rFonts w:ascii="Arial" w:hAnsi="Arial" w:cs="Arial"/>
          <w:b/>
          <w:bCs/>
        </w:rPr>
        <w:t>mortality rates and annual percent changes for</w:t>
      </w:r>
      <w:r w:rsidR="00CB01B5">
        <w:rPr>
          <w:rFonts w:ascii="Arial" w:hAnsi="Arial" w:cs="Arial"/>
          <w:b/>
          <w:bCs/>
        </w:rPr>
        <w:t xml:space="preserve"> </w:t>
      </w:r>
      <w:r w:rsidR="00CB01B5" w:rsidRPr="00CB01B5">
        <w:rPr>
          <w:rFonts w:ascii="Arial" w:hAnsi="Arial" w:cs="Arial"/>
          <w:b/>
          <w:bCs/>
        </w:rPr>
        <w:t>osteomyelitis by demographic group</w:t>
      </w:r>
      <w:r w:rsidR="007B38FA">
        <w:rPr>
          <w:rFonts w:ascii="Arial" w:hAnsi="Arial" w:cs="Arial"/>
          <w:b/>
          <w:bCs/>
        </w:rPr>
        <w:t xml:space="preserve"> and comorbidity</w:t>
      </w:r>
      <w:r w:rsidR="00CB01B5" w:rsidRPr="00CB01B5">
        <w:rPr>
          <w:rFonts w:ascii="Arial" w:hAnsi="Arial" w:cs="Arial"/>
          <w:b/>
          <w:bCs/>
        </w:rPr>
        <w:t>.</w:t>
      </w:r>
    </w:p>
    <w:tbl>
      <w:tblPr>
        <w:tblStyle w:val="TableGrid"/>
        <w:tblW w:w="9625" w:type="dxa"/>
        <w:tblLayout w:type="fixed"/>
        <w:tblLook w:val="04A0" w:firstRow="1" w:lastRow="0" w:firstColumn="1" w:lastColumn="0" w:noHBand="0" w:noVBand="1"/>
      </w:tblPr>
      <w:tblGrid>
        <w:gridCol w:w="1375"/>
        <w:gridCol w:w="1375"/>
        <w:gridCol w:w="1375"/>
        <w:gridCol w:w="1375"/>
        <w:gridCol w:w="1375"/>
        <w:gridCol w:w="1375"/>
        <w:gridCol w:w="1375"/>
      </w:tblGrid>
      <w:tr w:rsidR="006F5ED8" w14:paraId="0CAA897C" w14:textId="77777777" w:rsidTr="006F5ED8">
        <w:tc>
          <w:tcPr>
            <w:tcW w:w="1375" w:type="dxa"/>
          </w:tcPr>
          <w:p w14:paraId="51B07B1E" w14:textId="7A8AC440" w:rsidR="006F5ED8" w:rsidRPr="00E702D1" w:rsidRDefault="006F5ED8" w:rsidP="00FD703E">
            <w:pPr>
              <w:rPr>
                <w:rFonts w:ascii="Arial" w:hAnsi="Arial" w:cs="Arial"/>
                <w:b/>
                <w:bCs/>
                <w:sz w:val="22"/>
                <w:szCs w:val="22"/>
              </w:rPr>
            </w:pPr>
            <w:r w:rsidRPr="00E702D1">
              <w:rPr>
                <w:rFonts w:ascii="Arial" w:hAnsi="Arial" w:cs="Arial"/>
                <w:b/>
                <w:bCs/>
                <w:sz w:val="22"/>
                <w:szCs w:val="22"/>
              </w:rPr>
              <w:t>Group</w:t>
            </w:r>
          </w:p>
        </w:tc>
        <w:tc>
          <w:tcPr>
            <w:tcW w:w="1375" w:type="dxa"/>
          </w:tcPr>
          <w:p w14:paraId="7A700EB4" w14:textId="1C0DC881" w:rsidR="006F5ED8" w:rsidRPr="00E702D1" w:rsidRDefault="006F5ED8" w:rsidP="00FD703E">
            <w:pPr>
              <w:rPr>
                <w:rFonts w:ascii="Arial" w:hAnsi="Arial" w:cs="Arial"/>
                <w:b/>
                <w:bCs/>
                <w:sz w:val="22"/>
                <w:szCs w:val="22"/>
              </w:rPr>
            </w:pPr>
            <w:r w:rsidRPr="00E702D1">
              <w:rPr>
                <w:rFonts w:ascii="Arial" w:hAnsi="Arial" w:cs="Arial"/>
                <w:b/>
                <w:bCs/>
                <w:sz w:val="22"/>
                <w:szCs w:val="22"/>
              </w:rPr>
              <w:t>1999 AAMR</w:t>
            </w:r>
          </w:p>
        </w:tc>
        <w:tc>
          <w:tcPr>
            <w:tcW w:w="1375" w:type="dxa"/>
          </w:tcPr>
          <w:p w14:paraId="264DDC77" w14:textId="4EA47499" w:rsidR="006F5ED8" w:rsidRPr="00E702D1" w:rsidRDefault="006F5ED8" w:rsidP="00FD703E">
            <w:pPr>
              <w:rPr>
                <w:rFonts w:ascii="Arial" w:hAnsi="Arial" w:cs="Arial"/>
                <w:b/>
                <w:bCs/>
                <w:sz w:val="22"/>
                <w:szCs w:val="22"/>
              </w:rPr>
            </w:pPr>
            <w:r w:rsidRPr="00E702D1">
              <w:rPr>
                <w:rFonts w:ascii="Arial" w:hAnsi="Arial" w:cs="Arial"/>
                <w:b/>
                <w:bCs/>
                <w:sz w:val="22"/>
                <w:szCs w:val="22"/>
              </w:rPr>
              <w:t>1999 Deaths</w:t>
            </w:r>
          </w:p>
        </w:tc>
        <w:tc>
          <w:tcPr>
            <w:tcW w:w="1375" w:type="dxa"/>
          </w:tcPr>
          <w:p w14:paraId="37F1034E" w14:textId="49E30BF0" w:rsidR="006F5ED8" w:rsidRPr="00E702D1" w:rsidRDefault="006F5ED8" w:rsidP="00FD703E">
            <w:pPr>
              <w:rPr>
                <w:rFonts w:ascii="Arial" w:hAnsi="Arial" w:cs="Arial"/>
                <w:b/>
                <w:bCs/>
                <w:sz w:val="22"/>
                <w:szCs w:val="22"/>
              </w:rPr>
            </w:pPr>
            <w:r w:rsidRPr="00E702D1">
              <w:rPr>
                <w:rFonts w:ascii="Arial" w:hAnsi="Arial" w:cs="Arial"/>
                <w:b/>
                <w:bCs/>
                <w:sz w:val="22"/>
                <w:szCs w:val="22"/>
              </w:rPr>
              <w:t>2023 AAMR</w:t>
            </w:r>
          </w:p>
        </w:tc>
        <w:tc>
          <w:tcPr>
            <w:tcW w:w="1375" w:type="dxa"/>
          </w:tcPr>
          <w:p w14:paraId="55918928" w14:textId="6880EADC" w:rsidR="006F5ED8" w:rsidRPr="00E702D1" w:rsidRDefault="006F5ED8" w:rsidP="00FD703E">
            <w:pPr>
              <w:rPr>
                <w:rFonts w:ascii="Arial" w:hAnsi="Arial" w:cs="Arial"/>
                <w:b/>
                <w:bCs/>
                <w:sz w:val="22"/>
                <w:szCs w:val="22"/>
              </w:rPr>
            </w:pPr>
            <w:r w:rsidRPr="00E702D1">
              <w:rPr>
                <w:rFonts w:ascii="Arial" w:hAnsi="Arial" w:cs="Arial"/>
                <w:b/>
                <w:bCs/>
                <w:sz w:val="22"/>
                <w:szCs w:val="22"/>
              </w:rPr>
              <w:t>2023 Deaths</w:t>
            </w:r>
          </w:p>
        </w:tc>
        <w:tc>
          <w:tcPr>
            <w:tcW w:w="1375" w:type="dxa"/>
          </w:tcPr>
          <w:p w14:paraId="3418A12D" w14:textId="00E60551" w:rsidR="006F5ED8" w:rsidRPr="00E702D1" w:rsidRDefault="006F5ED8" w:rsidP="00FD703E">
            <w:pPr>
              <w:rPr>
                <w:rFonts w:ascii="Arial" w:hAnsi="Arial" w:cs="Arial"/>
                <w:b/>
                <w:bCs/>
                <w:sz w:val="22"/>
                <w:szCs w:val="22"/>
              </w:rPr>
            </w:pPr>
            <w:r w:rsidRPr="00E702D1">
              <w:rPr>
                <w:rFonts w:ascii="Arial" w:hAnsi="Arial" w:cs="Arial"/>
                <w:b/>
                <w:bCs/>
                <w:sz w:val="22"/>
                <w:szCs w:val="22"/>
              </w:rPr>
              <w:t xml:space="preserve">APC </w:t>
            </w:r>
            <w:r>
              <w:rPr>
                <w:rFonts w:ascii="Arial" w:hAnsi="Arial" w:cs="Arial"/>
                <w:b/>
                <w:bCs/>
                <w:sz w:val="22"/>
                <w:szCs w:val="22"/>
              </w:rPr>
              <w:t xml:space="preserve">(95% CI) </w:t>
            </w:r>
            <w:r w:rsidRPr="00E702D1">
              <w:rPr>
                <w:rFonts w:ascii="Arial" w:hAnsi="Arial" w:cs="Arial"/>
                <w:b/>
                <w:bCs/>
                <w:sz w:val="22"/>
                <w:szCs w:val="22"/>
              </w:rPr>
              <w:t>(%)</w:t>
            </w:r>
          </w:p>
        </w:tc>
        <w:tc>
          <w:tcPr>
            <w:tcW w:w="1375" w:type="dxa"/>
          </w:tcPr>
          <w:p w14:paraId="0DBC5236" w14:textId="10351022" w:rsidR="006F5ED8" w:rsidRPr="00E702D1" w:rsidRDefault="006F5ED8" w:rsidP="00FD703E">
            <w:pPr>
              <w:rPr>
                <w:rFonts w:ascii="Arial" w:hAnsi="Arial" w:cs="Arial"/>
                <w:b/>
                <w:bCs/>
                <w:sz w:val="22"/>
                <w:szCs w:val="22"/>
              </w:rPr>
            </w:pPr>
            <w:r w:rsidRPr="00E702D1">
              <w:rPr>
                <w:rFonts w:ascii="Arial" w:hAnsi="Arial" w:cs="Arial"/>
                <w:b/>
                <w:bCs/>
                <w:sz w:val="22"/>
                <w:szCs w:val="22"/>
              </w:rPr>
              <w:t>p-value</w:t>
            </w:r>
          </w:p>
        </w:tc>
      </w:tr>
      <w:tr w:rsidR="006F5ED8" w14:paraId="79731D4A" w14:textId="77777777" w:rsidTr="006F5ED8">
        <w:tc>
          <w:tcPr>
            <w:tcW w:w="1375" w:type="dxa"/>
          </w:tcPr>
          <w:p w14:paraId="0568FF71" w14:textId="37929FD7" w:rsidR="006F5ED8" w:rsidRPr="00E702D1" w:rsidRDefault="006F5ED8" w:rsidP="00FD703E">
            <w:pPr>
              <w:rPr>
                <w:rFonts w:ascii="Arial" w:hAnsi="Arial" w:cs="Arial"/>
                <w:b/>
                <w:bCs/>
                <w:sz w:val="22"/>
                <w:szCs w:val="22"/>
              </w:rPr>
            </w:pPr>
            <w:r w:rsidRPr="00E702D1">
              <w:rPr>
                <w:rFonts w:ascii="Arial" w:hAnsi="Arial" w:cs="Arial"/>
                <w:b/>
                <w:bCs/>
                <w:sz w:val="22"/>
                <w:szCs w:val="22"/>
              </w:rPr>
              <w:t>Overall</w:t>
            </w:r>
          </w:p>
        </w:tc>
        <w:tc>
          <w:tcPr>
            <w:tcW w:w="1375" w:type="dxa"/>
          </w:tcPr>
          <w:p w14:paraId="281C37AB" w14:textId="3FD93586" w:rsidR="006F5ED8" w:rsidRPr="00E702D1" w:rsidRDefault="006F5ED8" w:rsidP="00FD703E">
            <w:pPr>
              <w:rPr>
                <w:rFonts w:ascii="Arial" w:hAnsi="Arial" w:cs="Arial"/>
                <w:sz w:val="22"/>
                <w:szCs w:val="22"/>
              </w:rPr>
            </w:pPr>
            <w:r w:rsidRPr="00E702D1">
              <w:rPr>
                <w:rFonts w:ascii="Arial" w:hAnsi="Arial" w:cs="Arial"/>
                <w:sz w:val="22"/>
                <w:szCs w:val="22"/>
              </w:rPr>
              <w:t>0.38</w:t>
            </w:r>
          </w:p>
        </w:tc>
        <w:tc>
          <w:tcPr>
            <w:tcW w:w="1375" w:type="dxa"/>
          </w:tcPr>
          <w:p w14:paraId="3563B739" w14:textId="4AEC8324" w:rsidR="006F5ED8" w:rsidRPr="00E702D1" w:rsidRDefault="006F5ED8" w:rsidP="00FD703E">
            <w:pPr>
              <w:rPr>
                <w:rFonts w:ascii="Arial" w:hAnsi="Arial" w:cs="Arial"/>
                <w:sz w:val="22"/>
                <w:szCs w:val="22"/>
              </w:rPr>
            </w:pPr>
            <w:r w:rsidRPr="00E702D1">
              <w:rPr>
                <w:rFonts w:ascii="Arial" w:hAnsi="Arial" w:cs="Arial"/>
                <w:sz w:val="22"/>
                <w:szCs w:val="22"/>
              </w:rPr>
              <w:t>1,068</w:t>
            </w:r>
          </w:p>
        </w:tc>
        <w:tc>
          <w:tcPr>
            <w:tcW w:w="1375" w:type="dxa"/>
          </w:tcPr>
          <w:p w14:paraId="5D9055A3" w14:textId="140F98C0" w:rsidR="006F5ED8" w:rsidRPr="00E702D1" w:rsidRDefault="006F5ED8" w:rsidP="00FD703E">
            <w:pPr>
              <w:rPr>
                <w:rFonts w:ascii="Arial" w:hAnsi="Arial" w:cs="Arial"/>
                <w:sz w:val="22"/>
                <w:szCs w:val="22"/>
              </w:rPr>
            </w:pPr>
            <w:r w:rsidRPr="00E702D1">
              <w:rPr>
                <w:rFonts w:ascii="Arial" w:hAnsi="Arial" w:cs="Arial"/>
                <w:sz w:val="22"/>
                <w:szCs w:val="22"/>
              </w:rPr>
              <w:t>1.11</w:t>
            </w:r>
          </w:p>
        </w:tc>
        <w:tc>
          <w:tcPr>
            <w:tcW w:w="1375" w:type="dxa"/>
          </w:tcPr>
          <w:p w14:paraId="18B1918D" w14:textId="14475407" w:rsidR="006F5ED8" w:rsidRPr="00E702D1" w:rsidRDefault="006F5ED8" w:rsidP="00FD703E">
            <w:pPr>
              <w:rPr>
                <w:rFonts w:ascii="Arial" w:hAnsi="Arial" w:cs="Arial"/>
                <w:sz w:val="22"/>
                <w:szCs w:val="22"/>
              </w:rPr>
            </w:pPr>
            <w:r w:rsidRPr="00E702D1">
              <w:rPr>
                <w:rFonts w:ascii="Arial" w:hAnsi="Arial" w:cs="Arial"/>
                <w:sz w:val="22"/>
                <w:szCs w:val="22"/>
              </w:rPr>
              <w:t>4,677</w:t>
            </w:r>
          </w:p>
        </w:tc>
        <w:tc>
          <w:tcPr>
            <w:tcW w:w="1375" w:type="dxa"/>
          </w:tcPr>
          <w:p w14:paraId="0532491A" w14:textId="2BA07736" w:rsidR="006F5ED8" w:rsidRPr="00E702D1" w:rsidRDefault="006F5ED8" w:rsidP="00FD703E">
            <w:pPr>
              <w:rPr>
                <w:rFonts w:ascii="Arial" w:hAnsi="Arial" w:cs="Arial"/>
                <w:sz w:val="22"/>
                <w:szCs w:val="22"/>
              </w:rPr>
            </w:pPr>
            <w:r w:rsidRPr="00E702D1">
              <w:rPr>
                <w:rFonts w:ascii="Arial" w:hAnsi="Arial" w:cs="Arial"/>
                <w:sz w:val="22"/>
                <w:szCs w:val="22"/>
              </w:rPr>
              <w:t>3.54</w:t>
            </w:r>
            <w:r>
              <w:rPr>
                <w:rFonts w:ascii="Arial" w:hAnsi="Arial" w:cs="Arial"/>
                <w:sz w:val="22"/>
                <w:szCs w:val="22"/>
              </w:rPr>
              <w:t xml:space="preserve"> (</w:t>
            </w:r>
            <w:r w:rsidRPr="00E702D1">
              <w:rPr>
                <w:rFonts w:ascii="Arial" w:hAnsi="Arial" w:cs="Arial"/>
                <w:sz w:val="22"/>
                <w:szCs w:val="22"/>
              </w:rPr>
              <w:t>2.8, 4.28</w:t>
            </w:r>
            <w:r>
              <w:rPr>
                <w:rFonts w:ascii="Arial" w:hAnsi="Arial" w:cs="Arial"/>
                <w:sz w:val="22"/>
                <w:szCs w:val="22"/>
              </w:rPr>
              <w:t>)</w:t>
            </w:r>
          </w:p>
        </w:tc>
        <w:tc>
          <w:tcPr>
            <w:tcW w:w="1375" w:type="dxa"/>
          </w:tcPr>
          <w:p w14:paraId="1186BFA7" w14:textId="1F7BF46D" w:rsidR="006F5ED8" w:rsidRPr="00E702D1" w:rsidRDefault="006F5ED8" w:rsidP="00FD703E">
            <w:pPr>
              <w:rPr>
                <w:rFonts w:ascii="Arial" w:hAnsi="Arial" w:cs="Arial"/>
                <w:b/>
                <w:bCs/>
                <w:sz w:val="22"/>
                <w:szCs w:val="22"/>
              </w:rPr>
            </w:pPr>
            <w:r w:rsidRPr="00E702D1">
              <w:rPr>
                <w:rFonts w:ascii="Arial" w:hAnsi="Arial" w:cs="Arial"/>
                <w:b/>
                <w:bCs/>
                <w:sz w:val="22"/>
                <w:szCs w:val="22"/>
              </w:rPr>
              <w:t>&lt;0.001</w:t>
            </w:r>
          </w:p>
        </w:tc>
      </w:tr>
      <w:tr w:rsidR="006F5ED8" w14:paraId="22FE7845" w14:textId="77777777" w:rsidTr="006F5ED8">
        <w:tc>
          <w:tcPr>
            <w:tcW w:w="1375" w:type="dxa"/>
          </w:tcPr>
          <w:p w14:paraId="32224A8A" w14:textId="1949CBC6" w:rsidR="006F5ED8" w:rsidRPr="00E702D1" w:rsidRDefault="006F5ED8" w:rsidP="00FD703E">
            <w:pPr>
              <w:rPr>
                <w:rFonts w:ascii="Arial" w:hAnsi="Arial" w:cs="Arial"/>
                <w:i/>
                <w:iCs/>
                <w:sz w:val="22"/>
                <w:szCs w:val="22"/>
              </w:rPr>
            </w:pPr>
            <w:r w:rsidRPr="00E702D1">
              <w:rPr>
                <w:rFonts w:ascii="Arial" w:hAnsi="Arial" w:cs="Arial"/>
                <w:i/>
                <w:iCs/>
                <w:sz w:val="22"/>
                <w:szCs w:val="22"/>
              </w:rPr>
              <w:t>Male</w:t>
            </w:r>
          </w:p>
        </w:tc>
        <w:tc>
          <w:tcPr>
            <w:tcW w:w="1375" w:type="dxa"/>
          </w:tcPr>
          <w:p w14:paraId="689266F9" w14:textId="0D84F29C" w:rsidR="006F5ED8" w:rsidRPr="00E702D1" w:rsidRDefault="006F5ED8" w:rsidP="00FD703E">
            <w:pPr>
              <w:rPr>
                <w:rFonts w:ascii="Arial" w:hAnsi="Arial" w:cs="Arial"/>
                <w:sz w:val="22"/>
                <w:szCs w:val="22"/>
              </w:rPr>
            </w:pPr>
            <w:r w:rsidRPr="00E702D1">
              <w:rPr>
                <w:rFonts w:ascii="Arial" w:hAnsi="Arial" w:cs="Arial"/>
                <w:sz w:val="22"/>
                <w:szCs w:val="22"/>
              </w:rPr>
              <w:t>0.47</w:t>
            </w:r>
          </w:p>
        </w:tc>
        <w:tc>
          <w:tcPr>
            <w:tcW w:w="1375" w:type="dxa"/>
          </w:tcPr>
          <w:p w14:paraId="1989A292" w14:textId="1DF9502F" w:rsidR="006F5ED8" w:rsidRPr="00E702D1" w:rsidRDefault="006F5ED8" w:rsidP="00FD703E">
            <w:pPr>
              <w:rPr>
                <w:rFonts w:ascii="Arial" w:hAnsi="Arial" w:cs="Arial"/>
                <w:sz w:val="22"/>
                <w:szCs w:val="22"/>
              </w:rPr>
            </w:pPr>
            <w:r>
              <w:rPr>
                <w:rFonts w:ascii="Arial" w:hAnsi="Arial" w:cs="Arial"/>
                <w:sz w:val="22"/>
                <w:szCs w:val="22"/>
              </w:rPr>
              <w:t>488</w:t>
            </w:r>
          </w:p>
        </w:tc>
        <w:tc>
          <w:tcPr>
            <w:tcW w:w="1375" w:type="dxa"/>
          </w:tcPr>
          <w:p w14:paraId="53854C4D" w14:textId="19C45C86" w:rsidR="006F5ED8" w:rsidRPr="00E702D1" w:rsidRDefault="006F5ED8" w:rsidP="00FD703E">
            <w:pPr>
              <w:rPr>
                <w:rFonts w:ascii="Arial" w:hAnsi="Arial" w:cs="Arial"/>
                <w:sz w:val="22"/>
                <w:szCs w:val="22"/>
              </w:rPr>
            </w:pPr>
            <w:r>
              <w:rPr>
                <w:rFonts w:ascii="Arial" w:hAnsi="Arial" w:cs="Arial"/>
                <w:sz w:val="22"/>
                <w:szCs w:val="22"/>
              </w:rPr>
              <w:t>1.44</w:t>
            </w:r>
          </w:p>
        </w:tc>
        <w:tc>
          <w:tcPr>
            <w:tcW w:w="1375" w:type="dxa"/>
          </w:tcPr>
          <w:p w14:paraId="080D579A" w14:textId="0194D1A3" w:rsidR="006F5ED8" w:rsidRPr="00E702D1" w:rsidRDefault="006F5ED8" w:rsidP="00FD703E">
            <w:pPr>
              <w:rPr>
                <w:rFonts w:ascii="Arial" w:hAnsi="Arial" w:cs="Arial"/>
                <w:sz w:val="22"/>
                <w:szCs w:val="22"/>
              </w:rPr>
            </w:pPr>
            <w:r>
              <w:rPr>
                <w:rFonts w:ascii="Arial" w:hAnsi="Arial" w:cs="Arial"/>
                <w:sz w:val="22"/>
                <w:szCs w:val="22"/>
              </w:rPr>
              <w:t>2,700</w:t>
            </w:r>
          </w:p>
        </w:tc>
        <w:tc>
          <w:tcPr>
            <w:tcW w:w="1375" w:type="dxa"/>
          </w:tcPr>
          <w:p w14:paraId="3BCD0AC0" w14:textId="4D40DB49" w:rsidR="006F5ED8" w:rsidRPr="00E702D1" w:rsidRDefault="006F5ED8" w:rsidP="00FD703E">
            <w:pPr>
              <w:rPr>
                <w:rFonts w:ascii="Arial" w:hAnsi="Arial" w:cs="Arial"/>
                <w:sz w:val="22"/>
                <w:szCs w:val="22"/>
              </w:rPr>
            </w:pPr>
            <w:r>
              <w:rPr>
                <w:rFonts w:ascii="Arial" w:hAnsi="Arial" w:cs="Arial"/>
                <w:sz w:val="22"/>
                <w:szCs w:val="22"/>
              </w:rPr>
              <w:t>3.92 (3.23, 4.61)</w:t>
            </w:r>
          </w:p>
        </w:tc>
        <w:tc>
          <w:tcPr>
            <w:tcW w:w="1375" w:type="dxa"/>
          </w:tcPr>
          <w:p w14:paraId="72FE5B38" w14:textId="24C1C076" w:rsidR="006F5ED8" w:rsidRPr="00E702D1" w:rsidRDefault="006F5ED8" w:rsidP="00FD703E">
            <w:pPr>
              <w:rPr>
                <w:rFonts w:ascii="Arial" w:hAnsi="Arial" w:cs="Arial"/>
                <w:b/>
                <w:bCs/>
                <w:sz w:val="22"/>
                <w:szCs w:val="22"/>
              </w:rPr>
            </w:pPr>
            <w:r w:rsidRPr="00E702D1">
              <w:rPr>
                <w:rFonts w:ascii="Arial" w:hAnsi="Arial" w:cs="Arial"/>
                <w:b/>
                <w:bCs/>
                <w:sz w:val="22"/>
                <w:szCs w:val="22"/>
              </w:rPr>
              <w:t>&lt;0.001</w:t>
            </w:r>
          </w:p>
        </w:tc>
      </w:tr>
      <w:tr w:rsidR="006F5ED8" w14:paraId="69536A0B" w14:textId="77777777" w:rsidTr="006F5ED8">
        <w:tc>
          <w:tcPr>
            <w:tcW w:w="1375" w:type="dxa"/>
          </w:tcPr>
          <w:p w14:paraId="1758AB63" w14:textId="5F8193F0" w:rsidR="006F5ED8" w:rsidRPr="00E702D1" w:rsidRDefault="006F5ED8" w:rsidP="00FD703E">
            <w:pPr>
              <w:rPr>
                <w:rFonts w:ascii="Arial" w:hAnsi="Arial" w:cs="Arial"/>
                <w:i/>
                <w:iCs/>
                <w:sz w:val="22"/>
                <w:szCs w:val="22"/>
              </w:rPr>
            </w:pPr>
            <w:r w:rsidRPr="00E702D1">
              <w:rPr>
                <w:rFonts w:ascii="Arial" w:hAnsi="Arial" w:cs="Arial"/>
                <w:i/>
                <w:iCs/>
                <w:sz w:val="22"/>
                <w:szCs w:val="22"/>
              </w:rPr>
              <w:t>Female</w:t>
            </w:r>
          </w:p>
        </w:tc>
        <w:tc>
          <w:tcPr>
            <w:tcW w:w="1375" w:type="dxa"/>
          </w:tcPr>
          <w:p w14:paraId="3FB3B0E8" w14:textId="23E3C877" w:rsidR="006F5ED8" w:rsidRPr="00E702D1" w:rsidRDefault="006F5ED8" w:rsidP="00FD703E">
            <w:pPr>
              <w:rPr>
                <w:rFonts w:ascii="Arial" w:hAnsi="Arial" w:cs="Arial"/>
                <w:sz w:val="22"/>
                <w:szCs w:val="22"/>
              </w:rPr>
            </w:pPr>
            <w:r w:rsidRPr="00E702D1">
              <w:rPr>
                <w:rFonts w:ascii="Arial" w:hAnsi="Arial" w:cs="Arial"/>
                <w:sz w:val="22"/>
                <w:szCs w:val="22"/>
              </w:rPr>
              <w:t>0.33</w:t>
            </w:r>
          </w:p>
        </w:tc>
        <w:tc>
          <w:tcPr>
            <w:tcW w:w="1375" w:type="dxa"/>
          </w:tcPr>
          <w:p w14:paraId="242C8345" w14:textId="0005AF6E" w:rsidR="006F5ED8" w:rsidRPr="00E702D1" w:rsidRDefault="006F5ED8" w:rsidP="00FD703E">
            <w:pPr>
              <w:rPr>
                <w:rFonts w:ascii="Arial" w:hAnsi="Arial" w:cs="Arial"/>
                <w:sz w:val="22"/>
                <w:szCs w:val="22"/>
              </w:rPr>
            </w:pPr>
            <w:r>
              <w:rPr>
                <w:rFonts w:ascii="Arial" w:hAnsi="Arial" w:cs="Arial"/>
                <w:sz w:val="22"/>
                <w:szCs w:val="22"/>
              </w:rPr>
              <w:t>580</w:t>
            </w:r>
          </w:p>
        </w:tc>
        <w:tc>
          <w:tcPr>
            <w:tcW w:w="1375" w:type="dxa"/>
          </w:tcPr>
          <w:p w14:paraId="6B969A1B" w14:textId="230DE5AD" w:rsidR="006F5ED8" w:rsidRPr="00E702D1" w:rsidRDefault="006F5ED8" w:rsidP="00FD703E">
            <w:pPr>
              <w:rPr>
                <w:rFonts w:ascii="Arial" w:hAnsi="Arial" w:cs="Arial"/>
                <w:sz w:val="22"/>
                <w:szCs w:val="22"/>
              </w:rPr>
            </w:pPr>
            <w:r>
              <w:rPr>
                <w:rFonts w:ascii="Arial" w:hAnsi="Arial" w:cs="Arial"/>
                <w:sz w:val="22"/>
                <w:szCs w:val="22"/>
              </w:rPr>
              <w:t>0.83</w:t>
            </w:r>
          </w:p>
        </w:tc>
        <w:tc>
          <w:tcPr>
            <w:tcW w:w="1375" w:type="dxa"/>
          </w:tcPr>
          <w:p w14:paraId="5CFE4806" w14:textId="1ABD7E2F" w:rsidR="006F5ED8" w:rsidRPr="00E702D1" w:rsidRDefault="006F5ED8" w:rsidP="00FD703E">
            <w:pPr>
              <w:rPr>
                <w:rFonts w:ascii="Arial" w:hAnsi="Arial" w:cs="Arial"/>
                <w:sz w:val="22"/>
                <w:szCs w:val="22"/>
              </w:rPr>
            </w:pPr>
            <w:r>
              <w:rPr>
                <w:rFonts w:ascii="Arial" w:hAnsi="Arial" w:cs="Arial"/>
                <w:sz w:val="22"/>
                <w:szCs w:val="22"/>
              </w:rPr>
              <w:t>1,977</w:t>
            </w:r>
          </w:p>
        </w:tc>
        <w:tc>
          <w:tcPr>
            <w:tcW w:w="1375" w:type="dxa"/>
          </w:tcPr>
          <w:p w14:paraId="0BA2F83F" w14:textId="1EA5A259" w:rsidR="006F5ED8" w:rsidRPr="00E702D1" w:rsidRDefault="006F5ED8" w:rsidP="00FD703E">
            <w:pPr>
              <w:rPr>
                <w:rFonts w:ascii="Arial" w:hAnsi="Arial" w:cs="Arial"/>
                <w:sz w:val="22"/>
                <w:szCs w:val="22"/>
              </w:rPr>
            </w:pPr>
            <w:r>
              <w:rPr>
                <w:rFonts w:ascii="Arial" w:hAnsi="Arial" w:cs="Arial"/>
                <w:sz w:val="22"/>
                <w:szCs w:val="22"/>
              </w:rPr>
              <w:t>3.05 (2.21, 3.89)</w:t>
            </w:r>
          </w:p>
        </w:tc>
        <w:tc>
          <w:tcPr>
            <w:tcW w:w="1375" w:type="dxa"/>
          </w:tcPr>
          <w:p w14:paraId="36655AA6" w14:textId="19643497" w:rsidR="006F5ED8" w:rsidRPr="00E702D1" w:rsidRDefault="006F5ED8" w:rsidP="00FD703E">
            <w:pPr>
              <w:rPr>
                <w:rFonts w:ascii="Arial" w:hAnsi="Arial" w:cs="Arial"/>
                <w:b/>
                <w:bCs/>
                <w:sz w:val="22"/>
                <w:szCs w:val="22"/>
              </w:rPr>
            </w:pPr>
            <w:r w:rsidRPr="00E702D1">
              <w:rPr>
                <w:rFonts w:ascii="Arial" w:hAnsi="Arial" w:cs="Arial"/>
                <w:b/>
                <w:bCs/>
                <w:sz w:val="22"/>
                <w:szCs w:val="22"/>
              </w:rPr>
              <w:t>&lt;0.001</w:t>
            </w:r>
          </w:p>
        </w:tc>
      </w:tr>
      <w:tr w:rsidR="006F5ED8" w14:paraId="45C76A61" w14:textId="77777777" w:rsidTr="006F5ED8">
        <w:tc>
          <w:tcPr>
            <w:tcW w:w="1375" w:type="dxa"/>
          </w:tcPr>
          <w:p w14:paraId="7874DD5A" w14:textId="7EDEAC58" w:rsidR="006F5ED8" w:rsidRPr="00E702D1" w:rsidRDefault="006F5ED8" w:rsidP="00FD703E">
            <w:pPr>
              <w:rPr>
                <w:rFonts w:ascii="Arial" w:hAnsi="Arial" w:cs="Arial"/>
                <w:i/>
                <w:iCs/>
                <w:sz w:val="22"/>
                <w:szCs w:val="22"/>
              </w:rPr>
            </w:pPr>
            <w:r w:rsidRPr="00E702D1">
              <w:rPr>
                <w:rFonts w:ascii="Arial" w:hAnsi="Arial" w:cs="Arial"/>
                <w:i/>
                <w:iCs/>
                <w:sz w:val="22"/>
                <w:szCs w:val="22"/>
              </w:rPr>
              <w:t>NH White</w:t>
            </w:r>
          </w:p>
        </w:tc>
        <w:tc>
          <w:tcPr>
            <w:tcW w:w="1375" w:type="dxa"/>
          </w:tcPr>
          <w:p w14:paraId="365CBD6E" w14:textId="36284873" w:rsidR="006F5ED8" w:rsidRPr="00E702D1" w:rsidRDefault="006F5ED8" w:rsidP="00FD703E">
            <w:pPr>
              <w:rPr>
                <w:rFonts w:ascii="Arial" w:hAnsi="Arial" w:cs="Arial"/>
                <w:sz w:val="22"/>
                <w:szCs w:val="22"/>
              </w:rPr>
            </w:pPr>
            <w:r w:rsidRPr="00E702D1">
              <w:rPr>
                <w:rFonts w:ascii="Arial" w:hAnsi="Arial" w:cs="Arial"/>
                <w:sz w:val="22"/>
                <w:szCs w:val="22"/>
              </w:rPr>
              <w:t>0.35</w:t>
            </w:r>
          </w:p>
        </w:tc>
        <w:tc>
          <w:tcPr>
            <w:tcW w:w="1375" w:type="dxa"/>
          </w:tcPr>
          <w:p w14:paraId="543CDA1E" w14:textId="65D362F5" w:rsidR="006F5ED8" w:rsidRPr="00E702D1" w:rsidRDefault="006F5ED8" w:rsidP="00FD703E">
            <w:pPr>
              <w:rPr>
                <w:rFonts w:ascii="Arial" w:hAnsi="Arial" w:cs="Arial"/>
                <w:sz w:val="22"/>
                <w:szCs w:val="22"/>
              </w:rPr>
            </w:pPr>
            <w:r>
              <w:rPr>
                <w:rFonts w:ascii="Arial" w:hAnsi="Arial" w:cs="Arial"/>
                <w:sz w:val="22"/>
                <w:szCs w:val="22"/>
              </w:rPr>
              <w:t>831</w:t>
            </w:r>
          </w:p>
        </w:tc>
        <w:tc>
          <w:tcPr>
            <w:tcW w:w="1375" w:type="dxa"/>
          </w:tcPr>
          <w:p w14:paraId="1EDC08D8" w14:textId="650C1BC0" w:rsidR="006F5ED8" w:rsidRPr="00E702D1" w:rsidRDefault="006F5ED8" w:rsidP="00FD703E">
            <w:pPr>
              <w:rPr>
                <w:rFonts w:ascii="Arial" w:hAnsi="Arial" w:cs="Arial"/>
                <w:sz w:val="22"/>
                <w:szCs w:val="22"/>
              </w:rPr>
            </w:pPr>
            <w:r>
              <w:rPr>
                <w:rFonts w:ascii="Arial" w:hAnsi="Arial" w:cs="Arial"/>
                <w:sz w:val="22"/>
                <w:szCs w:val="22"/>
              </w:rPr>
              <w:t>1.08</w:t>
            </w:r>
          </w:p>
        </w:tc>
        <w:tc>
          <w:tcPr>
            <w:tcW w:w="1375" w:type="dxa"/>
          </w:tcPr>
          <w:p w14:paraId="171787C4" w14:textId="2D8CC552" w:rsidR="006F5ED8" w:rsidRPr="00E702D1" w:rsidRDefault="006F5ED8" w:rsidP="00FD703E">
            <w:pPr>
              <w:rPr>
                <w:rFonts w:ascii="Arial" w:hAnsi="Arial" w:cs="Arial"/>
                <w:sz w:val="22"/>
                <w:szCs w:val="22"/>
              </w:rPr>
            </w:pPr>
            <w:r>
              <w:rPr>
                <w:rFonts w:ascii="Arial" w:hAnsi="Arial" w:cs="Arial"/>
                <w:sz w:val="22"/>
                <w:szCs w:val="22"/>
              </w:rPr>
              <w:t>3,381</w:t>
            </w:r>
          </w:p>
        </w:tc>
        <w:tc>
          <w:tcPr>
            <w:tcW w:w="1375" w:type="dxa"/>
          </w:tcPr>
          <w:p w14:paraId="7A4BFED0" w14:textId="42785752" w:rsidR="006F5ED8" w:rsidRPr="00E702D1" w:rsidRDefault="006F5ED8" w:rsidP="00FD703E">
            <w:pPr>
              <w:rPr>
                <w:rFonts w:ascii="Arial" w:hAnsi="Arial" w:cs="Arial"/>
                <w:sz w:val="22"/>
                <w:szCs w:val="22"/>
              </w:rPr>
            </w:pPr>
            <w:r>
              <w:rPr>
                <w:rFonts w:ascii="Arial" w:hAnsi="Arial" w:cs="Arial"/>
                <w:sz w:val="22"/>
                <w:szCs w:val="22"/>
              </w:rPr>
              <w:t>4.01 (3.28, 4.75)</w:t>
            </w:r>
          </w:p>
        </w:tc>
        <w:tc>
          <w:tcPr>
            <w:tcW w:w="1375" w:type="dxa"/>
          </w:tcPr>
          <w:p w14:paraId="287258DA" w14:textId="391DCF08" w:rsidR="006F5ED8" w:rsidRPr="00E702D1" w:rsidRDefault="006F5ED8" w:rsidP="00FD703E">
            <w:pPr>
              <w:rPr>
                <w:rFonts w:ascii="Arial" w:hAnsi="Arial" w:cs="Arial"/>
                <w:b/>
                <w:bCs/>
                <w:sz w:val="22"/>
                <w:szCs w:val="22"/>
              </w:rPr>
            </w:pPr>
            <w:r w:rsidRPr="00E702D1">
              <w:rPr>
                <w:rFonts w:ascii="Arial" w:hAnsi="Arial" w:cs="Arial"/>
                <w:b/>
                <w:bCs/>
                <w:sz w:val="22"/>
                <w:szCs w:val="22"/>
              </w:rPr>
              <w:t>&lt;0.001</w:t>
            </w:r>
          </w:p>
        </w:tc>
      </w:tr>
      <w:tr w:rsidR="006F5ED8" w14:paraId="1624044B" w14:textId="77777777" w:rsidTr="006F5ED8">
        <w:tc>
          <w:tcPr>
            <w:tcW w:w="1375" w:type="dxa"/>
          </w:tcPr>
          <w:p w14:paraId="0E48D426" w14:textId="7835B381" w:rsidR="006F5ED8" w:rsidRPr="00E702D1" w:rsidRDefault="006F5ED8" w:rsidP="00FD703E">
            <w:pPr>
              <w:rPr>
                <w:rFonts w:ascii="Arial" w:hAnsi="Arial" w:cs="Arial"/>
                <w:i/>
                <w:iCs/>
                <w:sz w:val="22"/>
                <w:szCs w:val="22"/>
              </w:rPr>
            </w:pPr>
            <w:r w:rsidRPr="00E702D1">
              <w:rPr>
                <w:rFonts w:ascii="Arial" w:hAnsi="Arial" w:cs="Arial"/>
                <w:i/>
                <w:iCs/>
                <w:sz w:val="22"/>
                <w:szCs w:val="22"/>
              </w:rPr>
              <w:t>NH Black</w:t>
            </w:r>
          </w:p>
        </w:tc>
        <w:tc>
          <w:tcPr>
            <w:tcW w:w="1375" w:type="dxa"/>
          </w:tcPr>
          <w:p w14:paraId="1AFF5F2B" w14:textId="27C2AD69" w:rsidR="006F5ED8" w:rsidRPr="00E702D1" w:rsidRDefault="006F5ED8" w:rsidP="00FD703E">
            <w:pPr>
              <w:rPr>
                <w:rFonts w:ascii="Arial" w:hAnsi="Arial" w:cs="Arial"/>
                <w:sz w:val="22"/>
                <w:szCs w:val="22"/>
              </w:rPr>
            </w:pPr>
            <w:r w:rsidRPr="00E702D1">
              <w:rPr>
                <w:rFonts w:ascii="Arial" w:hAnsi="Arial" w:cs="Arial"/>
                <w:sz w:val="22"/>
                <w:szCs w:val="22"/>
              </w:rPr>
              <w:t>0.76</w:t>
            </w:r>
          </w:p>
        </w:tc>
        <w:tc>
          <w:tcPr>
            <w:tcW w:w="1375" w:type="dxa"/>
          </w:tcPr>
          <w:p w14:paraId="39DAAADC" w14:textId="4D053ED4" w:rsidR="006F5ED8" w:rsidRPr="00E702D1" w:rsidRDefault="006F5ED8" w:rsidP="00FD703E">
            <w:pPr>
              <w:rPr>
                <w:rFonts w:ascii="Arial" w:hAnsi="Arial" w:cs="Arial"/>
                <w:sz w:val="22"/>
                <w:szCs w:val="22"/>
              </w:rPr>
            </w:pPr>
            <w:r>
              <w:rPr>
                <w:rFonts w:ascii="Arial" w:hAnsi="Arial" w:cs="Arial"/>
                <w:sz w:val="22"/>
                <w:szCs w:val="22"/>
              </w:rPr>
              <w:t>166</w:t>
            </w:r>
          </w:p>
        </w:tc>
        <w:tc>
          <w:tcPr>
            <w:tcW w:w="1375" w:type="dxa"/>
          </w:tcPr>
          <w:p w14:paraId="51F2B249" w14:textId="2EB09AC3" w:rsidR="006F5ED8" w:rsidRPr="00E702D1" w:rsidRDefault="006F5ED8" w:rsidP="00FD703E">
            <w:pPr>
              <w:rPr>
                <w:rFonts w:ascii="Arial" w:hAnsi="Arial" w:cs="Arial"/>
                <w:sz w:val="22"/>
                <w:szCs w:val="22"/>
              </w:rPr>
            </w:pPr>
            <w:r>
              <w:rPr>
                <w:rFonts w:ascii="Arial" w:hAnsi="Arial" w:cs="Arial"/>
                <w:sz w:val="22"/>
                <w:szCs w:val="22"/>
              </w:rPr>
              <w:t>2</w:t>
            </w:r>
          </w:p>
        </w:tc>
        <w:tc>
          <w:tcPr>
            <w:tcW w:w="1375" w:type="dxa"/>
          </w:tcPr>
          <w:p w14:paraId="73087951" w14:textId="6DA3BA9B" w:rsidR="006F5ED8" w:rsidRPr="00E702D1" w:rsidRDefault="006F5ED8" w:rsidP="00FD703E">
            <w:pPr>
              <w:rPr>
                <w:rFonts w:ascii="Arial" w:hAnsi="Arial" w:cs="Arial"/>
                <w:sz w:val="22"/>
                <w:szCs w:val="22"/>
              </w:rPr>
            </w:pPr>
            <w:r>
              <w:rPr>
                <w:rFonts w:ascii="Arial" w:hAnsi="Arial" w:cs="Arial"/>
                <w:sz w:val="22"/>
                <w:szCs w:val="22"/>
              </w:rPr>
              <w:t>821</w:t>
            </w:r>
          </w:p>
        </w:tc>
        <w:tc>
          <w:tcPr>
            <w:tcW w:w="1375" w:type="dxa"/>
          </w:tcPr>
          <w:p w14:paraId="66AE872A" w14:textId="01B056C2" w:rsidR="006F5ED8" w:rsidRPr="00E702D1" w:rsidRDefault="006F5ED8" w:rsidP="00FD703E">
            <w:pPr>
              <w:rPr>
                <w:rFonts w:ascii="Arial" w:hAnsi="Arial" w:cs="Arial"/>
                <w:sz w:val="22"/>
                <w:szCs w:val="22"/>
              </w:rPr>
            </w:pPr>
            <w:r>
              <w:rPr>
                <w:rFonts w:ascii="Arial" w:hAnsi="Arial" w:cs="Arial"/>
                <w:sz w:val="22"/>
                <w:szCs w:val="22"/>
              </w:rPr>
              <w:t>2.49 (1.37, 3.62)</w:t>
            </w:r>
          </w:p>
        </w:tc>
        <w:tc>
          <w:tcPr>
            <w:tcW w:w="1375" w:type="dxa"/>
          </w:tcPr>
          <w:p w14:paraId="7C63A7A9" w14:textId="47874041" w:rsidR="006F5ED8" w:rsidRPr="00E702D1" w:rsidRDefault="006F5ED8" w:rsidP="00FD703E">
            <w:pPr>
              <w:rPr>
                <w:rFonts w:ascii="Arial" w:hAnsi="Arial" w:cs="Arial"/>
                <w:b/>
                <w:bCs/>
                <w:sz w:val="22"/>
                <w:szCs w:val="22"/>
              </w:rPr>
            </w:pPr>
            <w:r w:rsidRPr="00E702D1">
              <w:rPr>
                <w:rFonts w:ascii="Arial" w:hAnsi="Arial" w:cs="Arial"/>
                <w:b/>
                <w:bCs/>
                <w:sz w:val="22"/>
                <w:szCs w:val="22"/>
              </w:rPr>
              <w:t>&lt;0.001</w:t>
            </w:r>
          </w:p>
        </w:tc>
      </w:tr>
      <w:tr w:rsidR="006F5ED8" w14:paraId="0FF89898" w14:textId="77777777" w:rsidTr="006F5ED8">
        <w:tc>
          <w:tcPr>
            <w:tcW w:w="1375" w:type="dxa"/>
          </w:tcPr>
          <w:p w14:paraId="54532D2F" w14:textId="740302E5" w:rsidR="006F5ED8" w:rsidRPr="00E702D1" w:rsidRDefault="006F5ED8" w:rsidP="00FD703E">
            <w:pPr>
              <w:rPr>
                <w:rFonts w:ascii="Arial" w:hAnsi="Arial" w:cs="Arial"/>
                <w:i/>
                <w:iCs/>
                <w:sz w:val="22"/>
                <w:szCs w:val="22"/>
              </w:rPr>
            </w:pPr>
            <w:r w:rsidRPr="00E702D1">
              <w:rPr>
                <w:rFonts w:ascii="Arial" w:hAnsi="Arial" w:cs="Arial"/>
                <w:i/>
                <w:iCs/>
                <w:sz w:val="22"/>
                <w:szCs w:val="22"/>
              </w:rPr>
              <w:t>Hispanic</w:t>
            </w:r>
          </w:p>
        </w:tc>
        <w:tc>
          <w:tcPr>
            <w:tcW w:w="1375" w:type="dxa"/>
          </w:tcPr>
          <w:p w14:paraId="15F9445C" w14:textId="58E17849" w:rsidR="006F5ED8" w:rsidRPr="00E702D1" w:rsidRDefault="006F5ED8" w:rsidP="00FD703E">
            <w:pPr>
              <w:rPr>
                <w:rFonts w:ascii="Arial" w:hAnsi="Arial" w:cs="Arial"/>
                <w:sz w:val="22"/>
                <w:szCs w:val="22"/>
              </w:rPr>
            </w:pPr>
            <w:r w:rsidRPr="00E702D1">
              <w:rPr>
                <w:rFonts w:ascii="Arial" w:hAnsi="Arial" w:cs="Arial"/>
                <w:sz w:val="22"/>
                <w:szCs w:val="22"/>
              </w:rPr>
              <w:t>0.3</w:t>
            </w:r>
          </w:p>
        </w:tc>
        <w:tc>
          <w:tcPr>
            <w:tcW w:w="1375" w:type="dxa"/>
          </w:tcPr>
          <w:p w14:paraId="7893A231" w14:textId="206BCC9D" w:rsidR="006F5ED8" w:rsidRPr="00E702D1" w:rsidRDefault="006F5ED8" w:rsidP="00FD703E">
            <w:pPr>
              <w:rPr>
                <w:rFonts w:ascii="Arial" w:hAnsi="Arial" w:cs="Arial"/>
                <w:sz w:val="22"/>
                <w:szCs w:val="22"/>
              </w:rPr>
            </w:pPr>
            <w:r>
              <w:rPr>
                <w:rFonts w:ascii="Arial" w:hAnsi="Arial" w:cs="Arial"/>
                <w:sz w:val="22"/>
                <w:szCs w:val="22"/>
              </w:rPr>
              <w:t>41</w:t>
            </w:r>
          </w:p>
        </w:tc>
        <w:tc>
          <w:tcPr>
            <w:tcW w:w="1375" w:type="dxa"/>
          </w:tcPr>
          <w:p w14:paraId="16C0408F" w14:textId="5333DCEA" w:rsidR="006F5ED8" w:rsidRPr="00E702D1" w:rsidRDefault="006F5ED8" w:rsidP="00FD703E">
            <w:pPr>
              <w:rPr>
                <w:rFonts w:ascii="Arial" w:hAnsi="Arial" w:cs="Arial"/>
                <w:sz w:val="22"/>
                <w:szCs w:val="22"/>
              </w:rPr>
            </w:pPr>
            <w:r>
              <w:rPr>
                <w:rFonts w:ascii="Arial" w:hAnsi="Arial" w:cs="Arial"/>
                <w:sz w:val="22"/>
                <w:szCs w:val="22"/>
              </w:rPr>
              <w:t>0.73</w:t>
            </w:r>
          </w:p>
        </w:tc>
        <w:tc>
          <w:tcPr>
            <w:tcW w:w="1375" w:type="dxa"/>
          </w:tcPr>
          <w:p w14:paraId="07F07030" w14:textId="032B1CA2" w:rsidR="006F5ED8" w:rsidRPr="00E702D1" w:rsidRDefault="006F5ED8" w:rsidP="00FD703E">
            <w:pPr>
              <w:rPr>
                <w:rFonts w:ascii="Arial" w:hAnsi="Arial" w:cs="Arial"/>
                <w:sz w:val="22"/>
                <w:szCs w:val="22"/>
              </w:rPr>
            </w:pPr>
            <w:r>
              <w:rPr>
                <w:rFonts w:ascii="Arial" w:hAnsi="Arial" w:cs="Arial"/>
                <w:sz w:val="22"/>
                <w:szCs w:val="22"/>
              </w:rPr>
              <w:t>326</w:t>
            </w:r>
          </w:p>
        </w:tc>
        <w:tc>
          <w:tcPr>
            <w:tcW w:w="1375" w:type="dxa"/>
          </w:tcPr>
          <w:p w14:paraId="68797E32" w14:textId="2417168E" w:rsidR="006F5ED8" w:rsidRPr="00E702D1" w:rsidRDefault="006F5ED8" w:rsidP="00FD703E">
            <w:pPr>
              <w:rPr>
                <w:rFonts w:ascii="Arial" w:hAnsi="Arial" w:cs="Arial"/>
                <w:sz w:val="22"/>
                <w:szCs w:val="22"/>
              </w:rPr>
            </w:pPr>
            <w:r>
              <w:rPr>
                <w:rFonts w:ascii="Arial" w:hAnsi="Arial" w:cs="Arial"/>
                <w:sz w:val="22"/>
                <w:szCs w:val="22"/>
              </w:rPr>
              <w:t>2.29 (1.45, 3.15)</w:t>
            </w:r>
          </w:p>
        </w:tc>
        <w:tc>
          <w:tcPr>
            <w:tcW w:w="1375" w:type="dxa"/>
          </w:tcPr>
          <w:p w14:paraId="35015A79" w14:textId="0E6B031F" w:rsidR="006F5ED8" w:rsidRPr="00E702D1" w:rsidRDefault="006F5ED8" w:rsidP="00FD703E">
            <w:pPr>
              <w:rPr>
                <w:rFonts w:ascii="Arial" w:hAnsi="Arial" w:cs="Arial"/>
                <w:b/>
                <w:bCs/>
                <w:sz w:val="22"/>
                <w:szCs w:val="22"/>
              </w:rPr>
            </w:pPr>
            <w:r w:rsidRPr="00E702D1">
              <w:rPr>
                <w:rFonts w:ascii="Arial" w:hAnsi="Arial" w:cs="Arial"/>
                <w:b/>
                <w:bCs/>
                <w:sz w:val="22"/>
                <w:szCs w:val="22"/>
              </w:rPr>
              <w:t>&lt;0.001</w:t>
            </w:r>
          </w:p>
        </w:tc>
      </w:tr>
      <w:tr w:rsidR="006F5ED8" w14:paraId="7EA439E6" w14:textId="77777777" w:rsidTr="006F5ED8">
        <w:tc>
          <w:tcPr>
            <w:tcW w:w="1375" w:type="dxa"/>
          </w:tcPr>
          <w:p w14:paraId="4F02C161" w14:textId="70D2DB0D" w:rsidR="006F5ED8" w:rsidRPr="00E702D1" w:rsidRDefault="006F5ED8" w:rsidP="00FD703E">
            <w:pPr>
              <w:rPr>
                <w:rFonts w:ascii="Arial" w:hAnsi="Arial" w:cs="Arial"/>
                <w:i/>
                <w:iCs/>
                <w:sz w:val="22"/>
                <w:szCs w:val="22"/>
              </w:rPr>
            </w:pPr>
            <w:r w:rsidRPr="00E702D1">
              <w:rPr>
                <w:rFonts w:ascii="Arial" w:hAnsi="Arial" w:cs="Arial"/>
                <w:i/>
                <w:iCs/>
                <w:sz w:val="22"/>
                <w:szCs w:val="22"/>
              </w:rPr>
              <w:t>Asian or Pacific Islander</w:t>
            </w:r>
          </w:p>
        </w:tc>
        <w:tc>
          <w:tcPr>
            <w:tcW w:w="1375" w:type="dxa"/>
          </w:tcPr>
          <w:p w14:paraId="37C18EFD" w14:textId="6C78650F" w:rsidR="006F5ED8" w:rsidRPr="00E702D1" w:rsidRDefault="006F5ED8" w:rsidP="00FD703E">
            <w:pPr>
              <w:rPr>
                <w:rFonts w:ascii="Arial" w:hAnsi="Arial" w:cs="Arial"/>
                <w:sz w:val="22"/>
                <w:szCs w:val="22"/>
              </w:rPr>
            </w:pPr>
            <w:r w:rsidRPr="00E702D1">
              <w:rPr>
                <w:rFonts w:ascii="Arial" w:hAnsi="Arial" w:cs="Arial"/>
                <w:sz w:val="22"/>
                <w:szCs w:val="22"/>
              </w:rPr>
              <w:t>N/A</w:t>
            </w:r>
          </w:p>
        </w:tc>
        <w:tc>
          <w:tcPr>
            <w:tcW w:w="1375" w:type="dxa"/>
          </w:tcPr>
          <w:p w14:paraId="7E220C40" w14:textId="582570DA" w:rsidR="006F5ED8" w:rsidRPr="00E702D1" w:rsidRDefault="006F5ED8" w:rsidP="00FD703E">
            <w:pPr>
              <w:rPr>
                <w:rFonts w:ascii="Arial" w:hAnsi="Arial" w:cs="Arial"/>
                <w:sz w:val="22"/>
                <w:szCs w:val="22"/>
              </w:rPr>
            </w:pPr>
            <w:r>
              <w:rPr>
                <w:rFonts w:ascii="Arial" w:hAnsi="Arial" w:cs="Arial"/>
                <w:sz w:val="22"/>
                <w:szCs w:val="22"/>
              </w:rPr>
              <w:t>15</w:t>
            </w:r>
          </w:p>
        </w:tc>
        <w:tc>
          <w:tcPr>
            <w:tcW w:w="1375" w:type="dxa"/>
          </w:tcPr>
          <w:p w14:paraId="17975734" w14:textId="5B25A7E7" w:rsidR="006F5ED8" w:rsidRPr="00E702D1" w:rsidRDefault="006F5ED8" w:rsidP="00FD703E">
            <w:pPr>
              <w:rPr>
                <w:rFonts w:ascii="Arial" w:hAnsi="Arial" w:cs="Arial"/>
                <w:sz w:val="22"/>
                <w:szCs w:val="22"/>
              </w:rPr>
            </w:pPr>
            <w:r>
              <w:rPr>
                <w:rFonts w:ascii="Arial" w:hAnsi="Arial" w:cs="Arial"/>
                <w:sz w:val="22"/>
                <w:szCs w:val="22"/>
              </w:rPr>
              <w:t>0.29</w:t>
            </w:r>
          </w:p>
        </w:tc>
        <w:tc>
          <w:tcPr>
            <w:tcW w:w="1375" w:type="dxa"/>
          </w:tcPr>
          <w:p w14:paraId="345D7F4F" w14:textId="3173D22C" w:rsidR="006F5ED8" w:rsidRPr="00E702D1" w:rsidRDefault="006F5ED8" w:rsidP="00FD703E">
            <w:pPr>
              <w:rPr>
                <w:rFonts w:ascii="Arial" w:hAnsi="Arial" w:cs="Arial"/>
                <w:sz w:val="22"/>
                <w:szCs w:val="22"/>
              </w:rPr>
            </w:pPr>
            <w:r>
              <w:rPr>
                <w:rFonts w:ascii="Arial" w:hAnsi="Arial" w:cs="Arial"/>
                <w:sz w:val="22"/>
                <w:szCs w:val="22"/>
              </w:rPr>
              <w:t>71</w:t>
            </w:r>
          </w:p>
        </w:tc>
        <w:tc>
          <w:tcPr>
            <w:tcW w:w="1375" w:type="dxa"/>
          </w:tcPr>
          <w:p w14:paraId="23F930D2" w14:textId="1D7C1F8C" w:rsidR="006F5ED8" w:rsidRPr="00E702D1" w:rsidRDefault="006F5ED8" w:rsidP="00FD703E">
            <w:pPr>
              <w:rPr>
                <w:rFonts w:ascii="Arial" w:hAnsi="Arial" w:cs="Arial"/>
                <w:sz w:val="22"/>
                <w:szCs w:val="22"/>
              </w:rPr>
            </w:pPr>
            <w:r>
              <w:rPr>
                <w:rFonts w:ascii="Arial" w:hAnsi="Arial" w:cs="Arial"/>
                <w:sz w:val="22"/>
                <w:szCs w:val="22"/>
              </w:rPr>
              <w:t>3.24 (0.85, 5.68)</w:t>
            </w:r>
          </w:p>
        </w:tc>
        <w:tc>
          <w:tcPr>
            <w:tcW w:w="1375" w:type="dxa"/>
          </w:tcPr>
          <w:p w14:paraId="135D5576" w14:textId="7B93F91A" w:rsidR="006F5ED8" w:rsidRPr="00E702D1" w:rsidRDefault="006F5ED8" w:rsidP="00FD703E">
            <w:pPr>
              <w:rPr>
                <w:rFonts w:ascii="Arial" w:hAnsi="Arial" w:cs="Arial"/>
                <w:sz w:val="22"/>
                <w:szCs w:val="22"/>
              </w:rPr>
            </w:pPr>
            <w:r>
              <w:rPr>
                <w:rFonts w:ascii="Arial" w:hAnsi="Arial" w:cs="Arial"/>
                <w:sz w:val="22"/>
                <w:szCs w:val="22"/>
              </w:rPr>
              <w:t>0.11</w:t>
            </w:r>
          </w:p>
        </w:tc>
      </w:tr>
      <w:tr w:rsidR="006F5ED8" w14:paraId="471B96AF" w14:textId="77777777" w:rsidTr="006F5ED8">
        <w:tc>
          <w:tcPr>
            <w:tcW w:w="1375" w:type="dxa"/>
          </w:tcPr>
          <w:p w14:paraId="7D4E28EF" w14:textId="4A49D81C" w:rsidR="006F5ED8" w:rsidRPr="00E702D1" w:rsidRDefault="006F5ED8" w:rsidP="00FD703E">
            <w:pPr>
              <w:rPr>
                <w:rFonts w:ascii="Arial" w:hAnsi="Arial" w:cs="Arial"/>
                <w:i/>
                <w:iCs/>
                <w:sz w:val="22"/>
                <w:szCs w:val="22"/>
              </w:rPr>
            </w:pPr>
            <w:r w:rsidRPr="00E702D1">
              <w:rPr>
                <w:rFonts w:ascii="Arial" w:hAnsi="Arial" w:cs="Arial"/>
                <w:i/>
                <w:iCs/>
                <w:sz w:val="22"/>
                <w:szCs w:val="22"/>
              </w:rPr>
              <w:t>American Indian/Alaska Native</w:t>
            </w:r>
          </w:p>
        </w:tc>
        <w:tc>
          <w:tcPr>
            <w:tcW w:w="1375" w:type="dxa"/>
          </w:tcPr>
          <w:p w14:paraId="3A8546BF" w14:textId="1CF1F6EF" w:rsidR="006F5ED8" w:rsidRPr="00E702D1" w:rsidRDefault="006F5ED8" w:rsidP="00FD703E">
            <w:pPr>
              <w:rPr>
                <w:rFonts w:ascii="Arial" w:hAnsi="Arial" w:cs="Arial"/>
                <w:sz w:val="22"/>
                <w:szCs w:val="22"/>
              </w:rPr>
            </w:pPr>
            <w:r w:rsidRPr="00E702D1">
              <w:rPr>
                <w:rFonts w:ascii="Arial" w:hAnsi="Arial" w:cs="Arial"/>
                <w:sz w:val="22"/>
                <w:szCs w:val="22"/>
              </w:rPr>
              <w:t>N/A</w:t>
            </w:r>
          </w:p>
        </w:tc>
        <w:tc>
          <w:tcPr>
            <w:tcW w:w="1375" w:type="dxa"/>
          </w:tcPr>
          <w:p w14:paraId="694F3D99" w14:textId="056B7DCD" w:rsidR="006F5ED8" w:rsidRPr="00E702D1" w:rsidRDefault="006F5ED8" w:rsidP="00FD703E">
            <w:pPr>
              <w:rPr>
                <w:rFonts w:ascii="Arial" w:hAnsi="Arial" w:cs="Arial"/>
                <w:sz w:val="22"/>
                <w:szCs w:val="22"/>
              </w:rPr>
            </w:pPr>
            <w:r>
              <w:rPr>
                <w:rFonts w:ascii="Arial" w:hAnsi="Arial" w:cs="Arial"/>
                <w:sz w:val="22"/>
                <w:szCs w:val="22"/>
              </w:rPr>
              <w:t>11</w:t>
            </w:r>
          </w:p>
        </w:tc>
        <w:tc>
          <w:tcPr>
            <w:tcW w:w="1375" w:type="dxa"/>
          </w:tcPr>
          <w:p w14:paraId="25F7D2D9" w14:textId="1F84E49C" w:rsidR="006F5ED8" w:rsidRPr="00E702D1" w:rsidRDefault="006F5ED8" w:rsidP="00FD703E">
            <w:pPr>
              <w:rPr>
                <w:rFonts w:ascii="Arial" w:hAnsi="Arial" w:cs="Arial"/>
                <w:sz w:val="22"/>
                <w:szCs w:val="22"/>
              </w:rPr>
            </w:pPr>
            <w:r>
              <w:rPr>
                <w:rFonts w:ascii="Arial" w:hAnsi="Arial" w:cs="Arial"/>
                <w:sz w:val="22"/>
                <w:szCs w:val="22"/>
              </w:rPr>
              <w:t>1.83</w:t>
            </w:r>
          </w:p>
        </w:tc>
        <w:tc>
          <w:tcPr>
            <w:tcW w:w="1375" w:type="dxa"/>
          </w:tcPr>
          <w:p w14:paraId="019ECFBB" w14:textId="720C70CF" w:rsidR="006F5ED8" w:rsidRPr="00E702D1" w:rsidRDefault="006F5ED8" w:rsidP="00FD703E">
            <w:pPr>
              <w:rPr>
                <w:rFonts w:ascii="Arial" w:hAnsi="Arial" w:cs="Arial"/>
                <w:sz w:val="22"/>
                <w:szCs w:val="22"/>
              </w:rPr>
            </w:pPr>
            <w:r>
              <w:rPr>
                <w:rFonts w:ascii="Arial" w:hAnsi="Arial" w:cs="Arial"/>
                <w:sz w:val="22"/>
                <w:szCs w:val="22"/>
              </w:rPr>
              <w:t>47</w:t>
            </w:r>
          </w:p>
        </w:tc>
        <w:tc>
          <w:tcPr>
            <w:tcW w:w="1375" w:type="dxa"/>
          </w:tcPr>
          <w:p w14:paraId="2F6090EC" w14:textId="72DCF205" w:rsidR="006F5ED8" w:rsidRPr="00E702D1" w:rsidRDefault="006F5ED8" w:rsidP="00FD703E">
            <w:pPr>
              <w:rPr>
                <w:rFonts w:ascii="Arial" w:hAnsi="Arial" w:cs="Arial"/>
                <w:sz w:val="22"/>
                <w:szCs w:val="22"/>
              </w:rPr>
            </w:pPr>
            <w:r>
              <w:rPr>
                <w:rFonts w:ascii="Arial" w:hAnsi="Arial" w:cs="Arial"/>
                <w:sz w:val="22"/>
                <w:szCs w:val="22"/>
              </w:rPr>
              <w:t>6.79 (2.68, 11.08)</w:t>
            </w:r>
          </w:p>
        </w:tc>
        <w:tc>
          <w:tcPr>
            <w:tcW w:w="1375" w:type="dxa"/>
          </w:tcPr>
          <w:p w14:paraId="0C62D895" w14:textId="6BFCB32F" w:rsidR="006F5ED8" w:rsidRPr="004E5372" w:rsidRDefault="006F5ED8" w:rsidP="00FD703E">
            <w:pPr>
              <w:rPr>
                <w:rFonts w:ascii="Arial" w:hAnsi="Arial" w:cs="Arial"/>
                <w:b/>
                <w:bCs/>
                <w:sz w:val="22"/>
                <w:szCs w:val="22"/>
              </w:rPr>
            </w:pPr>
            <w:r w:rsidRPr="004E5372">
              <w:rPr>
                <w:rFonts w:ascii="Arial" w:hAnsi="Arial" w:cs="Arial"/>
                <w:b/>
                <w:bCs/>
                <w:sz w:val="22"/>
                <w:szCs w:val="22"/>
              </w:rPr>
              <w:t>0.005</w:t>
            </w:r>
          </w:p>
        </w:tc>
      </w:tr>
      <w:tr w:rsidR="006F5ED8" w14:paraId="439110D1" w14:textId="77777777" w:rsidTr="006F5ED8">
        <w:tc>
          <w:tcPr>
            <w:tcW w:w="1375" w:type="dxa"/>
          </w:tcPr>
          <w:p w14:paraId="4D6182D2" w14:textId="55990867" w:rsidR="006F5ED8" w:rsidRPr="00E702D1" w:rsidRDefault="006F5ED8" w:rsidP="00FD703E">
            <w:pPr>
              <w:rPr>
                <w:rFonts w:ascii="Arial" w:hAnsi="Arial" w:cs="Arial"/>
                <w:i/>
                <w:iCs/>
                <w:sz w:val="22"/>
                <w:szCs w:val="22"/>
              </w:rPr>
            </w:pPr>
            <w:r w:rsidRPr="00E702D1">
              <w:rPr>
                <w:rFonts w:ascii="Arial" w:hAnsi="Arial" w:cs="Arial"/>
                <w:i/>
                <w:iCs/>
                <w:sz w:val="22"/>
                <w:szCs w:val="22"/>
              </w:rPr>
              <w:t>0-34</w:t>
            </w:r>
          </w:p>
        </w:tc>
        <w:tc>
          <w:tcPr>
            <w:tcW w:w="1375" w:type="dxa"/>
          </w:tcPr>
          <w:p w14:paraId="30E49BF0" w14:textId="09DC8DA2" w:rsidR="006F5ED8" w:rsidRPr="00E702D1" w:rsidRDefault="006F5ED8" w:rsidP="00FD703E">
            <w:pPr>
              <w:rPr>
                <w:rFonts w:ascii="Arial" w:hAnsi="Arial" w:cs="Arial"/>
                <w:sz w:val="22"/>
                <w:szCs w:val="22"/>
              </w:rPr>
            </w:pPr>
            <w:r w:rsidRPr="00E702D1">
              <w:rPr>
                <w:rFonts w:ascii="Arial" w:hAnsi="Arial" w:cs="Arial"/>
                <w:sz w:val="22"/>
                <w:szCs w:val="22"/>
              </w:rPr>
              <w:t>N/A</w:t>
            </w:r>
          </w:p>
        </w:tc>
        <w:tc>
          <w:tcPr>
            <w:tcW w:w="1375" w:type="dxa"/>
          </w:tcPr>
          <w:p w14:paraId="144289D8" w14:textId="75AF4755" w:rsidR="006F5ED8" w:rsidRPr="00E702D1" w:rsidRDefault="006F5ED8" w:rsidP="00FD703E">
            <w:pPr>
              <w:rPr>
                <w:rFonts w:ascii="Arial" w:hAnsi="Arial" w:cs="Arial"/>
                <w:sz w:val="22"/>
                <w:szCs w:val="22"/>
              </w:rPr>
            </w:pPr>
            <w:r>
              <w:rPr>
                <w:rFonts w:ascii="Arial" w:hAnsi="Arial" w:cs="Arial"/>
                <w:sz w:val="22"/>
                <w:szCs w:val="22"/>
              </w:rPr>
              <w:t>13</w:t>
            </w:r>
          </w:p>
        </w:tc>
        <w:tc>
          <w:tcPr>
            <w:tcW w:w="1375" w:type="dxa"/>
          </w:tcPr>
          <w:p w14:paraId="4D3F245F" w14:textId="64A99DDF" w:rsidR="006F5ED8" w:rsidRPr="00E702D1" w:rsidRDefault="006F5ED8" w:rsidP="00FD703E">
            <w:pPr>
              <w:rPr>
                <w:rFonts w:ascii="Arial" w:hAnsi="Arial" w:cs="Arial"/>
                <w:sz w:val="22"/>
                <w:szCs w:val="22"/>
              </w:rPr>
            </w:pPr>
            <w:r>
              <w:rPr>
                <w:rFonts w:ascii="Arial" w:hAnsi="Arial" w:cs="Arial"/>
                <w:sz w:val="22"/>
                <w:szCs w:val="22"/>
              </w:rPr>
              <w:t>0.02</w:t>
            </w:r>
          </w:p>
        </w:tc>
        <w:tc>
          <w:tcPr>
            <w:tcW w:w="1375" w:type="dxa"/>
          </w:tcPr>
          <w:p w14:paraId="5E3E5AD8" w14:textId="0B4B0446" w:rsidR="006F5ED8" w:rsidRPr="00E702D1" w:rsidRDefault="006F5ED8" w:rsidP="00FD703E">
            <w:pPr>
              <w:rPr>
                <w:rFonts w:ascii="Arial" w:hAnsi="Arial" w:cs="Arial"/>
                <w:sz w:val="22"/>
                <w:szCs w:val="22"/>
              </w:rPr>
            </w:pPr>
            <w:r>
              <w:rPr>
                <w:rFonts w:ascii="Arial" w:hAnsi="Arial" w:cs="Arial"/>
                <w:sz w:val="22"/>
                <w:szCs w:val="22"/>
              </w:rPr>
              <w:t>32</w:t>
            </w:r>
          </w:p>
        </w:tc>
        <w:tc>
          <w:tcPr>
            <w:tcW w:w="1375" w:type="dxa"/>
          </w:tcPr>
          <w:p w14:paraId="0A6336B8" w14:textId="033E55C5" w:rsidR="006F5ED8" w:rsidRPr="00E702D1" w:rsidRDefault="006F5ED8" w:rsidP="00FD703E">
            <w:pPr>
              <w:rPr>
                <w:rFonts w:ascii="Arial" w:hAnsi="Arial" w:cs="Arial"/>
                <w:sz w:val="22"/>
                <w:szCs w:val="22"/>
              </w:rPr>
            </w:pPr>
            <w:r>
              <w:rPr>
                <w:rFonts w:ascii="Arial" w:hAnsi="Arial" w:cs="Arial"/>
                <w:sz w:val="22"/>
                <w:szCs w:val="22"/>
              </w:rPr>
              <w:t>&lt;0.001 (0, &lt;0.001)</w:t>
            </w:r>
          </w:p>
        </w:tc>
        <w:tc>
          <w:tcPr>
            <w:tcW w:w="1375" w:type="dxa"/>
          </w:tcPr>
          <w:p w14:paraId="227D7F80" w14:textId="54332090" w:rsidR="006F5ED8" w:rsidRPr="00E702D1" w:rsidRDefault="006F5ED8" w:rsidP="00FD703E">
            <w:pPr>
              <w:rPr>
                <w:rFonts w:ascii="Arial" w:hAnsi="Arial" w:cs="Arial"/>
                <w:sz w:val="22"/>
                <w:szCs w:val="22"/>
              </w:rPr>
            </w:pPr>
            <w:r w:rsidRPr="00E702D1">
              <w:rPr>
                <w:rFonts w:ascii="Arial" w:hAnsi="Arial" w:cs="Arial"/>
                <w:sz w:val="22"/>
                <w:szCs w:val="22"/>
              </w:rPr>
              <w:t>0.</w:t>
            </w:r>
            <w:r>
              <w:rPr>
                <w:rFonts w:ascii="Arial" w:hAnsi="Arial" w:cs="Arial"/>
                <w:sz w:val="22"/>
                <w:szCs w:val="22"/>
              </w:rPr>
              <w:t>08</w:t>
            </w:r>
          </w:p>
        </w:tc>
      </w:tr>
      <w:tr w:rsidR="006F5ED8" w14:paraId="000B75D8" w14:textId="77777777" w:rsidTr="006F5ED8">
        <w:tc>
          <w:tcPr>
            <w:tcW w:w="1375" w:type="dxa"/>
          </w:tcPr>
          <w:p w14:paraId="2F3EE80F" w14:textId="4D032577" w:rsidR="006F5ED8" w:rsidRPr="00E702D1" w:rsidRDefault="006F5ED8" w:rsidP="00FD703E">
            <w:pPr>
              <w:rPr>
                <w:rFonts w:ascii="Arial" w:hAnsi="Arial" w:cs="Arial"/>
                <w:i/>
                <w:iCs/>
                <w:sz w:val="22"/>
                <w:szCs w:val="22"/>
              </w:rPr>
            </w:pPr>
            <w:r w:rsidRPr="00E702D1">
              <w:rPr>
                <w:rFonts w:ascii="Arial" w:hAnsi="Arial" w:cs="Arial"/>
                <w:i/>
                <w:iCs/>
                <w:sz w:val="22"/>
                <w:szCs w:val="22"/>
              </w:rPr>
              <w:t>35-64</w:t>
            </w:r>
          </w:p>
        </w:tc>
        <w:tc>
          <w:tcPr>
            <w:tcW w:w="1375" w:type="dxa"/>
          </w:tcPr>
          <w:p w14:paraId="1B5961E4" w14:textId="02C3E2BD" w:rsidR="006F5ED8" w:rsidRPr="00E702D1" w:rsidRDefault="006F5ED8" w:rsidP="00FD703E">
            <w:pPr>
              <w:rPr>
                <w:rFonts w:ascii="Arial" w:hAnsi="Arial" w:cs="Arial"/>
                <w:sz w:val="22"/>
                <w:szCs w:val="22"/>
              </w:rPr>
            </w:pPr>
            <w:r w:rsidRPr="00E702D1">
              <w:rPr>
                <w:rFonts w:ascii="Arial" w:hAnsi="Arial" w:cs="Arial"/>
                <w:sz w:val="22"/>
                <w:szCs w:val="22"/>
              </w:rPr>
              <w:t>0.15</w:t>
            </w:r>
          </w:p>
        </w:tc>
        <w:tc>
          <w:tcPr>
            <w:tcW w:w="1375" w:type="dxa"/>
          </w:tcPr>
          <w:p w14:paraId="6A44EA67" w14:textId="6084141A" w:rsidR="006F5ED8" w:rsidRPr="00E702D1" w:rsidRDefault="006F5ED8" w:rsidP="00FD703E">
            <w:pPr>
              <w:rPr>
                <w:rFonts w:ascii="Arial" w:hAnsi="Arial" w:cs="Arial"/>
                <w:sz w:val="22"/>
                <w:szCs w:val="22"/>
              </w:rPr>
            </w:pPr>
            <w:r>
              <w:rPr>
                <w:rFonts w:ascii="Arial" w:hAnsi="Arial" w:cs="Arial"/>
                <w:sz w:val="22"/>
                <w:szCs w:val="22"/>
              </w:rPr>
              <w:t>155</w:t>
            </w:r>
          </w:p>
        </w:tc>
        <w:tc>
          <w:tcPr>
            <w:tcW w:w="1375" w:type="dxa"/>
          </w:tcPr>
          <w:p w14:paraId="4F0D2485" w14:textId="7CE077C4" w:rsidR="006F5ED8" w:rsidRPr="00E702D1" w:rsidRDefault="006F5ED8" w:rsidP="00FD703E">
            <w:pPr>
              <w:rPr>
                <w:rFonts w:ascii="Arial" w:hAnsi="Arial" w:cs="Arial"/>
                <w:sz w:val="22"/>
                <w:szCs w:val="22"/>
              </w:rPr>
            </w:pPr>
            <w:r>
              <w:rPr>
                <w:rFonts w:ascii="Arial" w:hAnsi="Arial" w:cs="Arial"/>
                <w:sz w:val="22"/>
                <w:szCs w:val="22"/>
              </w:rPr>
              <w:t>0.67</w:t>
            </w:r>
          </w:p>
        </w:tc>
        <w:tc>
          <w:tcPr>
            <w:tcW w:w="1375" w:type="dxa"/>
          </w:tcPr>
          <w:p w14:paraId="5F6A7CCA" w14:textId="40BDB94C" w:rsidR="006F5ED8" w:rsidRPr="00E702D1" w:rsidRDefault="006F5ED8" w:rsidP="00FD703E">
            <w:pPr>
              <w:rPr>
                <w:rFonts w:ascii="Arial" w:hAnsi="Arial" w:cs="Arial"/>
                <w:sz w:val="22"/>
                <w:szCs w:val="22"/>
              </w:rPr>
            </w:pPr>
            <w:r>
              <w:rPr>
                <w:rFonts w:ascii="Arial" w:hAnsi="Arial" w:cs="Arial"/>
                <w:sz w:val="22"/>
                <w:szCs w:val="22"/>
              </w:rPr>
              <w:t>855</w:t>
            </w:r>
          </w:p>
        </w:tc>
        <w:tc>
          <w:tcPr>
            <w:tcW w:w="1375" w:type="dxa"/>
          </w:tcPr>
          <w:p w14:paraId="463EE11A" w14:textId="55549622" w:rsidR="006F5ED8" w:rsidRPr="00E702D1" w:rsidRDefault="006F5ED8" w:rsidP="00FD703E">
            <w:pPr>
              <w:rPr>
                <w:rFonts w:ascii="Arial" w:hAnsi="Arial" w:cs="Arial"/>
                <w:sz w:val="22"/>
                <w:szCs w:val="22"/>
              </w:rPr>
            </w:pPr>
            <w:r>
              <w:rPr>
                <w:rFonts w:ascii="Arial" w:hAnsi="Arial" w:cs="Arial"/>
                <w:sz w:val="22"/>
                <w:szCs w:val="22"/>
              </w:rPr>
              <w:t>6.08 (5.47, 6.7)</w:t>
            </w:r>
          </w:p>
        </w:tc>
        <w:tc>
          <w:tcPr>
            <w:tcW w:w="1375" w:type="dxa"/>
          </w:tcPr>
          <w:p w14:paraId="5DB83D10" w14:textId="42BDA8BE" w:rsidR="006F5ED8" w:rsidRPr="00E702D1" w:rsidRDefault="006F5ED8" w:rsidP="00FD703E">
            <w:pPr>
              <w:rPr>
                <w:rFonts w:ascii="Arial" w:hAnsi="Arial" w:cs="Arial"/>
                <w:b/>
                <w:bCs/>
                <w:sz w:val="22"/>
                <w:szCs w:val="22"/>
              </w:rPr>
            </w:pPr>
            <w:r w:rsidRPr="00E702D1">
              <w:rPr>
                <w:rFonts w:ascii="Arial" w:hAnsi="Arial" w:cs="Arial"/>
                <w:b/>
                <w:bCs/>
                <w:sz w:val="22"/>
                <w:szCs w:val="22"/>
              </w:rPr>
              <w:t>&lt;0.001</w:t>
            </w:r>
          </w:p>
        </w:tc>
      </w:tr>
      <w:tr w:rsidR="006F5ED8" w14:paraId="43CB4BCE" w14:textId="77777777" w:rsidTr="006F5ED8">
        <w:tc>
          <w:tcPr>
            <w:tcW w:w="1375" w:type="dxa"/>
          </w:tcPr>
          <w:p w14:paraId="52B48994" w14:textId="0A450E53" w:rsidR="006F5ED8" w:rsidRPr="00E702D1" w:rsidRDefault="006F5ED8" w:rsidP="00FD703E">
            <w:pPr>
              <w:rPr>
                <w:rFonts w:ascii="Arial" w:hAnsi="Arial" w:cs="Arial"/>
                <w:i/>
                <w:iCs/>
                <w:sz w:val="22"/>
                <w:szCs w:val="22"/>
              </w:rPr>
            </w:pPr>
            <w:r w:rsidRPr="00E702D1">
              <w:rPr>
                <w:rFonts w:ascii="Arial" w:hAnsi="Arial" w:cs="Arial"/>
                <w:i/>
                <w:iCs/>
                <w:sz w:val="22"/>
                <w:szCs w:val="22"/>
              </w:rPr>
              <w:t>65+</w:t>
            </w:r>
          </w:p>
        </w:tc>
        <w:tc>
          <w:tcPr>
            <w:tcW w:w="1375" w:type="dxa"/>
          </w:tcPr>
          <w:p w14:paraId="730ECFC0" w14:textId="52C730BC" w:rsidR="006F5ED8" w:rsidRPr="00E702D1" w:rsidRDefault="006F5ED8" w:rsidP="00FD703E">
            <w:pPr>
              <w:rPr>
                <w:rFonts w:ascii="Arial" w:hAnsi="Arial" w:cs="Arial"/>
                <w:sz w:val="22"/>
                <w:szCs w:val="22"/>
              </w:rPr>
            </w:pPr>
            <w:r w:rsidRPr="00E702D1">
              <w:rPr>
                <w:rFonts w:ascii="Arial" w:hAnsi="Arial" w:cs="Arial"/>
                <w:sz w:val="22"/>
                <w:szCs w:val="22"/>
              </w:rPr>
              <w:t>2.61</w:t>
            </w:r>
          </w:p>
        </w:tc>
        <w:tc>
          <w:tcPr>
            <w:tcW w:w="1375" w:type="dxa"/>
          </w:tcPr>
          <w:p w14:paraId="1024BCBA" w14:textId="3AF50AFF" w:rsidR="006F5ED8" w:rsidRPr="00E702D1" w:rsidRDefault="006F5ED8" w:rsidP="00FD703E">
            <w:pPr>
              <w:rPr>
                <w:rFonts w:ascii="Arial" w:hAnsi="Arial" w:cs="Arial"/>
                <w:sz w:val="22"/>
                <w:szCs w:val="22"/>
              </w:rPr>
            </w:pPr>
            <w:r>
              <w:rPr>
                <w:rFonts w:ascii="Arial" w:hAnsi="Arial" w:cs="Arial"/>
                <w:sz w:val="22"/>
                <w:szCs w:val="22"/>
              </w:rPr>
              <w:t>907</w:t>
            </w:r>
          </w:p>
        </w:tc>
        <w:tc>
          <w:tcPr>
            <w:tcW w:w="1375" w:type="dxa"/>
          </w:tcPr>
          <w:p w14:paraId="1A44F030" w14:textId="72A7BBD2" w:rsidR="006F5ED8" w:rsidRPr="00E702D1" w:rsidRDefault="006F5ED8" w:rsidP="00FD703E">
            <w:pPr>
              <w:rPr>
                <w:rFonts w:ascii="Arial" w:hAnsi="Arial" w:cs="Arial"/>
                <w:sz w:val="22"/>
                <w:szCs w:val="22"/>
              </w:rPr>
            </w:pPr>
            <w:r>
              <w:rPr>
                <w:rFonts w:ascii="Arial" w:hAnsi="Arial" w:cs="Arial"/>
                <w:sz w:val="22"/>
                <w:szCs w:val="22"/>
              </w:rPr>
              <w:t>6.4</w:t>
            </w:r>
          </w:p>
        </w:tc>
        <w:tc>
          <w:tcPr>
            <w:tcW w:w="1375" w:type="dxa"/>
          </w:tcPr>
          <w:p w14:paraId="70946C6E" w14:textId="26B18FE9" w:rsidR="006F5ED8" w:rsidRPr="00E702D1" w:rsidRDefault="006F5ED8" w:rsidP="00FD703E">
            <w:pPr>
              <w:rPr>
                <w:rFonts w:ascii="Arial" w:hAnsi="Arial" w:cs="Arial"/>
                <w:sz w:val="22"/>
                <w:szCs w:val="22"/>
              </w:rPr>
            </w:pPr>
            <w:r>
              <w:rPr>
                <w:rFonts w:ascii="Arial" w:hAnsi="Arial" w:cs="Arial"/>
                <w:sz w:val="22"/>
                <w:szCs w:val="22"/>
              </w:rPr>
              <w:t>3,789</w:t>
            </w:r>
          </w:p>
        </w:tc>
        <w:tc>
          <w:tcPr>
            <w:tcW w:w="1375" w:type="dxa"/>
          </w:tcPr>
          <w:p w14:paraId="61BF2971" w14:textId="79FFC3AC" w:rsidR="006F5ED8" w:rsidRPr="00E702D1" w:rsidRDefault="006F5ED8" w:rsidP="00FD703E">
            <w:pPr>
              <w:rPr>
                <w:rFonts w:ascii="Arial" w:hAnsi="Arial" w:cs="Arial"/>
                <w:sz w:val="22"/>
                <w:szCs w:val="22"/>
              </w:rPr>
            </w:pPr>
            <w:r>
              <w:rPr>
                <w:rFonts w:ascii="Arial" w:hAnsi="Arial" w:cs="Arial"/>
                <w:sz w:val="22"/>
                <w:szCs w:val="22"/>
              </w:rPr>
              <w:t>2.9 (2.2, 3.6)</w:t>
            </w:r>
          </w:p>
        </w:tc>
        <w:tc>
          <w:tcPr>
            <w:tcW w:w="1375" w:type="dxa"/>
          </w:tcPr>
          <w:p w14:paraId="5B4010A4" w14:textId="26657859" w:rsidR="006F5ED8" w:rsidRPr="00E702D1" w:rsidRDefault="006F5ED8" w:rsidP="00FD703E">
            <w:pPr>
              <w:rPr>
                <w:rFonts w:ascii="Arial" w:hAnsi="Arial" w:cs="Arial"/>
                <w:b/>
                <w:bCs/>
                <w:sz w:val="22"/>
                <w:szCs w:val="22"/>
              </w:rPr>
            </w:pPr>
            <w:r w:rsidRPr="00E702D1">
              <w:rPr>
                <w:rFonts w:ascii="Arial" w:hAnsi="Arial" w:cs="Arial"/>
                <w:b/>
                <w:bCs/>
                <w:sz w:val="22"/>
                <w:szCs w:val="22"/>
              </w:rPr>
              <w:t>&lt;0.001</w:t>
            </w:r>
          </w:p>
        </w:tc>
      </w:tr>
      <w:tr w:rsidR="006F5ED8" w14:paraId="2DC8662B" w14:textId="77777777" w:rsidTr="006F5ED8">
        <w:tc>
          <w:tcPr>
            <w:tcW w:w="1375" w:type="dxa"/>
          </w:tcPr>
          <w:p w14:paraId="60617522" w14:textId="746331A4" w:rsidR="006F5ED8" w:rsidRPr="00E702D1" w:rsidRDefault="006F5ED8" w:rsidP="00FD703E">
            <w:pPr>
              <w:rPr>
                <w:rFonts w:ascii="Arial" w:hAnsi="Arial" w:cs="Arial"/>
                <w:i/>
                <w:iCs/>
                <w:sz w:val="22"/>
                <w:szCs w:val="22"/>
              </w:rPr>
            </w:pPr>
            <w:r w:rsidRPr="00E702D1">
              <w:rPr>
                <w:rFonts w:ascii="Arial" w:hAnsi="Arial" w:cs="Arial"/>
                <w:i/>
                <w:iCs/>
                <w:sz w:val="22"/>
                <w:szCs w:val="22"/>
              </w:rPr>
              <w:t>Diabetes</w:t>
            </w:r>
          </w:p>
        </w:tc>
        <w:tc>
          <w:tcPr>
            <w:tcW w:w="1375" w:type="dxa"/>
          </w:tcPr>
          <w:p w14:paraId="15D785C7" w14:textId="3A69EFD0" w:rsidR="006F5ED8" w:rsidRPr="00E702D1" w:rsidRDefault="006F5ED8" w:rsidP="00FD703E">
            <w:pPr>
              <w:rPr>
                <w:rFonts w:ascii="Arial" w:hAnsi="Arial" w:cs="Arial"/>
                <w:sz w:val="22"/>
                <w:szCs w:val="22"/>
              </w:rPr>
            </w:pPr>
            <w:r w:rsidRPr="00E702D1">
              <w:rPr>
                <w:rFonts w:ascii="Arial" w:hAnsi="Arial" w:cs="Arial"/>
                <w:sz w:val="22"/>
                <w:szCs w:val="22"/>
              </w:rPr>
              <w:t>0.28</w:t>
            </w:r>
          </w:p>
        </w:tc>
        <w:tc>
          <w:tcPr>
            <w:tcW w:w="1375" w:type="dxa"/>
          </w:tcPr>
          <w:p w14:paraId="0F41C301" w14:textId="214004F0" w:rsidR="006F5ED8" w:rsidRPr="00E702D1" w:rsidRDefault="006F5ED8" w:rsidP="00FD703E">
            <w:pPr>
              <w:rPr>
                <w:rFonts w:ascii="Arial" w:hAnsi="Arial" w:cs="Arial"/>
                <w:sz w:val="22"/>
                <w:szCs w:val="22"/>
              </w:rPr>
            </w:pPr>
            <w:r>
              <w:rPr>
                <w:rFonts w:ascii="Arial" w:hAnsi="Arial" w:cs="Arial"/>
                <w:sz w:val="22"/>
                <w:szCs w:val="22"/>
              </w:rPr>
              <w:t>771</w:t>
            </w:r>
          </w:p>
        </w:tc>
        <w:tc>
          <w:tcPr>
            <w:tcW w:w="1375" w:type="dxa"/>
          </w:tcPr>
          <w:p w14:paraId="0833D067" w14:textId="530D2DAC" w:rsidR="006F5ED8" w:rsidRPr="00E702D1" w:rsidRDefault="006F5ED8" w:rsidP="00FD703E">
            <w:pPr>
              <w:rPr>
                <w:rFonts w:ascii="Arial" w:hAnsi="Arial" w:cs="Arial"/>
                <w:sz w:val="22"/>
                <w:szCs w:val="22"/>
              </w:rPr>
            </w:pPr>
            <w:r>
              <w:rPr>
                <w:rFonts w:ascii="Arial" w:hAnsi="Arial" w:cs="Arial"/>
                <w:sz w:val="22"/>
                <w:szCs w:val="22"/>
              </w:rPr>
              <w:t>0.83</w:t>
            </w:r>
          </w:p>
        </w:tc>
        <w:tc>
          <w:tcPr>
            <w:tcW w:w="1375" w:type="dxa"/>
          </w:tcPr>
          <w:p w14:paraId="4C1AB3D0" w14:textId="6563B81D" w:rsidR="006F5ED8" w:rsidRPr="00E702D1" w:rsidRDefault="006F5ED8" w:rsidP="00FD703E">
            <w:pPr>
              <w:rPr>
                <w:rFonts w:ascii="Arial" w:hAnsi="Arial" w:cs="Arial"/>
                <w:sz w:val="22"/>
                <w:szCs w:val="22"/>
              </w:rPr>
            </w:pPr>
            <w:r>
              <w:rPr>
                <w:rFonts w:ascii="Arial" w:hAnsi="Arial" w:cs="Arial"/>
                <w:sz w:val="22"/>
                <w:szCs w:val="22"/>
              </w:rPr>
              <w:t>3,532</w:t>
            </w:r>
          </w:p>
        </w:tc>
        <w:tc>
          <w:tcPr>
            <w:tcW w:w="1375" w:type="dxa"/>
          </w:tcPr>
          <w:p w14:paraId="46CEC03B" w14:textId="4F340887" w:rsidR="006F5ED8" w:rsidRPr="00E702D1" w:rsidRDefault="006F5ED8" w:rsidP="00FD703E">
            <w:pPr>
              <w:rPr>
                <w:rFonts w:ascii="Arial" w:hAnsi="Arial" w:cs="Arial"/>
                <w:sz w:val="22"/>
                <w:szCs w:val="22"/>
              </w:rPr>
            </w:pPr>
            <w:r>
              <w:rPr>
                <w:rFonts w:ascii="Arial" w:hAnsi="Arial" w:cs="Arial"/>
                <w:sz w:val="22"/>
                <w:szCs w:val="22"/>
              </w:rPr>
              <w:t>4.04 (3.03, 5.07)</w:t>
            </w:r>
          </w:p>
        </w:tc>
        <w:tc>
          <w:tcPr>
            <w:tcW w:w="1375" w:type="dxa"/>
          </w:tcPr>
          <w:p w14:paraId="2702B437" w14:textId="46B50228" w:rsidR="006F5ED8" w:rsidRPr="00E702D1" w:rsidRDefault="006F5ED8" w:rsidP="00FD703E">
            <w:pPr>
              <w:rPr>
                <w:rFonts w:ascii="Arial" w:hAnsi="Arial" w:cs="Arial"/>
                <w:sz w:val="22"/>
                <w:szCs w:val="22"/>
              </w:rPr>
            </w:pPr>
            <w:r w:rsidRPr="00E702D1">
              <w:rPr>
                <w:rFonts w:ascii="Arial" w:hAnsi="Arial" w:cs="Arial"/>
                <w:b/>
                <w:bCs/>
                <w:sz w:val="22"/>
                <w:szCs w:val="22"/>
              </w:rPr>
              <w:t>&lt;0.001</w:t>
            </w:r>
          </w:p>
        </w:tc>
      </w:tr>
      <w:tr w:rsidR="006F5ED8" w14:paraId="47E5ECDB" w14:textId="77777777" w:rsidTr="006F5ED8">
        <w:tc>
          <w:tcPr>
            <w:tcW w:w="1375" w:type="dxa"/>
          </w:tcPr>
          <w:p w14:paraId="7C043E55" w14:textId="0CFE31DF" w:rsidR="006F5ED8" w:rsidRPr="00E702D1" w:rsidRDefault="006F5ED8" w:rsidP="00FD703E">
            <w:pPr>
              <w:rPr>
                <w:rFonts w:ascii="Arial" w:hAnsi="Arial" w:cs="Arial"/>
                <w:i/>
                <w:iCs/>
                <w:sz w:val="22"/>
                <w:szCs w:val="22"/>
              </w:rPr>
            </w:pPr>
            <w:r w:rsidRPr="00E702D1">
              <w:rPr>
                <w:rFonts w:ascii="Arial" w:hAnsi="Arial" w:cs="Arial"/>
                <w:i/>
                <w:iCs/>
                <w:sz w:val="22"/>
                <w:szCs w:val="22"/>
              </w:rPr>
              <w:t>Peripheral Vascular Disease</w:t>
            </w:r>
          </w:p>
        </w:tc>
        <w:tc>
          <w:tcPr>
            <w:tcW w:w="1375" w:type="dxa"/>
          </w:tcPr>
          <w:p w14:paraId="49D8445B" w14:textId="1A3D97D6" w:rsidR="006F5ED8" w:rsidRPr="00E702D1" w:rsidRDefault="006F5ED8" w:rsidP="00FD703E">
            <w:pPr>
              <w:rPr>
                <w:rFonts w:ascii="Arial" w:hAnsi="Arial" w:cs="Arial"/>
                <w:sz w:val="22"/>
                <w:szCs w:val="22"/>
              </w:rPr>
            </w:pPr>
            <w:r>
              <w:rPr>
                <w:rFonts w:ascii="Arial" w:hAnsi="Arial" w:cs="Arial"/>
                <w:sz w:val="22"/>
                <w:szCs w:val="22"/>
              </w:rPr>
              <w:t>0.06</w:t>
            </w:r>
          </w:p>
        </w:tc>
        <w:tc>
          <w:tcPr>
            <w:tcW w:w="1375" w:type="dxa"/>
          </w:tcPr>
          <w:p w14:paraId="5C5EF180" w14:textId="1CCDDD41" w:rsidR="006F5ED8" w:rsidRPr="00E702D1" w:rsidRDefault="006F5ED8" w:rsidP="00FD703E">
            <w:pPr>
              <w:rPr>
                <w:rFonts w:ascii="Arial" w:hAnsi="Arial" w:cs="Arial"/>
                <w:sz w:val="22"/>
                <w:szCs w:val="22"/>
              </w:rPr>
            </w:pPr>
            <w:r>
              <w:rPr>
                <w:rFonts w:ascii="Arial" w:hAnsi="Arial" w:cs="Arial"/>
                <w:sz w:val="22"/>
                <w:szCs w:val="22"/>
              </w:rPr>
              <w:t>176</w:t>
            </w:r>
          </w:p>
        </w:tc>
        <w:tc>
          <w:tcPr>
            <w:tcW w:w="1375" w:type="dxa"/>
          </w:tcPr>
          <w:p w14:paraId="08C32C1B" w14:textId="69F9A3F4" w:rsidR="006F5ED8" w:rsidRPr="00E702D1" w:rsidRDefault="006F5ED8" w:rsidP="00FD703E">
            <w:pPr>
              <w:rPr>
                <w:rFonts w:ascii="Arial" w:hAnsi="Arial" w:cs="Arial"/>
                <w:sz w:val="22"/>
                <w:szCs w:val="22"/>
              </w:rPr>
            </w:pPr>
            <w:r>
              <w:rPr>
                <w:rFonts w:ascii="Arial" w:hAnsi="Arial" w:cs="Arial"/>
                <w:sz w:val="22"/>
                <w:szCs w:val="22"/>
              </w:rPr>
              <w:t>0.21</w:t>
            </w:r>
          </w:p>
        </w:tc>
        <w:tc>
          <w:tcPr>
            <w:tcW w:w="1375" w:type="dxa"/>
          </w:tcPr>
          <w:p w14:paraId="066E832C" w14:textId="208145ED" w:rsidR="006F5ED8" w:rsidRPr="00E702D1" w:rsidRDefault="006F5ED8" w:rsidP="00FD703E">
            <w:pPr>
              <w:rPr>
                <w:rFonts w:ascii="Arial" w:hAnsi="Arial" w:cs="Arial"/>
                <w:sz w:val="22"/>
                <w:szCs w:val="22"/>
              </w:rPr>
            </w:pPr>
            <w:r>
              <w:rPr>
                <w:rFonts w:ascii="Arial" w:hAnsi="Arial" w:cs="Arial"/>
                <w:sz w:val="22"/>
                <w:szCs w:val="22"/>
              </w:rPr>
              <w:t>939</w:t>
            </w:r>
          </w:p>
        </w:tc>
        <w:tc>
          <w:tcPr>
            <w:tcW w:w="1375" w:type="dxa"/>
          </w:tcPr>
          <w:p w14:paraId="427FC181" w14:textId="3A2876AE" w:rsidR="006F5ED8" w:rsidRPr="00E702D1" w:rsidRDefault="006F5ED8" w:rsidP="00FD703E">
            <w:pPr>
              <w:rPr>
                <w:rFonts w:ascii="Arial" w:hAnsi="Arial" w:cs="Arial"/>
                <w:sz w:val="22"/>
                <w:szCs w:val="22"/>
              </w:rPr>
            </w:pPr>
            <w:r>
              <w:rPr>
                <w:rFonts w:ascii="Arial" w:hAnsi="Arial" w:cs="Arial"/>
                <w:sz w:val="22"/>
                <w:szCs w:val="22"/>
              </w:rPr>
              <w:t>5.27 (4.19, 6.36)</w:t>
            </w:r>
          </w:p>
        </w:tc>
        <w:tc>
          <w:tcPr>
            <w:tcW w:w="1375" w:type="dxa"/>
          </w:tcPr>
          <w:p w14:paraId="42AED31E" w14:textId="2920990A" w:rsidR="006F5ED8" w:rsidRPr="00E702D1" w:rsidRDefault="006F5ED8" w:rsidP="00FD703E">
            <w:pPr>
              <w:rPr>
                <w:rFonts w:ascii="Arial" w:hAnsi="Arial" w:cs="Arial"/>
                <w:sz w:val="22"/>
                <w:szCs w:val="22"/>
              </w:rPr>
            </w:pPr>
            <w:r w:rsidRPr="00E702D1">
              <w:rPr>
                <w:rFonts w:ascii="Arial" w:hAnsi="Arial" w:cs="Arial"/>
                <w:b/>
                <w:bCs/>
                <w:sz w:val="22"/>
                <w:szCs w:val="22"/>
              </w:rPr>
              <w:t>&lt;0.001</w:t>
            </w:r>
          </w:p>
        </w:tc>
      </w:tr>
      <w:tr w:rsidR="006F5ED8" w14:paraId="79CB4249" w14:textId="77777777" w:rsidTr="006F5ED8">
        <w:tc>
          <w:tcPr>
            <w:tcW w:w="1375" w:type="dxa"/>
          </w:tcPr>
          <w:p w14:paraId="5ABC67EC" w14:textId="7321A429" w:rsidR="006F5ED8" w:rsidRPr="00E702D1" w:rsidRDefault="006F5ED8" w:rsidP="00FD703E">
            <w:pPr>
              <w:rPr>
                <w:rFonts w:ascii="Arial" w:hAnsi="Arial" w:cs="Arial"/>
                <w:i/>
                <w:iCs/>
                <w:sz w:val="22"/>
                <w:szCs w:val="22"/>
              </w:rPr>
            </w:pPr>
            <w:r w:rsidRPr="00E702D1">
              <w:rPr>
                <w:rFonts w:ascii="Arial" w:hAnsi="Arial" w:cs="Arial"/>
                <w:i/>
                <w:iCs/>
                <w:sz w:val="22"/>
                <w:szCs w:val="22"/>
              </w:rPr>
              <w:t>Trauma</w:t>
            </w:r>
          </w:p>
        </w:tc>
        <w:tc>
          <w:tcPr>
            <w:tcW w:w="1375" w:type="dxa"/>
          </w:tcPr>
          <w:p w14:paraId="08EBA4D3" w14:textId="5D687F54" w:rsidR="006F5ED8" w:rsidRPr="00E702D1" w:rsidRDefault="006F5ED8" w:rsidP="00FD703E">
            <w:pPr>
              <w:rPr>
                <w:rFonts w:ascii="Arial" w:hAnsi="Arial" w:cs="Arial"/>
                <w:sz w:val="22"/>
                <w:szCs w:val="22"/>
              </w:rPr>
            </w:pPr>
            <w:r w:rsidRPr="00E702D1">
              <w:rPr>
                <w:rFonts w:ascii="Arial" w:hAnsi="Arial" w:cs="Arial"/>
                <w:sz w:val="22"/>
                <w:szCs w:val="22"/>
              </w:rPr>
              <w:t>0.02</w:t>
            </w:r>
          </w:p>
        </w:tc>
        <w:tc>
          <w:tcPr>
            <w:tcW w:w="1375" w:type="dxa"/>
          </w:tcPr>
          <w:p w14:paraId="250BB4C7" w14:textId="22B2C8F8" w:rsidR="006F5ED8" w:rsidRPr="00E702D1" w:rsidRDefault="006F5ED8" w:rsidP="00FD703E">
            <w:pPr>
              <w:rPr>
                <w:rFonts w:ascii="Arial" w:hAnsi="Arial" w:cs="Arial"/>
                <w:sz w:val="22"/>
                <w:szCs w:val="22"/>
              </w:rPr>
            </w:pPr>
            <w:r>
              <w:rPr>
                <w:rFonts w:ascii="Arial" w:hAnsi="Arial" w:cs="Arial"/>
                <w:sz w:val="22"/>
                <w:szCs w:val="22"/>
              </w:rPr>
              <w:t>55</w:t>
            </w:r>
          </w:p>
        </w:tc>
        <w:tc>
          <w:tcPr>
            <w:tcW w:w="1375" w:type="dxa"/>
          </w:tcPr>
          <w:p w14:paraId="531EEF32" w14:textId="6D15D9C7" w:rsidR="006F5ED8" w:rsidRPr="00E702D1" w:rsidRDefault="006F5ED8" w:rsidP="00FD703E">
            <w:pPr>
              <w:rPr>
                <w:rFonts w:ascii="Arial" w:hAnsi="Arial" w:cs="Arial"/>
                <w:sz w:val="22"/>
                <w:szCs w:val="22"/>
              </w:rPr>
            </w:pPr>
            <w:r>
              <w:rPr>
                <w:rFonts w:ascii="Arial" w:hAnsi="Arial" w:cs="Arial"/>
                <w:sz w:val="22"/>
                <w:szCs w:val="22"/>
              </w:rPr>
              <w:t>0.06</w:t>
            </w:r>
          </w:p>
        </w:tc>
        <w:tc>
          <w:tcPr>
            <w:tcW w:w="1375" w:type="dxa"/>
          </w:tcPr>
          <w:p w14:paraId="2EF53815" w14:textId="77DD714E" w:rsidR="006F5ED8" w:rsidRPr="00E702D1" w:rsidRDefault="006F5ED8" w:rsidP="00FD703E">
            <w:pPr>
              <w:rPr>
                <w:rFonts w:ascii="Arial" w:hAnsi="Arial" w:cs="Arial"/>
                <w:sz w:val="22"/>
                <w:szCs w:val="22"/>
              </w:rPr>
            </w:pPr>
            <w:r>
              <w:rPr>
                <w:rFonts w:ascii="Arial" w:hAnsi="Arial" w:cs="Arial"/>
                <w:sz w:val="22"/>
                <w:szCs w:val="22"/>
              </w:rPr>
              <w:t>281</w:t>
            </w:r>
          </w:p>
        </w:tc>
        <w:tc>
          <w:tcPr>
            <w:tcW w:w="1375" w:type="dxa"/>
          </w:tcPr>
          <w:p w14:paraId="64CB2203" w14:textId="590B70EA" w:rsidR="006F5ED8" w:rsidRPr="00E702D1" w:rsidRDefault="006F5ED8" w:rsidP="00FD703E">
            <w:pPr>
              <w:rPr>
                <w:rFonts w:ascii="Arial" w:hAnsi="Arial" w:cs="Arial"/>
                <w:sz w:val="22"/>
                <w:szCs w:val="22"/>
              </w:rPr>
            </w:pPr>
            <w:r>
              <w:rPr>
                <w:rFonts w:ascii="Arial" w:hAnsi="Arial" w:cs="Arial"/>
                <w:sz w:val="22"/>
                <w:szCs w:val="22"/>
              </w:rPr>
              <w:t>6.85 (5.09, 8.64)</w:t>
            </w:r>
          </w:p>
        </w:tc>
        <w:tc>
          <w:tcPr>
            <w:tcW w:w="1375" w:type="dxa"/>
          </w:tcPr>
          <w:p w14:paraId="61D66AC7" w14:textId="629BECAC" w:rsidR="006F5ED8" w:rsidRPr="00E702D1" w:rsidRDefault="006F5ED8" w:rsidP="00FD703E">
            <w:pPr>
              <w:rPr>
                <w:rFonts w:ascii="Arial" w:hAnsi="Arial" w:cs="Arial"/>
                <w:sz w:val="22"/>
                <w:szCs w:val="22"/>
              </w:rPr>
            </w:pPr>
            <w:r w:rsidRPr="00E702D1">
              <w:rPr>
                <w:rFonts w:ascii="Arial" w:hAnsi="Arial" w:cs="Arial"/>
                <w:b/>
                <w:bCs/>
                <w:sz w:val="22"/>
                <w:szCs w:val="22"/>
              </w:rPr>
              <w:t>&lt;0.001</w:t>
            </w:r>
          </w:p>
        </w:tc>
      </w:tr>
      <w:tr w:rsidR="006F5ED8" w14:paraId="35B66B6B" w14:textId="77777777" w:rsidTr="006F5ED8">
        <w:tc>
          <w:tcPr>
            <w:tcW w:w="1375" w:type="dxa"/>
          </w:tcPr>
          <w:p w14:paraId="05BADD3D" w14:textId="211B9E81" w:rsidR="006F5ED8" w:rsidRPr="00E702D1" w:rsidRDefault="006F5ED8" w:rsidP="00FD703E">
            <w:pPr>
              <w:rPr>
                <w:rFonts w:ascii="Arial" w:hAnsi="Arial" w:cs="Arial"/>
                <w:i/>
                <w:iCs/>
                <w:sz w:val="22"/>
                <w:szCs w:val="22"/>
              </w:rPr>
            </w:pPr>
            <w:r w:rsidRPr="00E702D1">
              <w:rPr>
                <w:rFonts w:ascii="Arial" w:hAnsi="Arial" w:cs="Arial"/>
                <w:i/>
                <w:iCs/>
                <w:sz w:val="22"/>
                <w:szCs w:val="22"/>
              </w:rPr>
              <w:t>Decubitus Ulcer</w:t>
            </w:r>
          </w:p>
        </w:tc>
        <w:tc>
          <w:tcPr>
            <w:tcW w:w="1375" w:type="dxa"/>
          </w:tcPr>
          <w:p w14:paraId="6CC6243B" w14:textId="6C7BABF5" w:rsidR="006F5ED8" w:rsidRPr="00E702D1" w:rsidRDefault="006F5ED8" w:rsidP="00FD703E">
            <w:pPr>
              <w:rPr>
                <w:rFonts w:ascii="Arial" w:hAnsi="Arial" w:cs="Arial"/>
                <w:sz w:val="22"/>
                <w:szCs w:val="22"/>
              </w:rPr>
            </w:pPr>
            <w:r w:rsidRPr="00E702D1">
              <w:rPr>
                <w:rFonts w:ascii="Arial" w:hAnsi="Arial" w:cs="Arial"/>
                <w:sz w:val="22"/>
                <w:szCs w:val="22"/>
              </w:rPr>
              <w:t>0.07</w:t>
            </w:r>
          </w:p>
        </w:tc>
        <w:tc>
          <w:tcPr>
            <w:tcW w:w="1375" w:type="dxa"/>
          </w:tcPr>
          <w:p w14:paraId="53CA4A0F" w14:textId="7A82DED7" w:rsidR="006F5ED8" w:rsidRPr="00E702D1" w:rsidRDefault="006F5ED8" w:rsidP="00FD703E">
            <w:pPr>
              <w:rPr>
                <w:rFonts w:ascii="Arial" w:hAnsi="Arial" w:cs="Arial"/>
                <w:sz w:val="22"/>
                <w:szCs w:val="22"/>
              </w:rPr>
            </w:pPr>
            <w:r>
              <w:rPr>
                <w:rFonts w:ascii="Arial" w:hAnsi="Arial" w:cs="Arial"/>
                <w:sz w:val="22"/>
                <w:szCs w:val="22"/>
              </w:rPr>
              <w:t>210</w:t>
            </w:r>
          </w:p>
        </w:tc>
        <w:tc>
          <w:tcPr>
            <w:tcW w:w="1375" w:type="dxa"/>
          </w:tcPr>
          <w:p w14:paraId="0868D8AF" w14:textId="2A55D300" w:rsidR="006F5ED8" w:rsidRPr="00E702D1" w:rsidRDefault="006F5ED8" w:rsidP="00FD703E">
            <w:pPr>
              <w:rPr>
                <w:rFonts w:ascii="Arial" w:hAnsi="Arial" w:cs="Arial"/>
                <w:sz w:val="22"/>
                <w:szCs w:val="22"/>
              </w:rPr>
            </w:pPr>
            <w:r>
              <w:rPr>
                <w:rFonts w:ascii="Arial" w:hAnsi="Arial" w:cs="Arial"/>
                <w:sz w:val="22"/>
                <w:szCs w:val="22"/>
              </w:rPr>
              <w:t>0.27</w:t>
            </w:r>
          </w:p>
        </w:tc>
        <w:tc>
          <w:tcPr>
            <w:tcW w:w="1375" w:type="dxa"/>
          </w:tcPr>
          <w:p w14:paraId="005BCBC3" w14:textId="3435D4A5" w:rsidR="006F5ED8" w:rsidRPr="00E702D1" w:rsidRDefault="006F5ED8" w:rsidP="00FD703E">
            <w:pPr>
              <w:rPr>
                <w:rFonts w:ascii="Arial" w:hAnsi="Arial" w:cs="Arial"/>
                <w:sz w:val="22"/>
                <w:szCs w:val="22"/>
              </w:rPr>
            </w:pPr>
            <w:r>
              <w:rPr>
                <w:rFonts w:ascii="Arial" w:hAnsi="Arial" w:cs="Arial"/>
                <w:sz w:val="22"/>
                <w:szCs w:val="22"/>
              </w:rPr>
              <w:t>1,210</w:t>
            </w:r>
          </w:p>
        </w:tc>
        <w:tc>
          <w:tcPr>
            <w:tcW w:w="1375" w:type="dxa"/>
          </w:tcPr>
          <w:p w14:paraId="394D5E9B" w14:textId="16EB2EED" w:rsidR="006F5ED8" w:rsidRPr="00E702D1" w:rsidRDefault="006F5ED8" w:rsidP="00FD703E">
            <w:pPr>
              <w:rPr>
                <w:rFonts w:ascii="Arial" w:hAnsi="Arial" w:cs="Arial"/>
                <w:sz w:val="22"/>
                <w:szCs w:val="22"/>
              </w:rPr>
            </w:pPr>
            <w:r>
              <w:rPr>
                <w:rFonts w:ascii="Arial" w:hAnsi="Arial" w:cs="Arial"/>
                <w:sz w:val="22"/>
                <w:szCs w:val="22"/>
              </w:rPr>
              <w:t>6.17 (5.32, 7.04)</w:t>
            </w:r>
          </w:p>
        </w:tc>
        <w:tc>
          <w:tcPr>
            <w:tcW w:w="1375" w:type="dxa"/>
          </w:tcPr>
          <w:p w14:paraId="113EEA7D" w14:textId="12D36CBC" w:rsidR="006F5ED8" w:rsidRPr="00E702D1" w:rsidRDefault="006F5ED8" w:rsidP="00FD703E">
            <w:pPr>
              <w:rPr>
                <w:rFonts w:ascii="Arial" w:hAnsi="Arial" w:cs="Arial"/>
                <w:sz w:val="22"/>
                <w:szCs w:val="22"/>
              </w:rPr>
            </w:pPr>
            <w:r w:rsidRPr="00E702D1">
              <w:rPr>
                <w:rFonts w:ascii="Arial" w:hAnsi="Arial" w:cs="Arial"/>
                <w:b/>
                <w:bCs/>
                <w:sz w:val="22"/>
                <w:szCs w:val="22"/>
              </w:rPr>
              <w:t>&lt;0.001</w:t>
            </w:r>
          </w:p>
        </w:tc>
      </w:tr>
    </w:tbl>
    <w:p w14:paraId="32961807" w14:textId="08A636B7" w:rsidR="00A03763" w:rsidRPr="00A03763" w:rsidRDefault="00A17BB5" w:rsidP="00FD703E">
      <w:pPr>
        <w:spacing w:after="0" w:line="240" w:lineRule="auto"/>
        <w:rPr>
          <w:rFonts w:ascii="Arial" w:hAnsi="Arial" w:cs="Arial"/>
        </w:rPr>
      </w:pPr>
      <w:r>
        <w:rPr>
          <w:rFonts w:ascii="Arial" w:hAnsi="Arial" w:cs="Arial"/>
        </w:rPr>
        <w:t xml:space="preserve">All values for </w:t>
      </w:r>
      <w:r w:rsidR="00B61A33">
        <w:rPr>
          <w:rFonts w:ascii="Arial" w:hAnsi="Arial" w:cs="Arial"/>
        </w:rPr>
        <w:t xml:space="preserve">overall, sex-stratified, </w:t>
      </w:r>
      <w:r w:rsidR="000B4127">
        <w:rPr>
          <w:rFonts w:ascii="Arial" w:hAnsi="Arial" w:cs="Arial"/>
        </w:rPr>
        <w:t xml:space="preserve">race/ethnicity-stratified, </w:t>
      </w:r>
      <w:r w:rsidR="00D71F39">
        <w:rPr>
          <w:rFonts w:ascii="Arial" w:hAnsi="Arial" w:cs="Arial"/>
        </w:rPr>
        <w:t xml:space="preserve">and age-stratified trends were </w:t>
      </w:r>
      <w:r w:rsidR="00FA1157">
        <w:rPr>
          <w:rFonts w:ascii="Arial" w:hAnsi="Arial" w:cs="Arial"/>
        </w:rPr>
        <w:t xml:space="preserve">computed considering osteomyelitis as </w:t>
      </w:r>
      <w:r w:rsidR="003D3068">
        <w:rPr>
          <w:rFonts w:ascii="Arial" w:hAnsi="Arial" w:cs="Arial"/>
        </w:rPr>
        <w:t xml:space="preserve">solely </w:t>
      </w:r>
      <w:r w:rsidR="00FA1157">
        <w:rPr>
          <w:rFonts w:ascii="Arial" w:hAnsi="Arial" w:cs="Arial"/>
        </w:rPr>
        <w:t xml:space="preserve">the underlying cause of death, while </w:t>
      </w:r>
      <w:r w:rsidR="005B7E8C">
        <w:rPr>
          <w:rFonts w:ascii="Arial" w:hAnsi="Arial" w:cs="Arial"/>
        </w:rPr>
        <w:t>comorbidity</w:t>
      </w:r>
      <w:r w:rsidR="00106C9E">
        <w:rPr>
          <w:rFonts w:ascii="Arial" w:hAnsi="Arial" w:cs="Arial"/>
        </w:rPr>
        <w:t xml:space="preserve">-stratified trends were collected </w:t>
      </w:r>
      <w:r w:rsidR="006C65C3">
        <w:rPr>
          <w:rFonts w:ascii="Arial" w:hAnsi="Arial" w:cs="Arial"/>
        </w:rPr>
        <w:t>considering osteomyelitis as a</w:t>
      </w:r>
      <w:r w:rsidR="000D7DEB">
        <w:rPr>
          <w:rFonts w:ascii="Arial" w:hAnsi="Arial" w:cs="Arial"/>
        </w:rPr>
        <w:t xml:space="preserve">ny contributing cause of death. </w:t>
      </w:r>
      <w:r w:rsidR="003420FC">
        <w:rPr>
          <w:rFonts w:ascii="Arial" w:hAnsi="Arial" w:cs="Arial"/>
        </w:rPr>
        <w:t xml:space="preserve">AAMR = </w:t>
      </w:r>
      <w:r w:rsidR="000815CE">
        <w:rPr>
          <w:rFonts w:ascii="Arial" w:hAnsi="Arial" w:cs="Arial"/>
        </w:rPr>
        <w:t xml:space="preserve">age-adjusted mortality rate; </w:t>
      </w:r>
      <w:r w:rsidR="00B76B21">
        <w:rPr>
          <w:rFonts w:ascii="Arial" w:hAnsi="Arial" w:cs="Arial"/>
        </w:rPr>
        <w:t xml:space="preserve">APC = </w:t>
      </w:r>
      <w:r w:rsidR="006556C0">
        <w:rPr>
          <w:rFonts w:ascii="Arial" w:hAnsi="Arial" w:cs="Arial"/>
        </w:rPr>
        <w:t>annual percent change</w:t>
      </w:r>
      <w:r w:rsidR="00373DD1">
        <w:rPr>
          <w:rFonts w:ascii="Arial" w:hAnsi="Arial" w:cs="Arial"/>
        </w:rPr>
        <w:t xml:space="preserve">; 95% CI = 95% confidence interval. </w:t>
      </w:r>
      <w:r w:rsidR="006C65C3">
        <w:rPr>
          <w:rFonts w:ascii="Arial" w:hAnsi="Arial" w:cs="Arial"/>
        </w:rPr>
        <w:t xml:space="preserve"> </w:t>
      </w:r>
      <w:r w:rsidR="00FA1157">
        <w:rPr>
          <w:rFonts w:ascii="Arial" w:hAnsi="Arial" w:cs="Arial"/>
        </w:rPr>
        <w:t xml:space="preserve"> </w:t>
      </w:r>
      <w:r w:rsidR="00A42522">
        <w:rPr>
          <w:rFonts w:ascii="Arial" w:hAnsi="Arial" w:cs="Arial"/>
        </w:rPr>
        <w:t xml:space="preserve"> </w:t>
      </w:r>
    </w:p>
    <w:sectPr w:rsidR="00A03763" w:rsidRPr="00A03763" w:rsidSect="00A06BCA">
      <w:footerReference w:type="even" r:id="rId7"/>
      <w:footerReference w:type="default" r:id="rId8"/>
      <w:pgSz w:w="12240" w:h="15840"/>
      <w:pgMar w:top="1440" w:right="1440" w:bottom="1440" w:left="1440" w:header="720" w:footer="720" w:gutter="0"/>
      <w:lnNumType w:countBy="1" w:restart="continuous"/>
      <w:cols w:space="720"/>
      <w:docGrid w:linePitch="360"/>
      <w:sectPrChange w:id="64" w:author="Sanaka, Krishna" w:date="2025-11-17T12:43:00Z" w16du:dateUtc="2025-11-17T17:43:00Z">
        <w:sectPr w:rsidR="00A03763" w:rsidRPr="00A03763" w:rsidSect="00A06BCA">
          <w:pgMar w:top="1440" w:right="1440" w:bottom="1440" w:left="1440" w:header="720" w:footer="720" w:gutter="0"/>
          <w:lnNumType w:countBy="0" w:restart="newPage"/>
        </w:sectPr>
      </w:sectPrChang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976C86" w14:textId="77777777" w:rsidR="006C32C4" w:rsidRDefault="006C32C4" w:rsidP="008A7E64">
      <w:pPr>
        <w:spacing w:after="0" w:line="240" w:lineRule="auto"/>
      </w:pPr>
      <w:r>
        <w:separator/>
      </w:r>
    </w:p>
  </w:endnote>
  <w:endnote w:type="continuationSeparator" w:id="0">
    <w:p w14:paraId="01BBB62F" w14:textId="77777777" w:rsidR="006C32C4" w:rsidRDefault="006C32C4" w:rsidP="008A7E6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ustomXmlInsRangeStart w:id="48" w:author="Sanaka, Krishna" w:date="2025-11-17T13:54:00Z"/>
  <w:sdt>
    <w:sdtPr>
      <w:rPr>
        <w:rStyle w:val="PageNumber"/>
      </w:rPr>
      <w:id w:val="-837387098"/>
      <w:docPartObj>
        <w:docPartGallery w:val="Page Numbers (Bottom of Page)"/>
        <w:docPartUnique/>
      </w:docPartObj>
    </w:sdtPr>
    <w:sdtContent>
      <w:customXmlInsRangeEnd w:id="48"/>
      <w:p w14:paraId="6144572B" w14:textId="0C289765" w:rsidR="008A7E64" w:rsidRDefault="008A7E64" w:rsidP="00314628">
        <w:pPr>
          <w:pStyle w:val="Footer"/>
          <w:framePr w:wrap="none" w:vAnchor="text" w:hAnchor="margin" w:xAlign="right" w:y="1"/>
          <w:rPr>
            <w:ins w:id="49" w:author="Sanaka, Krishna" w:date="2025-11-17T13:54:00Z" w16du:dateUtc="2025-11-17T18:54:00Z"/>
            <w:rStyle w:val="PageNumber"/>
          </w:rPr>
        </w:pPr>
        <w:ins w:id="50" w:author="Sanaka, Krishna" w:date="2025-11-17T13:54:00Z" w16du:dateUtc="2025-11-17T18:54:00Z">
          <w:r>
            <w:rPr>
              <w:rStyle w:val="PageNumber"/>
            </w:rPr>
            <w:fldChar w:fldCharType="begin"/>
          </w:r>
          <w:r>
            <w:rPr>
              <w:rStyle w:val="PageNumber"/>
            </w:rPr>
            <w:instrText xml:space="preserve"> PAGE </w:instrText>
          </w:r>
          <w:r>
            <w:rPr>
              <w:rStyle w:val="PageNumber"/>
            </w:rPr>
            <w:fldChar w:fldCharType="end"/>
          </w:r>
        </w:ins>
      </w:p>
      <w:customXmlInsRangeStart w:id="51" w:author="Sanaka, Krishna" w:date="2025-11-17T13:54:00Z"/>
    </w:sdtContent>
  </w:sdt>
  <w:customXmlInsRangeEnd w:id="51"/>
  <w:p w14:paraId="0C4F823F" w14:textId="77777777" w:rsidR="008A7E64" w:rsidRDefault="008A7E64">
    <w:pPr>
      <w:pStyle w:val="Footer"/>
      <w:ind w:right="360"/>
      <w:pPrChange w:id="52" w:author="Sanaka, Krishna" w:date="2025-11-17T13:54:00Z" w16du:dateUtc="2025-11-17T18:54:00Z">
        <w:pPr>
          <w:pStyle w:val="Footer"/>
        </w:pPr>
      </w:pPrChan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ustomXmlInsRangeStart w:id="53" w:author="Sanaka, Krishna" w:date="2025-11-17T13:54:00Z"/>
  <w:sdt>
    <w:sdtPr>
      <w:rPr>
        <w:rStyle w:val="PageNumber"/>
      </w:rPr>
      <w:id w:val="1832799583"/>
      <w:docPartObj>
        <w:docPartGallery w:val="Page Numbers (Bottom of Page)"/>
        <w:docPartUnique/>
      </w:docPartObj>
    </w:sdtPr>
    <w:sdtContent>
      <w:customXmlInsRangeEnd w:id="53"/>
      <w:p w14:paraId="6218F20F" w14:textId="2630EF6B" w:rsidR="008A7E64" w:rsidRDefault="008A7E64" w:rsidP="00314628">
        <w:pPr>
          <w:pStyle w:val="Footer"/>
          <w:framePr w:wrap="none" w:vAnchor="text" w:hAnchor="margin" w:xAlign="right" w:y="1"/>
          <w:rPr>
            <w:ins w:id="54" w:author="Sanaka, Krishna" w:date="2025-11-17T13:54:00Z" w16du:dateUtc="2025-11-17T18:54:00Z"/>
            <w:rStyle w:val="PageNumber"/>
          </w:rPr>
        </w:pPr>
        <w:ins w:id="55" w:author="Sanaka, Krishna" w:date="2025-11-17T13:54:00Z" w16du:dateUtc="2025-11-17T18:54:00Z">
          <w:r w:rsidRPr="008A7E64">
            <w:rPr>
              <w:rStyle w:val="PageNumber"/>
              <w:rFonts w:ascii="Arial" w:hAnsi="Arial" w:cs="Arial"/>
              <w:rPrChange w:id="56" w:author="Sanaka, Krishna" w:date="2025-11-17T13:55:00Z" w16du:dateUtc="2025-11-17T18:55:00Z">
                <w:rPr>
                  <w:rStyle w:val="PageNumber"/>
                </w:rPr>
              </w:rPrChange>
            </w:rPr>
            <w:fldChar w:fldCharType="begin"/>
          </w:r>
          <w:r w:rsidRPr="008A7E64">
            <w:rPr>
              <w:rStyle w:val="PageNumber"/>
              <w:rFonts w:ascii="Arial" w:hAnsi="Arial" w:cs="Arial"/>
              <w:rPrChange w:id="57" w:author="Sanaka, Krishna" w:date="2025-11-17T13:55:00Z" w16du:dateUtc="2025-11-17T18:55:00Z">
                <w:rPr>
                  <w:rStyle w:val="PageNumber"/>
                </w:rPr>
              </w:rPrChange>
            </w:rPr>
            <w:instrText xml:space="preserve"> PAGE </w:instrText>
          </w:r>
        </w:ins>
        <w:r w:rsidRPr="008A7E64">
          <w:rPr>
            <w:rStyle w:val="PageNumber"/>
            <w:rFonts w:ascii="Arial" w:hAnsi="Arial" w:cs="Arial"/>
            <w:rPrChange w:id="58" w:author="Sanaka, Krishna" w:date="2025-11-17T13:55:00Z" w16du:dateUtc="2025-11-17T18:55:00Z">
              <w:rPr>
                <w:rStyle w:val="PageNumber"/>
              </w:rPr>
            </w:rPrChange>
          </w:rPr>
          <w:fldChar w:fldCharType="separate"/>
        </w:r>
        <w:r w:rsidRPr="008A7E64">
          <w:rPr>
            <w:rStyle w:val="PageNumber"/>
            <w:rFonts w:ascii="Arial" w:hAnsi="Arial" w:cs="Arial"/>
            <w:noProof/>
            <w:rPrChange w:id="59" w:author="Sanaka, Krishna" w:date="2025-11-17T13:55:00Z" w16du:dateUtc="2025-11-17T18:55:00Z">
              <w:rPr>
                <w:rStyle w:val="PageNumber"/>
                <w:noProof/>
              </w:rPr>
            </w:rPrChange>
          </w:rPr>
          <w:t>5</w:t>
        </w:r>
        <w:ins w:id="60" w:author="Sanaka, Krishna" w:date="2025-11-17T13:54:00Z" w16du:dateUtc="2025-11-17T18:54:00Z">
          <w:r w:rsidRPr="008A7E64">
            <w:rPr>
              <w:rStyle w:val="PageNumber"/>
              <w:rFonts w:ascii="Arial" w:hAnsi="Arial" w:cs="Arial"/>
              <w:rPrChange w:id="61" w:author="Sanaka, Krishna" w:date="2025-11-17T13:55:00Z" w16du:dateUtc="2025-11-17T18:55:00Z">
                <w:rPr>
                  <w:rStyle w:val="PageNumber"/>
                </w:rPr>
              </w:rPrChange>
            </w:rPr>
            <w:fldChar w:fldCharType="end"/>
          </w:r>
        </w:ins>
      </w:p>
      <w:customXmlInsRangeStart w:id="62" w:author="Sanaka, Krishna" w:date="2025-11-17T13:54:00Z"/>
    </w:sdtContent>
  </w:sdt>
  <w:customXmlInsRangeEnd w:id="62"/>
  <w:p w14:paraId="7154ED1A" w14:textId="77777777" w:rsidR="008A7E64" w:rsidRDefault="008A7E64">
    <w:pPr>
      <w:pStyle w:val="Footer"/>
      <w:ind w:right="360"/>
      <w:pPrChange w:id="63" w:author="Sanaka, Krishna" w:date="2025-11-17T13:54:00Z" w16du:dateUtc="2025-11-17T18:54:00Z">
        <w:pPr>
          <w:pStyle w:val="Footer"/>
        </w:pPr>
      </w:pPrChan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E7529B" w14:textId="77777777" w:rsidR="006C32C4" w:rsidRDefault="006C32C4" w:rsidP="008A7E64">
      <w:pPr>
        <w:spacing w:after="0" w:line="240" w:lineRule="auto"/>
      </w:pPr>
      <w:r>
        <w:separator/>
      </w:r>
    </w:p>
  </w:footnote>
  <w:footnote w:type="continuationSeparator" w:id="0">
    <w:p w14:paraId="7318B771" w14:textId="77777777" w:rsidR="006C32C4" w:rsidRDefault="006C32C4" w:rsidP="008A7E6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52B727B"/>
    <w:multiLevelType w:val="hybridMultilevel"/>
    <w:tmpl w:val="6EE2485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63156450">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anaka, Krishna">
    <w15:presenceInfo w15:providerId="AD" w15:userId="S::KSANAKA@emory.edu::c298281a-8773-4c86-8bd6-58d5948b35f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1"/>
  <w:proofState w:spelling="clean" w:grammar="clean"/>
  <w:trackRevision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570B"/>
    <w:rsid w:val="000001A2"/>
    <w:rsid w:val="000021B9"/>
    <w:rsid w:val="00003581"/>
    <w:rsid w:val="00003788"/>
    <w:rsid w:val="00004B90"/>
    <w:rsid w:val="00004DB7"/>
    <w:rsid w:val="00005999"/>
    <w:rsid w:val="00011330"/>
    <w:rsid w:val="0001183B"/>
    <w:rsid w:val="00012559"/>
    <w:rsid w:val="00017B09"/>
    <w:rsid w:val="0002244D"/>
    <w:rsid w:val="000232F1"/>
    <w:rsid w:val="00026ED7"/>
    <w:rsid w:val="0002705C"/>
    <w:rsid w:val="00030550"/>
    <w:rsid w:val="000329A1"/>
    <w:rsid w:val="00034202"/>
    <w:rsid w:val="0003482C"/>
    <w:rsid w:val="00037086"/>
    <w:rsid w:val="00037154"/>
    <w:rsid w:val="000407D4"/>
    <w:rsid w:val="0004305F"/>
    <w:rsid w:val="00043363"/>
    <w:rsid w:val="00043E3F"/>
    <w:rsid w:val="00046E34"/>
    <w:rsid w:val="00046F82"/>
    <w:rsid w:val="00052CDB"/>
    <w:rsid w:val="00057004"/>
    <w:rsid w:val="00060231"/>
    <w:rsid w:val="00063ACA"/>
    <w:rsid w:val="00064AC2"/>
    <w:rsid w:val="00065469"/>
    <w:rsid w:val="000713FC"/>
    <w:rsid w:val="000800B9"/>
    <w:rsid w:val="000815CE"/>
    <w:rsid w:val="00081F39"/>
    <w:rsid w:val="00082C5E"/>
    <w:rsid w:val="000853F3"/>
    <w:rsid w:val="0008611B"/>
    <w:rsid w:val="00087040"/>
    <w:rsid w:val="0009075C"/>
    <w:rsid w:val="00090D42"/>
    <w:rsid w:val="000938C1"/>
    <w:rsid w:val="00093908"/>
    <w:rsid w:val="00096341"/>
    <w:rsid w:val="000A0753"/>
    <w:rsid w:val="000A0DDE"/>
    <w:rsid w:val="000A0E77"/>
    <w:rsid w:val="000A1602"/>
    <w:rsid w:val="000A4DD0"/>
    <w:rsid w:val="000B23EE"/>
    <w:rsid w:val="000B3323"/>
    <w:rsid w:val="000B4127"/>
    <w:rsid w:val="000B70A0"/>
    <w:rsid w:val="000C0231"/>
    <w:rsid w:val="000C4944"/>
    <w:rsid w:val="000C5C70"/>
    <w:rsid w:val="000C70B6"/>
    <w:rsid w:val="000D2266"/>
    <w:rsid w:val="000D230D"/>
    <w:rsid w:val="000D5919"/>
    <w:rsid w:val="000D7DEB"/>
    <w:rsid w:val="000E0326"/>
    <w:rsid w:val="000E0F15"/>
    <w:rsid w:val="000E48BE"/>
    <w:rsid w:val="000E5F18"/>
    <w:rsid w:val="000E71CE"/>
    <w:rsid w:val="000F24CD"/>
    <w:rsid w:val="000F3C6E"/>
    <w:rsid w:val="000F684D"/>
    <w:rsid w:val="000F7200"/>
    <w:rsid w:val="000F7B33"/>
    <w:rsid w:val="001002F3"/>
    <w:rsid w:val="00105897"/>
    <w:rsid w:val="00106C9E"/>
    <w:rsid w:val="00107E70"/>
    <w:rsid w:val="001111A0"/>
    <w:rsid w:val="00112C25"/>
    <w:rsid w:val="00113141"/>
    <w:rsid w:val="00115D45"/>
    <w:rsid w:val="00116CED"/>
    <w:rsid w:val="00116CFC"/>
    <w:rsid w:val="00116DB7"/>
    <w:rsid w:val="00122143"/>
    <w:rsid w:val="00126E33"/>
    <w:rsid w:val="00127138"/>
    <w:rsid w:val="00130821"/>
    <w:rsid w:val="0013524C"/>
    <w:rsid w:val="001367CA"/>
    <w:rsid w:val="00141151"/>
    <w:rsid w:val="00141306"/>
    <w:rsid w:val="0014167D"/>
    <w:rsid w:val="00144FDE"/>
    <w:rsid w:val="00150350"/>
    <w:rsid w:val="001517B1"/>
    <w:rsid w:val="00151D82"/>
    <w:rsid w:val="001536D8"/>
    <w:rsid w:val="001540F8"/>
    <w:rsid w:val="001549D8"/>
    <w:rsid w:val="00156CCE"/>
    <w:rsid w:val="00156F32"/>
    <w:rsid w:val="00166220"/>
    <w:rsid w:val="00167DA3"/>
    <w:rsid w:val="00170E73"/>
    <w:rsid w:val="001716DC"/>
    <w:rsid w:val="00171CF9"/>
    <w:rsid w:val="00171F58"/>
    <w:rsid w:val="00171FD1"/>
    <w:rsid w:val="0017474C"/>
    <w:rsid w:val="0017492D"/>
    <w:rsid w:val="00175D8B"/>
    <w:rsid w:val="0018066C"/>
    <w:rsid w:val="00180A2F"/>
    <w:rsid w:val="00185440"/>
    <w:rsid w:val="001863F9"/>
    <w:rsid w:val="001872F9"/>
    <w:rsid w:val="00190F9C"/>
    <w:rsid w:val="0019171D"/>
    <w:rsid w:val="001917AF"/>
    <w:rsid w:val="00196464"/>
    <w:rsid w:val="00196E65"/>
    <w:rsid w:val="00197CE3"/>
    <w:rsid w:val="001A1A32"/>
    <w:rsid w:val="001A1A6E"/>
    <w:rsid w:val="001A2A11"/>
    <w:rsid w:val="001A4EF4"/>
    <w:rsid w:val="001A4F0F"/>
    <w:rsid w:val="001A7C50"/>
    <w:rsid w:val="001B6A77"/>
    <w:rsid w:val="001C3823"/>
    <w:rsid w:val="001C524A"/>
    <w:rsid w:val="001E08DF"/>
    <w:rsid w:val="001E0E37"/>
    <w:rsid w:val="001E0E4D"/>
    <w:rsid w:val="001E16F1"/>
    <w:rsid w:val="001E1E02"/>
    <w:rsid w:val="001E2913"/>
    <w:rsid w:val="001E4A2D"/>
    <w:rsid w:val="001E6F98"/>
    <w:rsid w:val="001F01CD"/>
    <w:rsid w:val="001F0860"/>
    <w:rsid w:val="001F117B"/>
    <w:rsid w:val="001F3A48"/>
    <w:rsid w:val="001F58D7"/>
    <w:rsid w:val="001F7439"/>
    <w:rsid w:val="00200394"/>
    <w:rsid w:val="0020179F"/>
    <w:rsid w:val="00203DD4"/>
    <w:rsid w:val="002043DF"/>
    <w:rsid w:val="0020501A"/>
    <w:rsid w:val="00210A2E"/>
    <w:rsid w:val="00211886"/>
    <w:rsid w:val="00211D48"/>
    <w:rsid w:val="002216F1"/>
    <w:rsid w:val="002323B0"/>
    <w:rsid w:val="002358BD"/>
    <w:rsid w:val="00235968"/>
    <w:rsid w:val="00245F9B"/>
    <w:rsid w:val="00250C37"/>
    <w:rsid w:val="00254AC4"/>
    <w:rsid w:val="00254BA7"/>
    <w:rsid w:val="0026099C"/>
    <w:rsid w:val="00260EBD"/>
    <w:rsid w:val="002619D3"/>
    <w:rsid w:val="00264CB8"/>
    <w:rsid w:val="0026570B"/>
    <w:rsid w:val="00266718"/>
    <w:rsid w:val="00266D87"/>
    <w:rsid w:val="00267CF7"/>
    <w:rsid w:val="00270207"/>
    <w:rsid w:val="00270591"/>
    <w:rsid w:val="00270F5A"/>
    <w:rsid w:val="00277C56"/>
    <w:rsid w:val="00277EBC"/>
    <w:rsid w:val="002807BC"/>
    <w:rsid w:val="00281B8F"/>
    <w:rsid w:val="00282FF8"/>
    <w:rsid w:val="00287EE0"/>
    <w:rsid w:val="00291BC2"/>
    <w:rsid w:val="00294A8A"/>
    <w:rsid w:val="00295AEB"/>
    <w:rsid w:val="00296231"/>
    <w:rsid w:val="00296876"/>
    <w:rsid w:val="002A1E45"/>
    <w:rsid w:val="002A3F73"/>
    <w:rsid w:val="002A589A"/>
    <w:rsid w:val="002A617F"/>
    <w:rsid w:val="002A7DE2"/>
    <w:rsid w:val="002B1A11"/>
    <w:rsid w:val="002B640F"/>
    <w:rsid w:val="002C5BD9"/>
    <w:rsid w:val="002C6E23"/>
    <w:rsid w:val="002D577E"/>
    <w:rsid w:val="002E1B00"/>
    <w:rsid w:val="002E2695"/>
    <w:rsid w:val="002E4807"/>
    <w:rsid w:val="002E5058"/>
    <w:rsid w:val="002E51B2"/>
    <w:rsid w:val="002E630D"/>
    <w:rsid w:val="002F060F"/>
    <w:rsid w:val="0030033F"/>
    <w:rsid w:val="0030239F"/>
    <w:rsid w:val="003032F3"/>
    <w:rsid w:val="003059F8"/>
    <w:rsid w:val="003064AC"/>
    <w:rsid w:val="00306F7B"/>
    <w:rsid w:val="0031027F"/>
    <w:rsid w:val="00312003"/>
    <w:rsid w:val="00313D52"/>
    <w:rsid w:val="00314DA8"/>
    <w:rsid w:val="003155C7"/>
    <w:rsid w:val="0032414D"/>
    <w:rsid w:val="00327296"/>
    <w:rsid w:val="00333F74"/>
    <w:rsid w:val="00335B6B"/>
    <w:rsid w:val="003372E3"/>
    <w:rsid w:val="00341EA5"/>
    <w:rsid w:val="00341FCC"/>
    <w:rsid w:val="003420FC"/>
    <w:rsid w:val="00342718"/>
    <w:rsid w:val="0034364C"/>
    <w:rsid w:val="00343B6A"/>
    <w:rsid w:val="00351AC6"/>
    <w:rsid w:val="00357A7C"/>
    <w:rsid w:val="00362D7E"/>
    <w:rsid w:val="00366196"/>
    <w:rsid w:val="00370E21"/>
    <w:rsid w:val="00373DD1"/>
    <w:rsid w:val="0037608F"/>
    <w:rsid w:val="0037780C"/>
    <w:rsid w:val="003800C1"/>
    <w:rsid w:val="00384034"/>
    <w:rsid w:val="0038435A"/>
    <w:rsid w:val="0038523F"/>
    <w:rsid w:val="00387328"/>
    <w:rsid w:val="003946C8"/>
    <w:rsid w:val="003966BA"/>
    <w:rsid w:val="003A247D"/>
    <w:rsid w:val="003A3EC6"/>
    <w:rsid w:val="003A6A61"/>
    <w:rsid w:val="003A7DB0"/>
    <w:rsid w:val="003A7F02"/>
    <w:rsid w:val="003B127F"/>
    <w:rsid w:val="003B257E"/>
    <w:rsid w:val="003B2787"/>
    <w:rsid w:val="003B2AC7"/>
    <w:rsid w:val="003B3277"/>
    <w:rsid w:val="003B45CF"/>
    <w:rsid w:val="003B4915"/>
    <w:rsid w:val="003B619A"/>
    <w:rsid w:val="003C1512"/>
    <w:rsid w:val="003C3120"/>
    <w:rsid w:val="003C46B4"/>
    <w:rsid w:val="003C559D"/>
    <w:rsid w:val="003C5DF9"/>
    <w:rsid w:val="003C6508"/>
    <w:rsid w:val="003C6ACE"/>
    <w:rsid w:val="003D1CB5"/>
    <w:rsid w:val="003D3068"/>
    <w:rsid w:val="003D39F1"/>
    <w:rsid w:val="003D3B8A"/>
    <w:rsid w:val="003D428B"/>
    <w:rsid w:val="003D471D"/>
    <w:rsid w:val="003D49D3"/>
    <w:rsid w:val="003D5A07"/>
    <w:rsid w:val="003D7AAA"/>
    <w:rsid w:val="003E1412"/>
    <w:rsid w:val="003E1F2C"/>
    <w:rsid w:val="003E3600"/>
    <w:rsid w:val="003E77C1"/>
    <w:rsid w:val="003E7DFB"/>
    <w:rsid w:val="003F2B34"/>
    <w:rsid w:val="003F4498"/>
    <w:rsid w:val="003F5BA9"/>
    <w:rsid w:val="00401576"/>
    <w:rsid w:val="0040343C"/>
    <w:rsid w:val="004042AA"/>
    <w:rsid w:val="00406682"/>
    <w:rsid w:val="00407046"/>
    <w:rsid w:val="00411782"/>
    <w:rsid w:val="004155EC"/>
    <w:rsid w:val="00416561"/>
    <w:rsid w:val="00416846"/>
    <w:rsid w:val="00421602"/>
    <w:rsid w:val="00430A48"/>
    <w:rsid w:val="00430A82"/>
    <w:rsid w:val="00433C8A"/>
    <w:rsid w:val="0043559B"/>
    <w:rsid w:val="00435A70"/>
    <w:rsid w:val="00437408"/>
    <w:rsid w:val="0044076F"/>
    <w:rsid w:val="00441BED"/>
    <w:rsid w:val="00443498"/>
    <w:rsid w:val="00444245"/>
    <w:rsid w:val="00444CB6"/>
    <w:rsid w:val="0044508D"/>
    <w:rsid w:val="00445FA3"/>
    <w:rsid w:val="00446B39"/>
    <w:rsid w:val="00454F3E"/>
    <w:rsid w:val="00455689"/>
    <w:rsid w:val="00455D0B"/>
    <w:rsid w:val="00457F04"/>
    <w:rsid w:val="00461BBA"/>
    <w:rsid w:val="004660CE"/>
    <w:rsid w:val="0046766E"/>
    <w:rsid w:val="0047121E"/>
    <w:rsid w:val="00472EB3"/>
    <w:rsid w:val="00473673"/>
    <w:rsid w:val="00474BDA"/>
    <w:rsid w:val="004760D8"/>
    <w:rsid w:val="00477601"/>
    <w:rsid w:val="00477B9E"/>
    <w:rsid w:val="0048038F"/>
    <w:rsid w:val="00486045"/>
    <w:rsid w:val="00490272"/>
    <w:rsid w:val="004956DC"/>
    <w:rsid w:val="00497AE6"/>
    <w:rsid w:val="00497E42"/>
    <w:rsid w:val="004A2643"/>
    <w:rsid w:val="004A299E"/>
    <w:rsid w:val="004A436F"/>
    <w:rsid w:val="004A69AA"/>
    <w:rsid w:val="004A74CA"/>
    <w:rsid w:val="004B1936"/>
    <w:rsid w:val="004B437A"/>
    <w:rsid w:val="004B7A55"/>
    <w:rsid w:val="004C5872"/>
    <w:rsid w:val="004C6630"/>
    <w:rsid w:val="004C74BA"/>
    <w:rsid w:val="004D459A"/>
    <w:rsid w:val="004E1DF3"/>
    <w:rsid w:val="004E25E5"/>
    <w:rsid w:val="004E5372"/>
    <w:rsid w:val="004E6DF3"/>
    <w:rsid w:val="004E7458"/>
    <w:rsid w:val="004F2038"/>
    <w:rsid w:val="004F3568"/>
    <w:rsid w:val="0050056B"/>
    <w:rsid w:val="0050358D"/>
    <w:rsid w:val="00503E89"/>
    <w:rsid w:val="0051203D"/>
    <w:rsid w:val="005166F1"/>
    <w:rsid w:val="00522C37"/>
    <w:rsid w:val="00523753"/>
    <w:rsid w:val="005301C7"/>
    <w:rsid w:val="005357D3"/>
    <w:rsid w:val="00536884"/>
    <w:rsid w:val="0053709B"/>
    <w:rsid w:val="00537D89"/>
    <w:rsid w:val="005403BF"/>
    <w:rsid w:val="00541988"/>
    <w:rsid w:val="0054299E"/>
    <w:rsid w:val="00546BEB"/>
    <w:rsid w:val="00547E63"/>
    <w:rsid w:val="00550087"/>
    <w:rsid w:val="0055342C"/>
    <w:rsid w:val="005578FA"/>
    <w:rsid w:val="005640BC"/>
    <w:rsid w:val="00564DF8"/>
    <w:rsid w:val="00567225"/>
    <w:rsid w:val="00567AAD"/>
    <w:rsid w:val="00567C8F"/>
    <w:rsid w:val="005712C6"/>
    <w:rsid w:val="00575055"/>
    <w:rsid w:val="00575C0A"/>
    <w:rsid w:val="00576412"/>
    <w:rsid w:val="00577B3D"/>
    <w:rsid w:val="00582DA1"/>
    <w:rsid w:val="00583639"/>
    <w:rsid w:val="005849BD"/>
    <w:rsid w:val="00585AE7"/>
    <w:rsid w:val="00587D34"/>
    <w:rsid w:val="005915E7"/>
    <w:rsid w:val="005924A9"/>
    <w:rsid w:val="005944B4"/>
    <w:rsid w:val="00594900"/>
    <w:rsid w:val="0059724A"/>
    <w:rsid w:val="005A2003"/>
    <w:rsid w:val="005A3AC6"/>
    <w:rsid w:val="005A4A96"/>
    <w:rsid w:val="005A59A2"/>
    <w:rsid w:val="005A6E90"/>
    <w:rsid w:val="005B3994"/>
    <w:rsid w:val="005B39E5"/>
    <w:rsid w:val="005B4BA7"/>
    <w:rsid w:val="005B53E5"/>
    <w:rsid w:val="005B6B20"/>
    <w:rsid w:val="005B77C9"/>
    <w:rsid w:val="005B7B63"/>
    <w:rsid w:val="005B7E8C"/>
    <w:rsid w:val="005C1B5F"/>
    <w:rsid w:val="005C4FF7"/>
    <w:rsid w:val="005C5587"/>
    <w:rsid w:val="005C6220"/>
    <w:rsid w:val="005D0C23"/>
    <w:rsid w:val="005D6D2F"/>
    <w:rsid w:val="005D76B7"/>
    <w:rsid w:val="005D789E"/>
    <w:rsid w:val="005E5D8E"/>
    <w:rsid w:val="005E6A1F"/>
    <w:rsid w:val="005E7895"/>
    <w:rsid w:val="005F0C29"/>
    <w:rsid w:val="005F3EE9"/>
    <w:rsid w:val="005F59A9"/>
    <w:rsid w:val="0060150B"/>
    <w:rsid w:val="00601E8D"/>
    <w:rsid w:val="00602B37"/>
    <w:rsid w:val="00613F8F"/>
    <w:rsid w:val="006226A0"/>
    <w:rsid w:val="0062479C"/>
    <w:rsid w:val="00627849"/>
    <w:rsid w:val="00631EB2"/>
    <w:rsid w:val="00632A53"/>
    <w:rsid w:val="00632D44"/>
    <w:rsid w:val="006334EF"/>
    <w:rsid w:val="0063431D"/>
    <w:rsid w:val="00634A28"/>
    <w:rsid w:val="006353D4"/>
    <w:rsid w:val="00635922"/>
    <w:rsid w:val="00637FA6"/>
    <w:rsid w:val="00640376"/>
    <w:rsid w:val="0064174C"/>
    <w:rsid w:val="00641E4C"/>
    <w:rsid w:val="00642848"/>
    <w:rsid w:val="00642B3D"/>
    <w:rsid w:val="006431D0"/>
    <w:rsid w:val="006436C5"/>
    <w:rsid w:val="00644F8B"/>
    <w:rsid w:val="00650FAF"/>
    <w:rsid w:val="00652274"/>
    <w:rsid w:val="0065302B"/>
    <w:rsid w:val="0065457B"/>
    <w:rsid w:val="006556C0"/>
    <w:rsid w:val="006568BC"/>
    <w:rsid w:val="00657A4E"/>
    <w:rsid w:val="00666B1E"/>
    <w:rsid w:val="00667E5C"/>
    <w:rsid w:val="00675927"/>
    <w:rsid w:val="00675A6B"/>
    <w:rsid w:val="00675B53"/>
    <w:rsid w:val="00681847"/>
    <w:rsid w:val="006842B9"/>
    <w:rsid w:val="0068545D"/>
    <w:rsid w:val="0069346E"/>
    <w:rsid w:val="00696B92"/>
    <w:rsid w:val="006A13C1"/>
    <w:rsid w:val="006A286E"/>
    <w:rsid w:val="006A3291"/>
    <w:rsid w:val="006A5B7C"/>
    <w:rsid w:val="006A6D94"/>
    <w:rsid w:val="006B02CD"/>
    <w:rsid w:val="006B1F72"/>
    <w:rsid w:val="006C1D1A"/>
    <w:rsid w:val="006C227B"/>
    <w:rsid w:val="006C2C27"/>
    <w:rsid w:val="006C32C4"/>
    <w:rsid w:val="006C3C16"/>
    <w:rsid w:val="006C65C3"/>
    <w:rsid w:val="006D11EE"/>
    <w:rsid w:val="006D3B0B"/>
    <w:rsid w:val="006D4F92"/>
    <w:rsid w:val="006D6CAE"/>
    <w:rsid w:val="006E24BB"/>
    <w:rsid w:val="006E2863"/>
    <w:rsid w:val="006E30B9"/>
    <w:rsid w:val="006E797B"/>
    <w:rsid w:val="006F157E"/>
    <w:rsid w:val="006F43D5"/>
    <w:rsid w:val="006F5ED8"/>
    <w:rsid w:val="0070056A"/>
    <w:rsid w:val="00701865"/>
    <w:rsid w:val="007223F7"/>
    <w:rsid w:val="0072428B"/>
    <w:rsid w:val="007250EB"/>
    <w:rsid w:val="0072586B"/>
    <w:rsid w:val="00725B1C"/>
    <w:rsid w:val="00725D47"/>
    <w:rsid w:val="00730B32"/>
    <w:rsid w:val="00734807"/>
    <w:rsid w:val="007351CE"/>
    <w:rsid w:val="007379A0"/>
    <w:rsid w:val="00742BAA"/>
    <w:rsid w:val="00743C92"/>
    <w:rsid w:val="0074726C"/>
    <w:rsid w:val="007477BB"/>
    <w:rsid w:val="00750F65"/>
    <w:rsid w:val="007524C1"/>
    <w:rsid w:val="007549DC"/>
    <w:rsid w:val="00754F98"/>
    <w:rsid w:val="0076282A"/>
    <w:rsid w:val="00774233"/>
    <w:rsid w:val="00781634"/>
    <w:rsid w:val="00785D8F"/>
    <w:rsid w:val="00786747"/>
    <w:rsid w:val="007916A0"/>
    <w:rsid w:val="007934F9"/>
    <w:rsid w:val="00794638"/>
    <w:rsid w:val="00794DE2"/>
    <w:rsid w:val="007A35B0"/>
    <w:rsid w:val="007A5484"/>
    <w:rsid w:val="007A609C"/>
    <w:rsid w:val="007A78DE"/>
    <w:rsid w:val="007B116D"/>
    <w:rsid w:val="007B33BF"/>
    <w:rsid w:val="007B38FA"/>
    <w:rsid w:val="007C0CAD"/>
    <w:rsid w:val="007C17FF"/>
    <w:rsid w:val="007C1961"/>
    <w:rsid w:val="007C1E20"/>
    <w:rsid w:val="007C6724"/>
    <w:rsid w:val="007C7F03"/>
    <w:rsid w:val="007D303D"/>
    <w:rsid w:val="007D3066"/>
    <w:rsid w:val="007D55E5"/>
    <w:rsid w:val="007E0706"/>
    <w:rsid w:val="007E21B2"/>
    <w:rsid w:val="007E7C76"/>
    <w:rsid w:val="007F66A2"/>
    <w:rsid w:val="00802C1B"/>
    <w:rsid w:val="00803EDD"/>
    <w:rsid w:val="00805C4B"/>
    <w:rsid w:val="008063FD"/>
    <w:rsid w:val="008069BA"/>
    <w:rsid w:val="008074FD"/>
    <w:rsid w:val="008077A1"/>
    <w:rsid w:val="00815FE5"/>
    <w:rsid w:val="00816215"/>
    <w:rsid w:val="00820D2C"/>
    <w:rsid w:val="00821864"/>
    <w:rsid w:val="0082245D"/>
    <w:rsid w:val="00822AFA"/>
    <w:rsid w:val="00823E70"/>
    <w:rsid w:val="008254F3"/>
    <w:rsid w:val="00826905"/>
    <w:rsid w:val="008317F2"/>
    <w:rsid w:val="00831D00"/>
    <w:rsid w:val="00834993"/>
    <w:rsid w:val="008374D7"/>
    <w:rsid w:val="0084075A"/>
    <w:rsid w:val="00840D7F"/>
    <w:rsid w:val="00841999"/>
    <w:rsid w:val="00841C39"/>
    <w:rsid w:val="00843A3C"/>
    <w:rsid w:val="008513CB"/>
    <w:rsid w:val="008521FD"/>
    <w:rsid w:val="00852ACF"/>
    <w:rsid w:val="00857187"/>
    <w:rsid w:val="00861D11"/>
    <w:rsid w:val="008624BB"/>
    <w:rsid w:val="00864B47"/>
    <w:rsid w:val="00874EAD"/>
    <w:rsid w:val="00880EAA"/>
    <w:rsid w:val="00881CEC"/>
    <w:rsid w:val="008836D9"/>
    <w:rsid w:val="00887365"/>
    <w:rsid w:val="00893312"/>
    <w:rsid w:val="008A27CE"/>
    <w:rsid w:val="008A7E64"/>
    <w:rsid w:val="008B18B5"/>
    <w:rsid w:val="008B2315"/>
    <w:rsid w:val="008B3550"/>
    <w:rsid w:val="008C04A7"/>
    <w:rsid w:val="008C1373"/>
    <w:rsid w:val="008C1544"/>
    <w:rsid w:val="008C35D9"/>
    <w:rsid w:val="008C51B4"/>
    <w:rsid w:val="008D1DEC"/>
    <w:rsid w:val="008D1F8C"/>
    <w:rsid w:val="008D3802"/>
    <w:rsid w:val="008D549E"/>
    <w:rsid w:val="008E0C15"/>
    <w:rsid w:val="008E22AD"/>
    <w:rsid w:val="008E50F7"/>
    <w:rsid w:val="008E59C1"/>
    <w:rsid w:val="008E6EC1"/>
    <w:rsid w:val="008F2FCF"/>
    <w:rsid w:val="008F35F1"/>
    <w:rsid w:val="008F411A"/>
    <w:rsid w:val="008F585A"/>
    <w:rsid w:val="008F5ACC"/>
    <w:rsid w:val="008F5E67"/>
    <w:rsid w:val="008F63AA"/>
    <w:rsid w:val="00901C77"/>
    <w:rsid w:val="00903221"/>
    <w:rsid w:val="0090333A"/>
    <w:rsid w:val="009036A1"/>
    <w:rsid w:val="00907358"/>
    <w:rsid w:val="00911A05"/>
    <w:rsid w:val="00915C3E"/>
    <w:rsid w:val="00917C27"/>
    <w:rsid w:val="00920A50"/>
    <w:rsid w:val="00927F58"/>
    <w:rsid w:val="00934E41"/>
    <w:rsid w:val="009367A7"/>
    <w:rsid w:val="00941A29"/>
    <w:rsid w:val="00942D0B"/>
    <w:rsid w:val="00947690"/>
    <w:rsid w:val="00953295"/>
    <w:rsid w:val="009539D8"/>
    <w:rsid w:val="00953C9B"/>
    <w:rsid w:val="00954280"/>
    <w:rsid w:val="00956FA9"/>
    <w:rsid w:val="00961141"/>
    <w:rsid w:val="00964B02"/>
    <w:rsid w:val="00967CAE"/>
    <w:rsid w:val="00972398"/>
    <w:rsid w:val="0097324D"/>
    <w:rsid w:val="00974C1A"/>
    <w:rsid w:val="009763E9"/>
    <w:rsid w:val="00976D35"/>
    <w:rsid w:val="00976DF4"/>
    <w:rsid w:val="009807E6"/>
    <w:rsid w:val="00982D1A"/>
    <w:rsid w:val="0098392E"/>
    <w:rsid w:val="00985F59"/>
    <w:rsid w:val="009905C2"/>
    <w:rsid w:val="00992D4D"/>
    <w:rsid w:val="00992F94"/>
    <w:rsid w:val="009943B0"/>
    <w:rsid w:val="0099584A"/>
    <w:rsid w:val="00996FFB"/>
    <w:rsid w:val="009A1C6D"/>
    <w:rsid w:val="009A1F73"/>
    <w:rsid w:val="009A4986"/>
    <w:rsid w:val="009A6F28"/>
    <w:rsid w:val="009A7F74"/>
    <w:rsid w:val="009B3AC7"/>
    <w:rsid w:val="009B3D8B"/>
    <w:rsid w:val="009B4786"/>
    <w:rsid w:val="009B4B1E"/>
    <w:rsid w:val="009C0FA6"/>
    <w:rsid w:val="009C4BAE"/>
    <w:rsid w:val="009C560C"/>
    <w:rsid w:val="009C6238"/>
    <w:rsid w:val="009C6734"/>
    <w:rsid w:val="009D0BEC"/>
    <w:rsid w:val="009D1612"/>
    <w:rsid w:val="009D1A4D"/>
    <w:rsid w:val="009D403F"/>
    <w:rsid w:val="009D4759"/>
    <w:rsid w:val="009D5C2C"/>
    <w:rsid w:val="009D7706"/>
    <w:rsid w:val="009E4001"/>
    <w:rsid w:val="009F0690"/>
    <w:rsid w:val="009F6C96"/>
    <w:rsid w:val="009F77F4"/>
    <w:rsid w:val="00A000A3"/>
    <w:rsid w:val="00A00DB9"/>
    <w:rsid w:val="00A02C43"/>
    <w:rsid w:val="00A0335D"/>
    <w:rsid w:val="00A03763"/>
    <w:rsid w:val="00A0403C"/>
    <w:rsid w:val="00A06BCA"/>
    <w:rsid w:val="00A10DF2"/>
    <w:rsid w:val="00A12B2F"/>
    <w:rsid w:val="00A15B5D"/>
    <w:rsid w:val="00A16818"/>
    <w:rsid w:val="00A16D8D"/>
    <w:rsid w:val="00A17BB5"/>
    <w:rsid w:val="00A26586"/>
    <w:rsid w:val="00A314B4"/>
    <w:rsid w:val="00A3253E"/>
    <w:rsid w:val="00A33459"/>
    <w:rsid w:val="00A4220B"/>
    <w:rsid w:val="00A42522"/>
    <w:rsid w:val="00A42D8B"/>
    <w:rsid w:val="00A44645"/>
    <w:rsid w:val="00A44C09"/>
    <w:rsid w:val="00A51DF2"/>
    <w:rsid w:val="00A53DE7"/>
    <w:rsid w:val="00A5545A"/>
    <w:rsid w:val="00A56371"/>
    <w:rsid w:val="00A564BC"/>
    <w:rsid w:val="00A6032C"/>
    <w:rsid w:val="00A6434F"/>
    <w:rsid w:val="00A67105"/>
    <w:rsid w:val="00A701C1"/>
    <w:rsid w:val="00A71685"/>
    <w:rsid w:val="00A71828"/>
    <w:rsid w:val="00A72867"/>
    <w:rsid w:val="00A77B99"/>
    <w:rsid w:val="00A77C0E"/>
    <w:rsid w:val="00A77F72"/>
    <w:rsid w:val="00A807FC"/>
    <w:rsid w:val="00A81952"/>
    <w:rsid w:val="00A82EE9"/>
    <w:rsid w:val="00A8335E"/>
    <w:rsid w:val="00A87F1B"/>
    <w:rsid w:val="00A90C6E"/>
    <w:rsid w:val="00A96983"/>
    <w:rsid w:val="00AA06B9"/>
    <w:rsid w:val="00AA0CCA"/>
    <w:rsid w:val="00AA114C"/>
    <w:rsid w:val="00AA41E0"/>
    <w:rsid w:val="00AA7637"/>
    <w:rsid w:val="00AA784A"/>
    <w:rsid w:val="00AB0442"/>
    <w:rsid w:val="00AB37C1"/>
    <w:rsid w:val="00AB7CD3"/>
    <w:rsid w:val="00AC0EB7"/>
    <w:rsid w:val="00AC117B"/>
    <w:rsid w:val="00AC3AE2"/>
    <w:rsid w:val="00AC794A"/>
    <w:rsid w:val="00AD7ACB"/>
    <w:rsid w:val="00AE2E55"/>
    <w:rsid w:val="00AE56F7"/>
    <w:rsid w:val="00AE5B44"/>
    <w:rsid w:val="00AF0A85"/>
    <w:rsid w:val="00AF2FD1"/>
    <w:rsid w:val="00AF3974"/>
    <w:rsid w:val="00AF4602"/>
    <w:rsid w:val="00AF61AA"/>
    <w:rsid w:val="00AF63BB"/>
    <w:rsid w:val="00AF7928"/>
    <w:rsid w:val="00B0035D"/>
    <w:rsid w:val="00B06BBF"/>
    <w:rsid w:val="00B06E59"/>
    <w:rsid w:val="00B12301"/>
    <w:rsid w:val="00B12BD9"/>
    <w:rsid w:val="00B17BB5"/>
    <w:rsid w:val="00B21A41"/>
    <w:rsid w:val="00B26742"/>
    <w:rsid w:val="00B30D33"/>
    <w:rsid w:val="00B31113"/>
    <w:rsid w:val="00B31636"/>
    <w:rsid w:val="00B3178B"/>
    <w:rsid w:val="00B3348D"/>
    <w:rsid w:val="00B3539B"/>
    <w:rsid w:val="00B366D2"/>
    <w:rsid w:val="00B36ECB"/>
    <w:rsid w:val="00B404DA"/>
    <w:rsid w:val="00B47EF2"/>
    <w:rsid w:val="00B47FDA"/>
    <w:rsid w:val="00B5164B"/>
    <w:rsid w:val="00B53160"/>
    <w:rsid w:val="00B532EA"/>
    <w:rsid w:val="00B57C47"/>
    <w:rsid w:val="00B61A33"/>
    <w:rsid w:val="00B62BCA"/>
    <w:rsid w:val="00B6340B"/>
    <w:rsid w:val="00B66857"/>
    <w:rsid w:val="00B6791C"/>
    <w:rsid w:val="00B6797F"/>
    <w:rsid w:val="00B7220E"/>
    <w:rsid w:val="00B72784"/>
    <w:rsid w:val="00B76B21"/>
    <w:rsid w:val="00B82FD3"/>
    <w:rsid w:val="00B838EF"/>
    <w:rsid w:val="00B848CD"/>
    <w:rsid w:val="00B85F74"/>
    <w:rsid w:val="00B9061D"/>
    <w:rsid w:val="00B9359C"/>
    <w:rsid w:val="00B965C0"/>
    <w:rsid w:val="00BA0111"/>
    <w:rsid w:val="00BA2191"/>
    <w:rsid w:val="00BA2C89"/>
    <w:rsid w:val="00BA3707"/>
    <w:rsid w:val="00BB1BF3"/>
    <w:rsid w:val="00BB2921"/>
    <w:rsid w:val="00BB5719"/>
    <w:rsid w:val="00BB680D"/>
    <w:rsid w:val="00BC179B"/>
    <w:rsid w:val="00BC27B6"/>
    <w:rsid w:val="00BC44F7"/>
    <w:rsid w:val="00BC4CE2"/>
    <w:rsid w:val="00BC6EBE"/>
    <w:rsid w:val="00BD505B"/>
    <w:rsid w:val="00BD5821"/>
    <w:rsid w:val="00BE1162"/>
    <w:rsid w:val="00BE1EA0"/>
    <w:rsid w:val="00BE3369"/>
    <w:rsid w:val="00BE3BC8"/>
    <w:rsid w:val="00BE490B"/>
    <w:rsid w:val="00BE6A79"/>
    <w:rsid w:val="00BF10AC"/>
    <w:rsid w:val="00BF3D2C"/>
    <w:rsid w:val="00BF414C"/>
    <w:rsid w:val="00BF5CBC"/>
    <w:rsid w:val="00BF5FF3"/>
    <w:rsid w:val="00C003CB"/>
    <w:rsid w:val="00C01546"/>
    <w:rsid w:val="00C03491"/>
    <w:rsid w:val="00C058E7"/>
    <w:rsid w:val="00C06D86"/>
    <w:rsid w:val="00C1294A"/>
    <w:rsid w:val="00C17B85"/>
    <w:rsid w:val="00C20096"/>
    <w:rsid w:val="00C22C0D"/>
    <w:rsid w:val="00C23143"/>
    <w:rsid w:val="00C2417E"/>
    <w:rsid w:val="00C24567"/>
    <w:rsid w:val="00C3032E"/>
    <w:rsid w:val="00C35C9C"/>
    <w:rsid w:val="00C364BC"/>
    <w:rsid w:val="00C40AB3"/>
    <w:rsid w:val="00C4289E"/>
    <w:rsid w:val="00C435F2"/>
    <w:rsid w:val="00C439D1"/>
    <w:rsid w:val="00C45296"/>
    <w:rsid w:val="00C45D18"/>
    <w:rsid w:val="00C47E08"/>
    <w:rsid w:val="00C54073"/>
    <w:rsid w:val="00C55E1E"/>
    <w:rsid w:val="00C56EFC"/>
    <w:rsid w:val="00C57BB6"/>
    <w:rsid w:val="00C619B0"/>
    <w:rsid w:val="00C6258D"/>
    <w:rsid w:val="00C67588"/>
    <w:rsid w:val="00C733DD"/>
    <w:rsid w:val="00C738CB"/>
    <w:rsid w:val="00C73AD7"/>
    <w:rsid w:val="00C77C11"/>
    <w:rsid w:val="00C80C96"/>
    <w:rsid w:val="00C87E98"/>
    <w:rsid w:val="00C92DDD"/>
    <w:rsid w:val="00C945E8"/>
    <w:rsid w:val="00C96C0A"/>
    <w:rsid w:val="00CA007F"/>
    <w:rsid w:val="00CA057A"/>
    <w:rsid w:val="00CA0BBD"/>
    <w:rsid w:val="00CA6788"/>
    <w:rsid w:val="00CB01B5"/>
    <w:rsid w:val="00CB0B8F"/>
    <w:rsid w:val="00CB13DD"/>
    <w:rsid w:val="00CB1633"/>
    <w:rsid w:val="00CB3CCD"/>
    <w:rsid w:val="00CB421A"/>
    <w:rsid w:val="00CB5224"/>
    <w:rsid w:val="00CB5A7E"/>
    <w:rsid w:val="00CB6A5F"/>
    <w:rsid w:val="00CB6FEA"/>
    <w:rsid w:val="00CC1F9E"/>
    <w:rsid w:val="00CC3B0A"/>
    <w:rsid w:val="00CC5C1F"/>
    <w:rsid w:val="00CC6A51"/>
    <w:rsid w:val="00CD2740"/>
    <w:rsid w:val="00CD61B2"/>
    <w:rsid w:val="00CE14DB"/>
    <w:rsid w:val="00CE57E1"/>
    <w:rsid w:val="00CE6F37"/>
    <w:rsid w:val="00CF0778"/>
    <w:rsid w:val="00CF0901"/>
    <w:rsid w:val="00CF1B1A"/>
    <w:rsid w:val="00CF23D2"/>
    <w:rsid w:val="00CF3DF2"/>
    <w:rsid w:val="00CF510F"/>
    <w:rsid w:val="00CF51BB"/>
    <w:rsid w:val="00CF63F4"/>
    <w:rsid w:val="00D01EBA"/>
    <w:rsid w:val="00D02959"/>
    <w:rsid w:val="00D050CD"/>
    <w:rsid w:val="00D05813"/>
    <w:rsid w:val="00D05D3F"/>
    <w:rsid w:val="00D10808"/>
    <w:rsid w:val="00D132D6"/>
    <w:rsid w:val="00D149B4"/>
    <w:rsid w:val="00D1590E"/>
    <w:rsid w:val="00D15C26"/>
    <w:rsid w:val="00D15E8D"/>
    <w:rsid w:val="00D20F90"/>
    <w:rsid w:val="00D26DA5"/>
    <w:rsid w:val="00D30454"/>
    <w:rsid w:val="00D32A2D"/>
    <w:rsid w:val="00D3576A"/>
    <w:rsid w:val="00D42EB0"/>
    <w:rsid w:val="00D44C89"/>
    <w:rsid w:val="00D456F7"/>
    <w:rsid w:val="00D45999"/>
    <w:rsid w:val="00D52E8D"/>
    <w:rsid w:val="00D52F8E"/>
    <w:rsid w:val="00D533EE"/>
    <w:rsid w:val="00D54335"/>
    <w:rsid w:val="00D56C71"/>
    <w:rsid w:val="00D57FB9"/>
    <w:rsid w:val="00D60CFC"/>
    <w:rsid w:val="00D638F7"/>
    <w:rsid w:val="00D65E88"/>
    <w:rsid w:val="00D705FF"/>
    <w:rsid w:val="00D70E13"/>
    <w:rsid w:val="00D71F39"/>
    <w:rsid w:val="00D762A0"/>
    <w:rsid w:val="00D84F86"/>
    <w:rsid w:val="00D860D1"/>
    <w:rsid w:val="00D917FB"/>
    <w:rsid w:val="00D91DCA"/>
    <w:rsid w:val="00D92973"/>
    <w:rsid w:val="00D93572"/>
    <w:rsid w:val="00D93E2D"/>
    <w:rsid w:val="00D94A71"/>
    <w:rsid w:val="00D969AF"/>
    <w:rsid w:val="00DA0127"/>
    <w:rsid w:val="00DA2CE3"/>
    <w:rsid w:val="00DA32E0"/>
    <w:rsid w:val="00DA4EEC"/>
    <w:rsid w:val="00DA7105"/>
    <w:rsid w:val="00DB0481"/>
    <w:rsid w:val="00DB1E66"/>
    <w:rsid w:val="00DB3308"/>
    <w:rsid w:val="00DB4218"/>
    <w:rsid w:val="00DC0C02"/>
    <w:rsid w:val="00DD3328"/>
    <w:rsid w:val="00DD3AC4"/>
    <w:rsid w:val="00DD6C83"/>
    <w:rsid w:val="00DE3192"/>
    <w:rsid w:val="00DE5CE2"/>
    <w:rsid w:val="00DE6041"/>
    <w:rsid w:val="00DE6EFD"/>
    <w:rsid w:val="00DF0869"/>
    <w:rsid w:val="00DF1E02"/>
    <w:rsid w:val="00DF2827"/>
    <w:rsid w:val="00DF37BC"/>
    <w:rsid w:val="00DF3FF2"/>
    <w:rsid w:val="00DF4F5C"/>
    <w:rsid w:val="00DF51C8"/>
    <w:rsid w:val="00DF6C0C"/>
    <w:rsid w:val="00E0199C"/>
    <w:rsid w:val="00E01FF8"/>
    <w:rsid w:val="00E02FAF"/>
    <w:rsid w:val="00E03D48"/>
    <w:rsid w:val="00E05474"/>
    <w:rsid w:val="00E14629"/>
    <w:rsid w:val="00E16A93"/>
    <w:rsid w:val="00E248A5"/>
    <w:rsid w:val="00E25EFA"/>
    <w:rsid w:val="00E26258"/>
    <w:rsid w:val="00E267D9"/>
    <w:rsid w:val="00E26ADA"/>
    <w:rsid w:val="00E35358"/>
    <w:rsid w:val="00E36A82"/>
    <w:rsid w:val="00E408F2"/>
    <w:rsid w:val="00E42620"/>
    <w:rsid w:val="00E438E3"/>
    <w:rsid w:val="00E4601B"/>
    <w:rsid w:val="00E46390"/>
    <w:rsid w:val="00E4710E"/>
    <w:rsid w:val="00E474B4"/>
    <w:rsid w:val="00E52941"/>
    <w:rsid w:val="00E571AF"/>
    <w:rsid w:val="00E605EF"/>
    <w:rsid w:val="00E6461B"/>
    <w:rsid w:val="00E672EB"/>
    <w:rsid w:val="00E702D1"/>
    <w:rsid w:val="00E714CA"/>
    <w:rsid w:val="00E8572F"/>
    <w:rsid w:val="00E861C8"/>
    <w:rsid w:val="00E90026"/>
    <w:rsid w:val="00E90E2F"/>
    <w:rsid w:val="00E9223B"/>
    <w:rsid w:val="00E92DF0"/>
    <w:rsid w:val="00E937BF"/>
    <w:rsid w:val="00EA02EA"/>
    <w:rsid w:val="00EA0318"/>
    <w:rsid w:val="00EA439C"/>
    <w:rsid w:val="00EA5144"/>
    <w:rsid w:val="00EB348D"/>
    <w:rsid w:val="00EC0337"/>
    <w:rsid w:val="00EC3E29"/>
    <w:rsid w:val="00EC4921"/>
    <w:rsid w:val="00EC7213"/>
    <w:rsid w:val="00EC7ACC"/>
    <w:rsid w:val="00ED20A0"/>
    <w:rsid w:val="00ED2BEC"/>
    <w:rsid w:val="00ED64D4"/>
    <w:rsid w:val="00EE0FED"/>
    <w:rsid w:val="00EE1112"/>
    <w:rsid w:val="00EE1FEF"/>
    <w:rsid w:val="00EE5E04"/>
    <w:rsid w:val="00EF172C"/>
    <w:rsid w:val="00EF1FB7"/>
    <w:rsid w:val="00EF3ED9"/>
    <w:rsid w:val="00EF77B8"/>
    <w:rsid w:val="00F009EE"/>
    <w:rsid w:val="00F03B59"/>
    <w:rsid w:val="00F055AF"/>
    <w:rsid w:val="00F06C7D"/>
    <w:rsid w:val="00F07043"/>
    <w:rsid w:val="00F13311"/>
    <w:rsid w:val="00F13AEE"/>
    <w:rsid w:val="00F15296"/>
    <w:rsid w:val="00F165B8"/>
    <w:rsid w:val="00F1732C"/>
    <w:rsid w:val="00F24080"/>
    <w:rsid w:val="00F2533E"/>
    <w:rsid w:val="00F258CD"/>
    <w:rsid w:val="00F27E11"/>
    <w:rsid w:val="00F30A86"/>
    <w:rsid w:val="00F335A2"/>
    <w:rsid w:val="00F356D6"/>
    <w:rsid w:val="00F405D3"/>
    <w:rsid w:val="00F4393D"/>
    <w:rsid w:val="00F44599"/>
    <w:rsid w:val="00F51983"/>
    <w:rsid w:val="00F51F08"/>
    <w:rsid w:val="00F605F2"/>
    <w:rsid w:val="00F6418D"/>
    <w:rsid w:val="00F675B6"/>
    <w:rsid w:val="00F67A5B"/>
    <w:rsid w:val="00F72606"/>
    <w:rsid w:val="00F74AC5"/>
    <w:rsid w:val="00F74E62"/>
    <w:rsid w:val="00F76361"/>
    <w:rsid w:val="00F76B30"/>
    <w:rsid w:val="00F77177"/>
    <w:rsid w:val="00F80D7B"/>
    <w:rsid w:val="00F820B5"/>
    <w:rsid w:val="00F8216C"/>
    <w:rsid w:val="00F83938"/>
    <w:rsid w:val="00F83DB5"/>
    <w:rsid w:val="00F85179"/>
    <w:rsid w:val="00F864A8"/>
    <w:rsid w:val="00F86CA6"/>
    <w:rsid w:val="00F900EC"/>
    <w:rsid w:val="00F909FF"/>
    <w:rsid w:val="00F91B94"/>
    <w:rsid w:val="00F9412F"/>
    <w:rsid w:val="00F95D71"/>
    <w:rsid w:val="00F96220"/>
    <w:rsid w:val="00FA0863"/>
    <w:rsid w:val="00FA1157"/>
    <w:rsid w:val="00FA1D0E"/>
    <w:rsid w:val="00FA295B"/>
    <w:rsid w:val="00FA2CB5"/>
    <w:rsid w:val="00FB014F"/>
    <w:rsid w:val="00FB071C"/>
    <w:rsid w:val="00FB1798"/>
    <w:rsid w:val="00FB1A8A"/>
    <w:rsid w:val="00FB1B63"/>
    <w:rsid w:val="00FB2B15"/>
    <w:rsid w:val="00FB2D2B"/>
    <w:rsid w:val="00FB56E0"/>
    <w:rsid w:val="00FB5E77"/>
    <w:rsid w:val="00FC19D9"/>
    <w:rsid w:val="00FC3513"/>
    <w:rsid w:val="00FC5395"/>
    <w:rsid w:val="00FC58D7"/>
    <w:rsid w:val="00FD3430"/>
    <w:rsid w:val="00FD3B14"/>
    <w:rsid w:val="00FD483C"/>
    <w:rsid w:val="00FD63BA"/>
    <w:rsid w:val="00FD6D98"/>
    <w:rsid w:val="00FD703E"/>
    <w:rsid w:val="00FE2FD9"/>
    <w:rsid w:val="00FE749C"/>
    <w:rsid w:val="00FF16D9"/>
    <w:rsid w:val="00FF64C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690FE3"/>
  <w15:chartTrackingRefBased/>
  <w15:docId w15:val="{9EF9DDFE-4823-4EB9-992A-C22ECEBF7E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77B99"/>
  </w:style>
  <w:style w:type="paragraph" w:styleId="Heading1">
    <w:name w:val="heading 1"/>
    <w:basedOn w:val="Normal"/>
    <w:next w:val="Normal"/>
    <w:link w:val="Heading1Char"/>
    <w:uiPriority w:val="9"/>
    <w:qFormat/>
    <w:rsid w:val="0026570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6570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6570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6570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6570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6570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6570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6570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6570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6570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6570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6570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6570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6570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6570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6570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6570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6570B"/>
    <w:rPr>
      <w:rFonts w:eastAsiaTheme="majorEastAsia" w:cstheme="majorBidi"/>
      <w:color w:val="272727" w:themeColor="text1" w:themeTint="D8"/>
    </w:rPr>
  </w:style>
  <w:style w:type="paragraph" w:styleId="Title">
    <w:name w:val="Title"/>
    <w:basedOn w:val="Normal"/>
    <w:next w:val="Normal"/>
    <w:link w:val="TitleChar"/>
    <w:uiPriority w:val="10"/>
    <w:qFormat/>
    <w:rsid w:val="0026570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6570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6570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6570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6570B"/>
    <w:pPr>
      <w:spacing w:before="160"/>
      <w:jc w:val="center"/>
    </w:pPr>
    <w:rPr>
      <w:i/>
      <w:iCs/>
      <w:color w:val="404040" w:themeColor="text1" w:themeTint="BF"/>
    </w:rPr>
  </w:style>
  <w:style w:type="character" w:customStyle="1" w:styleId="QuoteChar">
    <w:name w:val="Quote Char"/>
    <w:basedOn w:val="DefaultParagraphFont"/>
    <w:link w:val="Quote"/>
    <w:uiPriority w:val="29"/>
    <w:rsid w:val="0026570B"/>
    <w:rPr>
      <w:i/>
      <w:iCs/>
      <w:color w:val="404040" w:themeColor="text1" w:themeTint="BF"/>
    </w:rPr>
  </w:style>
  <w:style w:type="paragraph" w:styleId="ListParagraph">
    <w:name w:val="List Paragraph"/>
    <w:basedOn w:val="Normal"/>
    <w:uiPriority w:val="34"/>
    <w:qFormat/>
    <w:rsid w:val="0026570B"/>
    <w:pPr>
      <w:ind w:left="720"/>
      <w:contextualSpacing/>
    </w:pPr>
  </w:style>
  <w:style w:type="character" w:styleId="IntenseEmphasis">
    <w:name w:val="Intense Emphasis"/>
    <w:basedOn w:val="DefaultParagraphFont"/>
    <w:uiPriority w:val="21"/>
    <w:qFormat/>
    <w:rsid w:val="0026570B"/>
    <w:rPr>
      <w:i/>
      <w:iCs/>
      <w:color w:val="0F4761" w:themeColor="accent1" w:themeShade="BF"/>
    </w:rPr>
  </w:style>
  <w:style w:type="paragraph" w:styleId="IntenseQuote">
    <w:name w:val="Intense Quote"/>
    <w:basedOn w:val="Normal"/>
    <w:next w:val="Normal"/>
    <w:link w:val="IntenseQuoteChar"/>
    <w:uiPriority w:val="30"/>
    <w:qFormat/>
    <w:rsid w:val="0026570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6570B"/>
    <w:rPr>
      <w:i/>
      <w:iCs/>
      <w:color w:val="0F4761" w:themeColor="accent1" w:themeShade="BF"/>
    </w:rPr>
  </w:style>
  <w:style w:type="character" w:styleId="IntenseReference">
    <w:name w:val="Intense Reference"/>
    <w:basedOn w:val="DefaultParagraphFont"/>
    <w:uiPriority w:val="32"/>
    <w:qFormat/>
    <w:rsid w:val="0026570B"/>
    <w:rPr>
      <w:b/>
      <w:bCs/>
      <w:smallCaps/>
      <w:color w:val="0F4761" w:themeColor="accent1" w:themeShade="BF"/>
      <w:spacing w:val="5"/>
    </w:rPr>
  </w:style>
  <w:style w:type="table" w:styleId="TableGrid">
    <w:name w:val="Table Grid"/>
    <w:basedOn w:val="TableNormal"/>
    <w:uiPriority w:val="39"/>
    <w:rsid w:val="00CB01B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1E0E37"/>
    <w:rPr>
      <w:sz w:val="16"/>
      <w:szCs w:val="16"/>
    </w:rPr>
  </w:style>
  <w:style w:type="paragraph" w:styleId="CommentText">
    <w:name w:val="annotation text"/>
    <w:basedOn w:val="Normal"/>
    <w:link w:val="CommentTextChar"/>
    <w:uiPriority w:val="99"/>
    <w:unhideWhenUsed/>
    <w:rsid w:val="001E0E37"/>
    <w:pPr>
      <w:spacing w:line="240" w:lineRule="auto"/>
    </w:pPr>
    <w:rPr>
      <w:sz w:val="20"/>
      <w:szCs w:val="20"/>
    </w:rPr>
  </w:style>
  <w:style w:type="character" w:customStyle="1" w:styleId="CommentTextChar">
    <w:name w:val="Comment Text Char"/>
    <w:basedOn w:val="DefaultParagraphFont"/>
    <w:link w:val="CommentText"/>
    <w:uiPriority w:val="99"/>
    <w:rsid w:val="001E0E37"/>
    <w:rPr>
      <w:sz w:val="20"/>
      <w:szCs w:val="20"/>
    </w:rPr>
  </w:style>
  <w:style w:type="paragraph" w:styleId="CommentSubject">
    <w:name w:val="annotation subject"/>
    <w:basedOn w:val="CommentText"/>
    <w:next w:val="CommentText"/>
    <w:link w:val="CommentSubjectChar"/>
    <w:uiPriority w:val="99"/>
    <w:semiHidden/>
    <w:unhideWhenUsed/>
    <w:rsid w:val="001E0E37"/>
    <w:rPr>
      <w:b/>
      <w:bCs/>
    </w:rPr>
  </w:style>
  <w:style w:type="character" w:customStyle="1" w:styleId="CommentSubjectChar">
    <w:name w:val="Comment Subject Char"/>
    <w:basedOn w:val="CommentTextChar"/>
    <w:link w:val="CommentSubject"/>
    <w:uiPriority w:val="99"/>
    <w:semiHidden/>
    <w:rsid w:val="001E0E37"/>
    <w:rPr>
      <w:b/>
      <w:bCs/>
      <w:sz w:val="20"/>
      <w:szCs w:val="20"/>
    </w:rPr>
  </w:style>
  <w:style w:type="character" w:styleId="Hyperlink">
    <w:name w:val="Hyperlink"/>
    <w:basedOn w:val="DefaultParagraphFont"/>
    <w:uiPriority w:val="99"/>
    <w:unhideWhenUsed/>
    <w:rsid w:val="00DE3192"/>
    <w:rPr>
      <w:color w:val="467886" w:themeColor="hyperlink"/>
      <w:u w:val="single"/>
    </w:rPr>
  </w:style>
  <w:style w:type="character" w:styleId="UnresolvedMention">
    <w:name w:val="Unresolved Mention"/>
    <w:basedOn w:val="DefaultParagraphFont"/>
    <w:uiPriority w:val="99"/>
    <w:semiHidden/>
    <w:unhideWhenUsed/>
    <w:rsid w:val="00DE3192"/>
    <w:rPr>
      <w:color w:val="605E5C"/>
      <w:shd w:val="clear" w:color="auto" w:fill="E1DFDD"/>
    </w:rPr>
  </w:style>
  <w:style w:type="paragraph" w:styleId="Bibliography">
    <w:name w:val="Bibliography"/>
    <w:basedOn w:val="Normal"/>
    <w:next w:val="Normal"/>
    <w:uiPriority w:val="37"/>
    <w:unhideWhenUsed/>
    <w:rsid w:val="0001183B"/>
    <w:pPr>
      <w:tabs>
        <w:tab w:val="left" w:pos="260"/>
      </w:tabs>
      <w:spacing w:after="240" w:line="240" w:lineRule="auto"/>
      <w:ind w:left="264" w:hanging="264"/>
    </w:pPr>
  </w:style>
  <w:style w:type="paragraph" w:styleId="Revision">
    <w:name w:val="Revision"/>
    <w:hidden/>
    <w:uiPriority w:val="99"/>
    <w:semiHidden/>
    <w:rsid w:val="00D42EB0"/>
    <w:pPr>
      <w:spacing w:after="0" w:line="240" w:lineRule="auto"/>
    </w:pPr>
  </w:style>
  <w:style w:type="character" w:styleId="FollowedHyperlink">
    <w:name w:val="FollowedHyperlink"/>
    <w:basedOn w:val="DefaultParagraphFont"/>
    <w:uiPriority w:val="99"/>
    <w:semiHidden/>
    <w:unhideWhenUsed/>
    <w:rsid w:val="00F51983"/>
    <w:rPr>
      <w:color w:val="96607D" w:themeColor="followedHyperlink"/>
      <w:u w:val="single"/>
    </w:rPr>
  </w:style>
  <w:style w:type="character" w:styleId="LineNumber">
    <w:name w:val="line number"/>
    <w:basedOn w:val="DefaultParagraphFont"/>
    <w:uiPriority w:val="99"/>
    <w:semiHidden/>
    <w:unhideWhenUsed/>
    <w:rsid w:val="00A06BCA"/>
  </w:style>
  <w:style w:type="paragraph" w:styleId="Footer">
    <w:name w:val="footer"/>
    <w:basedOn w:val="Normal"/>
    <w:link w:val="FooterChar"/>
    <w:uiPriority w:val="99"/>
    <w:unhideWhenUsed/>
    <w:rsid w:val="008A7E64"/>
    <w:pPr>
      <w:tabs>
        <w:tab w:val="center" w:pos="4680"/>
        <w:tab w:val="right" w:pos="9360"/>
      </w:tabs>
      <w:spacing w:after="0" w:line="240" w:lineRule="auto"/>
    </w:pPr>
  </w:style>
  <w:style w:type="character" w:customStyle="1" w:styleId="FooterChar">
    <w:name w:val="Footer Char"/>
    <w:basedOn w:val="DefaultParagraphFont"/>
    <w:link w:val="Footer"/>
    <w:uiPriority w:val="99"/>
    <w:rsid w:val="008A7E64"/>
  </w:style>
  <w:style w:type="character" w:styleId="PageNumber">
    <w:name w:val="page number"/>
    <w:basedOn w:val="DefaultParagraphFont"/>
    <w:uiPriority w:val="99"/>
    <w:semiHidden/>
    <w:unhideWhenUsed/>
    <w:rsid w:val="008A7E64"/>
  </w:style>
  <w:style w:type="paragraph" w:styleId="Header">
    <w:name w:val="header"/>
    <w:basedOn w:val="Normal"/>
    <w:link w:val="HeaderChar"/>
    <w:uiPriority w:val="99"/>
    <w:unhideWhenUsed/>
    <w:rsid w:val="008A7E64"/>
    <w:pPr>
      <w:tabs>
        <w:tab w:val="center" w:pos="4680"/>
        <w:tab w:val="right" w:pos="9360"/>
      </w:tabs>
      <w:spacing w:after="0" w:line="240" w:lineRule="auto"/>
    </w:pPr>
  </w:style>
  <w:style w:type="character" w:customStyle="1" w:styleId="HeaderChar">
    <w:name w:val="Header Char"/>
    <w:basedOn w:val="DefaultParagraphFont"/>
    <w:link w:val="Header"/>
    <w:uiPriority w:val="99"/>
    <w:rsid w:val="008A7E6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97479991">
      <w:bodyDiv w:val="1"/>
      <w:marLeft w:val="0"/>
      <w:marRight w:val="0"/>
      <w:marTop w:val="0"/>
      <w:marBottom w:val="0"/>
      <w:divBdr>
        <w:top w:val="none" w:sz="0" w:space="0" w:color="auto"/>
        <w:left w:val="none" w:sz="0" w:space="0" w:color="auto"/>
        <w:bottom w:val="none" w:sz="0" w:space="0" w:color="auto"/>
        <w:right w:val="none" w:sz="0" w:space="0" w:color="auto"/>
      </w:divBdr>
    </w:div>
    <w:div w:id="1618291258">
      <w:bodyDiv w:val="1"/>
      <w:marLeft w:val="0"/>
      <w:marRight w:val="0"/>
      <w:marTop w:val="0"/>
      <w:marBottom w:val="0"/>
      <w:divBdr>
        <w:top w:val="none" w:sz="0" w:space="0" w:color="auto"/>
        <w:left w:val="none" w:sz="0" w:space="0" w:color="auto"/>
        <w:bottom w:val="none" w:sz="0" w:space="0" w:color="auto"/>
        <w:right w:val="none" w:sz="0" w:space="0" w:color="auto"/>
      </w:divBdr>
    </w:div>
    <w:div w:id="18274326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microsoft.com/office/2011/relationships/people" Target="people.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28</TotalTime>
  <Pages>14</Pages>
  <Words>12580</Words>
  <Characters>71707</Characters>
  <Application>Microsoft Office Word</Application>
  <DocSecurity>0</DocSecurity>
  <Lines>597</Lines>
  <Paragraphs>168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84119</CharactersWithSpaces>
  <SharedDoc>false</SharedDoc>
  <HLinks>
    <vt:vector size="6" baseType="variant">
      <vt:variant>
        <vt:i4>1507432</vt:i4>
      </vt:variant>
      <vt:variant>
        <vt:i4>15</vt:i4>
      </vt:variant>
      <vt:variant>
        <vt:i4>0</vt:i4>
      </vt:variant>
      <vt:variant>
        <vt:i4>5</vt:i4>
      </vt:variant>
      <vt:variant>
        <vt:lpwstr>https://github.com/k-sanaka/cdcwonder_osteomyelitis</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Sanaka, Krishna</dc:creator>
  <cp:keywords/>
  <dc:description/>
  <cp:lastModifiedBy>Sanaka, Krishna</cp:lastModifiedBy>
  <cp:revision>54</cp:revision>
  <cp:lastPrinted>2025-07-16T16:04:00Z</cp:lastPrinted>
  <dcterms:created xsi:type="dcterms:W3CDTF">2025-12-02T22:16:00Z</dcterms:created>
  <dcterms:modified xsi:type="dcterms:W3CDTF">2025-12-03T01:03:00Z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zotero-version="7.0.29"&gt;&lt;session id="6hnLjGAb"/&gt;&lt;style id="http://www.zotero.org/styles/american-medical-association" hasBibliography="1" bibliographyStyleHasBeenSet="1"/&gt;&lt;prefs&gt;&lt;pref name="fieldType" value="Field"/&gt;&lt;pref name="auto</vt:lpwstr>
  </property>
  <property fmtid="{D5CDD505-2E9C-101B-9397-08002B2CF9AE}" pid="3" name="ZOTERO_PREF_2">
    <vt:lpwstr>maticJournalAbbreviations" value="true"/&gt;&lt;/prefs&gt;&lt;/data&gt;</vt:lpwstr>
  </property>
</Properties>
</file>