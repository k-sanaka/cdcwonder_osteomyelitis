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DBDC553" w:rsidR="00F30A86" w:rsidRDefault="00CC5C1F" w:rsidP="00FD703E">
      <w:pPr>
        <w:spacing w:after="0" w:line="480" w:lineRule="auto"/>
        <w:jc w:val="center"/>
        <w:rPr>
          <w:rFonts w:ascii="Arial" w:hAnsi="Arial" w:cs="Arial"/>
        </w:rPr>
      </w:pPr>
      <w:r>
        <w:rPr>
          <w:rFonts w:ascii="Arial" w:hAnsi="Arial" w:cs="Arial"/>
          <w:b/>
          <w:bCs/>
        </w:rPr>
        <w:t>National Trends in Osteomyelitis-</w:t>
      </w:r>
      <w:del w:id="0" w:author="Sanaka, Krishna" w:date="2025-12-02T19:21:00Z" w16du:dateUtc="2025-12-03T00:21:00Z">
        <w:r w:rsidDel="00FE2FD9">
          <w:rPr>
            <w:rFonts w:ascii="Arial" w:hAnsi="Arial" w:cs="Arial"/>
            <w:b/>
            <w:bCs/>
          </w:rPr>
          <w:delText xml:space="preserve">Associated </w:delText>
        </w:r>
      </w:del>
      <w:ins w:id="1" w:author="Sanaka, Krishna" w:date="2025-12-02T19:21:00Z" w16du:dateUtc="2025-12-03T00:21:00Z">
        <w:r w:rsidR="00FE2FD9">
          <w:rPr>
            <w:rFonts w:ascii="Arial" w:hAnsi="Arial" w:cs="Arial"/>
            <w:b/>
            <w:bCs/>
          </w:rPr>
          <w:t xml:space="preserve">Related </w:t>
        </w:r>
      </w:ins>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08A2AAF6" w14:textId="77777777" w:rsidR="00E63896" w:rsidRDefault="00E63896" w:rsidP="00E63896">
      <w:pPr>
        <w:spacing w:after="0" w:line="480" w:lineRule="auto"/>
        <w:rPr>
          <w:ins w:id="2" w:author="Sanaka, Krishna [2]" w:date="2025-12-29T17:55:00Z" w16du:dateUtc="2025-12-29T22:55:00Z"/>
          <w:rFonts w:ascii="Arial" w:hAnsi="Arial" w:cs="Arial"/>
        </w:rPr>
      </w:pPr>
      <w:ins w:id="3" w:author="Sanaka, Krishna [2]" w:date="2025-12-29T17:55:00Z" w16du:dateUtc="2025-12-29T22:55:00Z">
        <w:r>
          <w:rPr>
            <w:rFonts w:ascii="Arial" w:hAnsi="Arial" w:cs="Arial"/>
          </w:rPr>
          <w:t>Corresponding Author:</w:t>
        </w:r>
      </w:ins>
    </w:p>
    <w:p w14:paraId="63855C5B" w14:textId="77777777" w:rsidR="00E63896" w:rsidRDefault="00E63896" w:rsidP="00E63896">
      <w:pPr>
        <w:spacing w:after="0" w:line="480" w:lineRule="auto"/>
        <w:rPr>
          <w:ins w:id="4" w:author="Sanaka, Krishna [2]" w:date="2025-12-29T17:55:00Z" w16du:dateUtc="2025-12-29T22:55:00Z"/>
          <w:rFonts w:ascii="Arial" w:hAnsi="Arial" w:cs="Arial"/>
        </w:rPr>
      </w:pPr>
      <w:ins w:id="5" w:author="Sanaka, Krishna [2]" w:date="2025-12-29T17:55:00Z" w16du:dateUtc="2025-12-29T22:55:00Z">
        <w:r>
          <w:rPr>
            <w:rFonts w:ascii="Arial" w:hAnsi="Arial" w:cs="Arial"/>
          </w:rPr>
          <w:t>Marcos C. Schechter, MD</w:t>
        </w:r>
      </w:ins>
    </w:p>
    <w:p w14:paraId="0E3509B8" w14:textId="77777777" w:rsidR="00E63896" w:rsidRDefault="00E63896" w:rsidP="00E63896">
      <w:pPr>
        <w:spacing w:after="0" w:line="480" w:lineRule="auto"/>
        <w:rPr>
          <w:ins w:id="6" w:author="Sanaka, Krishna [2]" w:date="2025-12-29T17:55:00Z" w16du:dateUtc="2025-12-29T22:55:00Z"/>
          <w:rFonts w:ascii="Arial" w:hAnsi="Arial" w:cs="Arial"/>
        </w:rPr>
      </w:pPr>
      <w:ins w:id="7" w:author="Sanaka, Krishna [2]" w:date="2025-12-29T17:55:00Z" w16du:dateUtc="2025-12-29T22:55:00Z">
        <w:r>
          <w:rPr>
            <w:rFonts w:ascii="Arial" w:hAnsi="Arial" w:cs="Arial"/>
          </w:rPr>
          <w:t>Division of Infectious Diseases, Department of Medicine</w:t>
        </w:r>
      </w:ins>
    </w:p>
    <w:p w14:paraId="23C29895" w14:textId="77777777" w:rsidR="00E63896" w:rsidRDefault="00E63896" w:rsidP="00E63896">
      <w:pPr>
        <w:spacing w:after="0" w:line="480" w:lineRule="auto"/>
        <w:rPr>
          <w:ins w:id="8" w:author="Sanaka, Krishna [2]" w:date="2025-12-29T17:55:00Z" w16du:dateUtc="2025-12-29T22:55:00Z"/>
          <w:rFonts w:ascii="Arial" w:hAnsi="Arial" w:cs="Arial"/>
        </w:rPr>
      </w:pPr>
      <w:ins w:id="9" w:author="Sanaka, Krishna [2]" w:date="2025-12-29T17:55:00Z" w16du:dateUtc="2025-12-29T22:55:00Z">
        <w:r>
          <w:rPr>
            <w:rFonts w:ascii="Arial" w:hAnsi="Arial" w:cs="Arial"/>
          </w:rPr>
          <w:t>School of Medicine, Emory University</w:t>
        </w:r>
      </w:ins>
    </w:p>
    <w:p w14:paraId="7B646391" w14:textId="77777777" w:rsidR="00E63896" w:rsidRDefault="00E63896" w:rsidP="00E63896">
      <w:pPr>
        <w:spacing w:after="0" w:line="480" w:lineRule="auto"/>
        <w:rPr>
          <w:ins w:id="10" w:author="Sanaka, Krishna [2]" w:date="2025-12-29T17:55:00Z" w16du:dateUtc="2025-12-29T22:55:00Z"/>
          <w:rFonts w:ascii="Arial" w:hAnsi="Arial" w:cs="Arial"/>
        </w:rPr>
      </w:pPr>
      <w:ins w:id="11" w:author="Sanaka, Krishna [2]" w:date="2025-12-29T17:55:00Z" w16du:dateUtc="2025-12-29T22:55:00Z">
        <w:r>
          <w:rPr>
            <w:rFonts w:ascii="Arial" w:hAnsi="Arial" w:cs="Arial"/>
          </w:rPr>
          <w:t>Atlanta, GA, United States of America</w:t>
        </w:r>
      </w:ins>
    </w:p>
    <w:p w14:paraId="554CB0E7" w14:textId="77777777" w:rsidR="00E63896" w:rsidRDefault="00E63896" w:rsidP="00E63896">
      <w:pPr>
        <w:spacing w:after="0" w:line="480" w:lineRule="auto"/>
        <w:rPr>
          <w:ins w:id="12" w:author="Sanaka, Krishna [2]" w:date="2025-12-29T17:55:00Z" w16du:dateUtc="2025-12-29T22:55:00Z"/>
          <w:rFonts w:ascii="Arial" w:hAnsi="Arial" w:cs="Arial"/>
        </w:rPr>
      </w:pPr>
      <w:ins w:id="13" w:author="Sanaka, Krishna [2]" w:date="2025-12-29T17:55:00Z" w16du:dateUtc="2025-12-29T22:55:00Z">
        <w:r w:rsidRPr="009533AE">
          <w:rPr>
            <w:rFonts w:ascii="Arial" w:hAnsi="Arial" w:cs="Arial"/>
          </w:rPr>
          <w:t>marcos.coutinho.schechter@emory.edu</w:t>
        </w:r>
      </w:ins>
    </w:p>
    <w:p w14:paraId="36E9449B" w14:textId="77777777" w:rsidR="001A4F0F" w:rsidDel="00E63896" w:rsidRDefault="001A4F0F" w:rsidP="00FD703E">
      <w:pPr>
        <w:spacing w:after="0" w:line="480" w:lineRule="auto"/>
        <w:rPr>
          <w:del w:id="14" w:author="Sanaka, Krishna [2]" w:date="2025-12-29T17:55:00Z" w16du:dateUtc="2025-12-29T22:55:00Z"/>
          <w:rFonts w:ascii="Arial" w:hAnsi="Arial" w:cs="Arial"/>
        </w:rPr>
      </w:pPr>
    </w:p>
    <w:p w14:paraId="63ED3B0D" w14:textId="69E78590" w:rsidR="001A4F0F" w:rsidDel="00E63896" w:rsidRDefault="001A4F0F" w:rsidP="00FD703E">
      <w:pPr>
        <w:spacing w:after="0" w:line="480" w:lineRule="auto"/>
        <w:rPr>
          <w:del w:id="15" w:author="Sanaka, Krishna [2]" w:date="2025-12-29T17:55:00Z" w16du:dateUtc="2025-12-29T22:55:00Z"/>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Del="00E63896" w:rsidRDefault="008836D9">
      <w:pPr>
        <w:rPr>
          <w:del w:id="16" w:author="Sanaka, Krishna [2]" w:date="2025-12-29T17:55:00Z" w16du:dateUtc="2025-12-29T22:55:00Z"/>
          <w:rFonts w:ascii="Arial" w:hAnsi="Arial" w:cs="Arial"/>
          <w:b/>
          <w:bCs/>
        </w:rPr>
      </w:pPr>
      <w:del w:id="17" w:author="Sanaka, Krishna [2]" w:date="2025-12-29T17:55:00Z" w16du:dateUtc="2025-12-29T22:55:00Z">
        <w:r w:rsidDel="00E63896">
          <w:rPr>
            <w:rFonts w:ascii="Arial" w:hAnsi="Arial" w:cs="Arial"/>
            <w:b/>
            <w:bCs/>
          </w:rPr>
          <w:br w:type="page"/>
        </w:r>
      </w:del>
    </w:p>
    <w:p w14:paraId="794F9D0D" w14:textId="6FFF7640" w:rsidR="00A87F1B" w:rsidRDefault="00A03763" w:rsidP="00E63896">
      <w:pPr>
        <w:rPr>
          <w:rFonts w:ascii="Arial" w:hAnsi="Arial" w:cs="Arial"/>
        </w:rPr>
        <w:pPrChange w:id="18" w:author="Sanaka, Krishna [2]" w:date="2025-12-29T17:55:00Z" w16du:dateUtc="2025-12-29T22:55:00Z">
          <w:pPr>
            <w:spacing w:after="0" w:line="480" w:lineRule="auto"/>
          </w:pPr>
        </w:pPrChange>
      </w:pPr>
      <w:r>
        <w:rPr>
          <w:rFonts w:ascii="Arial" w:hAnsi="Arial" w:cs="Arial"/>
          <w:b/>
          <w:bCs/>
        </w:rPr>
        <w:lastRenderedPageBreak/>
        <w:t>Abstract:</w:t>
      </w:r>
      <w:r w:rsidR="00366196">
        <w:rPr>
          <w:rFonts w:ascii="Arial" w:hAnsi="Arial" w:cs="Arial"/>
          <w:b/>
          <w:bCs/>
        </w:rPr>
        <w:t xml:space="preserve"> </w:t>
      </w:r>
    </w:p>
    <w:p w14:paraId="6054E542" w14:textId="37E4507F"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w:t>
      </w:r>
      <w:ins w:id="19" w:author="Krishna Sanaka" w:date="2025-12-25T13:28:00Z" w16du:dateUtc="2025-12-25T18:28:00Z">
        <w:r w:rsidR="003F2788">
          <w:rPr>
            <w:rFonts w:ascii="Arial" w:hAnsi="Arial" w:cs="Arial"/>
          </w:rPr>
          <w:t>.</w:t>
        </w:r>
      </w:ins>
      <w:r>
        <w:rPr>
          <w:rFonts w:ascii="Arial" w:hAnsi="Arial" w:cs="Arial"/>
        </w:rPr>
        <w:t>S</w:t>
      </w:r>
      <w:ins w:id="20" w:author="Krishna Sanaka" w:date="2025-12-25T13:28:00Z" w16du:dateUtc="2025-12-25T18:28:00Z">
        <w:r w:rsidR="003F2788">
          <w:rPr>
            <w:rFonts w:ascii="Arial" w:hAnsi="Arial" w:cs="Arial"/>
          </w:rPr>
          <w:t>.</w:t>
        </w:r>
      </w:ins>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hange (APC) was 3.5</w:t>
      </w:r>
      <w:ins w:id="21" w:author="Krishna Sanaka" w:date="2025-12-25T10:59:00Z" w16du:dateUtc="2025-12-25T15:59:00Z">
        <w:r w:rsidR="00FC1F8C">
          <w:rPr>
            <w:rFonts w:ascii="Arial" w:hAnsi="Arial" w:cs="Arial"/>
          </w:rPr>
          <w:t>7</w:t>
        </w:r>
      </w:ins>
      <w:del w:id="22" w:author="Krishna Sanaka" w:date="2025-12-25T10:59:00Z" w16du:dateUtc="2025-12-25T15:59:00Z">
        <w:r w:rsidRPr="0099584A" w:rsidDel="00FC1F8C">
          <w:rPr>
            <w:rFonts w:ascii="Arial" w:hAnsi="Arial" w:cs="Arial"/>
          </w:rPr>
          <w:delText>4</w:delText>
        </w:r>
      </w:del>
      <w:r w:rsidRPr="0099584A">
        <w:rPr>
          <w:rFonts w:ascii="Arial" w:hAnsi="Arial" w:cs="Arial"/>
        </w:rPr>
        <w:t>%, and the diabetes- and trauma-associated osteomyelitis-related mortality APC were</w:t>
      </w:r>
      <w:del w:id="23" w:author="Krishna Sanaka" w:date="2025-12-25T13:21:00Z" w16du:dateUtc="2025-12-25T18:21:00Z">
        <w:r w:rsidRPr="0099584A" w:rsidDel="003A4CB0">
          <w:rPr>
            <w:rFonts w:ascii="Arial" w:hAnsi="Arial" w:cs="Arial"/>
          </w:rPr>
          <w:delText>,</w:delText>
        </w:r>
      </w:del>
      <w:r w:rsidRPr="0099584A">
        <w:rPr>
          <w:rFonts w:ascii="Arial" w:hAnsi="Arial" w:cs="Arial"/>
        </w:rPr>
        <w:t xml:space="preserve"> </w:t>
      </w:r>
      <w:r w:rsidR="0072428B">
        <w:rPr>
          <w:rFonts w:ascii="Arial" w:hAnsi="Arial" w:cs="Arial"/>
        </w:rPr>
        <w:t>4.0</w:t>
      </w:r>
      <w:ins w:id="24" w:author="Krishna Sanaka" w:date="2025-12-25T11:00:00Z" w16du:dateUtc="2025-12-25T16:00:00Z">
        <w:r w:rsidR="00FC1F8C">
          <w:rPr>
            <w:rFonts w:ascii="Arial" w:hAnsi="Arial" w:cs="Arial"/>
          </w:rPr>
          <w:t>7</w:t>
        </w:r>
      </w:ins>
      <w:del w:id="25" w:author="Krishna Sanaka" w:date="2025-12-25T11:00:00Z" w16du:dateUtc="2025-12-25T16:00:00Z">
        <w:r w:rsidR="0072428B" w:rsidDel="00FC1F8C">
          <w:rPr>
            <w:rFonts w:ascii="Arial" w:hAnsi="Arial" w:cs="Arial"/>
          </w:rPr>
          <w:delText>4</w:delText>
        </w:r>
      </w:del>
      <w:r w:rsidR="0072428B">
        <w:rPr>
          <w:rFonts w:ascii="Arial" w:hAnsi="Arial" w:cs="Arial"/>
        </w:rPr>
        <w:t>%</w:t>
      </w:r>
      <w:r w:rsidRPr="0099584A">
        <w:rPr>
          <w:rFonts w:ascii="Arial" w:hAnsi="Arial" w:cs="Arial"/>
        </w:rPr>
        <w:t xml:space="preserve"> and </w:t>
      </w:r>
      <w:ins w:id="26" w:author="Krishna Sanaka" w:date="2025-12-25T11:00:00Z" w16du:dateUtc="2025-12-25T16:00:00Z">
        <w:r w:rsidR="00FC1F8C">
          <w:rPr>
            <w:rFonts w:ascii="Arial" w:hAnsi="Arial" w:cs="Arial"/>
          </w:rPr>
          <w:t>7.9</w:t>
        </w:r>
      </w:ins>
      <w:del w:id="27" w:author="Krishna Sanaka" w:date="2025-12-25T11:00:00Z" w16du:dateUtc="2025-12-25T16:00:00Z">
        <w:r w:rsidR="0072428B" w:rsidDel="00FC1F8C">
          <w:rPr>
            <w:rFonts w:ascii="Arial" w:hAnsi="Arial" w:cs="Arial"/>
          </w:rPr>
          <w:delText>6.85</w:delText>
        </w:r>
      </w:del>
      <w:r w:rsidR="0072428B">
        <w:rPr>
          <w:rFonts w:ascii="Arial" w:hAnsi="Arial" w:cs="Arial"/>
        </w:rPr>
        <w:t>%</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Pr="00AB6FCA" w:rsidRDefault="008E22AD" w:rsidP="00FD703E">
      <w:pPr>
        <w:spacing w:after="0" w:line="480" w:lineRule="auto"/>
        <w:rPr>
          <w:rFonts w:ascii="Arial" w:hAnsi="Arial" w:cs="Arial"/>
          <w:rPrChange w:id="28" w:author="Krishna Sanaka" w:date="2025-12-25T11:55:00Z" w16du:dateUtc="2025-12-25T16:55:00Z">
            <w:rPr>
              <w:rFonts w:ascii="Arial" w:hAnsi="Arial" w:cs="Arial"/>
              <w:i/>
              <w:iCs/>
            </w:rPr>
          </w:rPrChange>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ins w:id="29" w:author="Sanaka, Krishna" w:date="2025-12-02T17:49:00Z" w16du:dateUtc="2025-12-02T22:49:00Z">
        <w:r w:rsidR="006568BC">
          <w:rPr>
            <w:rFonts w:ascii="Arial" w:hAnsi="Arial" w:cs="Arial"/>
          </w:rPr>
          <w:t xml:space="preserve"> hospitalization</w:t>
        </w:r>
      </w:ins>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ins w:id="30" w:author="Sanaka, Krishna" w:date="2025-12-02T18:03:00Z" w16du:dateUtc="2025-12-02T23:03:00Z">
        <w:r w:rsidR="00362D7E">
          <w:rPr>
            <w:rFonts w:ascii="Arial" w:hAnsi="Arial" w:cs="Arial"/>
          </w:rPr>
          <w:t xml:space="preserve"> to approximately </w:t>
        </w:r>
      </w:ins>
      <w:ins w:id="31" w:author="Sanaka, Krishna" w:date="2025-12-02T18:04:00Z" w16du:dateUtc="2025-12-02T23:04:00Z">
        <w:r w:rsidR="00F67A5B">
          <w:rPr>
            <w:rFonts w:ascii="Arial" w:hAnsi="Arial" w:cs="Arial"/>
          </w:rPr>
          <w:t>21.8 per 100,000 persons overall, with higher rates in older adults and individuals with chronic conditions</w:t>
        </w:r>
      </w:ins>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ins w:id="32" w:author="Sanaka, Krishna" w:date="2025-12-02T18:09:00Z" w16du:dateUtc="2025-12-02T23:09:00Z">
        <w:r w:rsidR="00E9223B">
          <w:rPr>
            <w:rFonts w:ascii="Arial" w:hAnsi="Arial" w:cs="Arial"/>
          </w:rPr>
          <w:t xml:space="preserve"> Patients with osteomyelitis show more than double the mortality </w:t>
        </w:r>
      </w:ins>
      <w:ins w:id="33" w:author="Sanaka, Krishna" w:date="2025-12-02T18:10:00Z" w16du:dateUtc="2025-12-02T23:10:00Z">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ins>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54B7A441"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34"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E1</w:t>
      </w:r>
      <w:ins w:id="35" w:author="Krishna Sanaka" w:date="2025-12-24T12:31:00Z" w16du:dateUtc="2025-12-24T17:31:00Z">
        <w:r w:rsidR="00181491">
          <w:rPr>
            <w:rFonts w:ascii="Arial" w:hAnsi="Arial" w:cs="Arial"/>
          </w:rPr>
          <w:t>0</w:t>
        </w:r>
      </w:ins>
      <w:del w:id="36" w:author="Krishna Sanaka" w:date="2025-12-24T12:31:00Z" w16du:dateUtc="2025-12-24T17:31:00Z">
        <w:r w:rsidR="008E50F7" w:rsidDel="00181491">
          <w:rPr>
            <w:rFonts w:ascii="Arial" w:hAnsi="Arial" w:cs="Arial"/>
          </w:rPr>
          <w:delText>1</w:delText>
        </w:r>
      </w:del>
      <w:r w:rsidR="008E50F7">
        <w:rPr>
          <w:rFonts w:ascii="Arial" w:hAnsi="Arial" w:cs="Arial"/>
        </w:rPr>
        <w:t xml:space="preserve">-E14),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34"/>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w:t>
      </w:r>
      <w:ins w:id="37" w:author="Krishna Sanaka" w:date="2025-12-25T13:28:00Z" w16du:dateUtc="2025-12-25T18:28:00Z">
        <w:r w:rsidR="003F2788">
          <w:rPr>
            <w:rFonts w:ascii="Arial" w:hAnsi="Arial" w:cs="Arial"/>
          </w:rPr>
          <w:t>.</w:t>
        </w:r>
      </w:ins>
      <w:r w:rsidR="00B6797F">
        <w:rPr>
          <w:rFonts w:ascii="Arial" w:hAnsi="Arial" w:cs="Arial"/>
        </w:rPr>
        <w:t>S</w:t>
      </w:r>
      <w:ins w:id="38" w:author="Krishna Sanaka" w:date="2025-12-25T13:28:00Z" w16du:dateUtc="2025-12-25T18:28:00Z">
        <w:r w:rsidR="003F2788">
          <w:rPr>
            <w:rFonts w:ascii="Arial" w:hAnsi="Arial" w:cs="Arial"/>
          </w:rPr>
          <w:t>.</w:t>
        </w:r>
      </w:ins>
      <w:r w:rsidR="00B6797F">
        <w:rPr>
          <w:rFonts w:ascii="Arial" w:hAnsi="Arial" w:cs="Arial"/>
        </w:rPr>
        <w:t xml:space="preserve">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39"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3205F650"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w:t>
      </w:r>
      <w:ins w:id="40" w:author="Krishna Sanaka" w:date="2025-12-24T19:42:00Z" w16du:dateUtc="2025-12-25T00:42:00Z">
        <w:r w:rsidR="00EC2C39">
          <w:rPr>
            <w:rFonts w:ascii="Arial" w:hAnsi="Arial" w:cs="Arial"/>
          </w:rPr>
          <w:t>41</w:t>
        </w:r>
      </w:ins>
      <w:del w:id="41" w:author="Krishna Sanaka" w:date="2025-12-24T19:42:00Z" w16du:dateUtc="2025-12-25T00:42:00Z">
        <w:r w:rsidR="000853F3" w:rsidDel="00EC2C39">
          <w:rPr>
            <w:rFonts w:ascii="Arial" w:hAnsi="Arial" w:cs="Arial"/>
          </w:rPr>
          <w:delText>76</w:delText>
        </w:r>
      </w:del>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w:t>
      </w:r>
      <w:ins w:id="42" w:author="Krishna Sanaka" w:date="2025-12-25T09:52:00Z" w16du:dateUtc="2025-12-25T14:52:00Z">
        <w:r w:rsidR="00951FC0">
          <w:rPr>
            <w:rFonts w:ascii="Arial" w:hAnsi="Arial" w:cs="Arial"/>
          </w:rPr>
          <w:t>11</w:t>
        </w:r>
      </w:ins>
      <w:del w:id="43" w:author="Krishna Sanaka" w:date="2025-12-25T09:52:00Z" w16du:dateUtc="2025-12-25T14:52:00Z">
        <w:r w:rsidR="00B6797F" w:rsidDel="00951FC0">
          <w:rPr>
            <w:rFonts w:ascii="Arial" w:hAnsi="Arial" w:cs="Arial"/>
          </w:rPr>
          <w:delText>90</w:delText>
        </w:r>
      </w:del>
      <w:r w:rsidR="00B6797F">
        <w:rPr>
          <w:rFonts w:ascii="Arial" w:hAnsi="Arial" w:cs="Arial"/>
        </w:rPr>
        <w:t xml:space="preserve">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ins w:id="44" w:author="Krishna Sanaka" w:date="2025-12-25T11:27:00Z" w16du:dateUtc="2025-12-25T16:27:00Z">
        <w:r w:rsidR="009C73EF">
          <w:rPr>
            <w:rFonts w:ascii="Arial" w:hAnsi="Arial" w:cs="Arial"/>
          </w:rPr>
          <w:t>most decedents were male (5</w:t>
        </w:r>
      </w:ins>
      <w:ins w:id="45" w:author="Krishna Sanaka" w:date="2025-12-25T13:23:00Z" w16du:dateUtc="2025-12-25T18:23:00Z">
        <w:r w:rsidR="003A4CB0">
          <w:rPr>
            <w:rFonts w:ascii="Arial" w:hAnsi="Arial" w:cs="Arial"/>
          </w:rPr>
          <w:t>4</w:t>
        </w:r>
      </w:ins>
      <w:ins w:id="46" w:author="Krishna Sanaka" w:date="2025-12-25T11:27:00Z" w16du:dateUtc="2025-12-25T16:27:00Z">
        <w:r w:rsidR="009C73EF">
          <w:rPr>
            <w:rFonts w:ascii="Arial" w:hAnsi="Arial" w:cs="Arial"/>
          </w:rPr>
          <w:t>.05%), non-Hispanic White (74.31%)</w:t>
        </w:r>
      </w:ins>
      <w:ins w:id="47" w:author="Krishna Sanaka" w:date="2025-12-25T13:23:00Z" w16du:dateUtc="2025-12-25T18:23:00Z">
        <w:r w:rsidR="003A4CB0">
          <w:rPr>
            <w:rFonts w:ascii="Arial" w:hAnsi="Arial" w:cs="Arial"/>
          </w:rPr>
          <w:t>,</w:t>
        </w:r>
      </w:ins>
      <w:ins w:id="48" w:author="Krishna Sanaka" w:date="2025-12-25T11:27:00Z" w16du:dateUtc="2025-12-25T16:27:00Z">
        <w:r w:rsidR="009C73EF">
          <w:rPr>
            <w:rFonts w:ascii="Arial" w:hAnsi="Arial" w:cs="Arial"/>
          </w:rPr>
          <w:t xml:space="preserve"> and aged </w:t>
        </w:r>
        <w:r w:rsidR="009C73EF">
          <w:rPr>
            <w:rFonts w:ascii="Arial" w:hAnsi="Arial" w:cs="Arial"/>
          </w:rPr>
          <w:sym w:font="Symbol" w:char="F0B3"/>
        </w:r>
        <w:r w:rsidR="009C73EF">
          <w:rPr>
            <w:rFonts w:ascii="Arial" w:hAnsi="Arial" w:cs="Arial"/>
          </w:rPr>
          <w:t>65 years (</w:t>
        </w:r>
      </w:ins>
      <w:ins w:id="49" w:author="Krishna Sanaka" w:date="2025-12-25T11:28:00Z" w16du:dateUtc="2025-12-25T16:28:00Z">
        <w:r w:rsidR="009C73EF">
          <w:rPr>
            <w:rFonts w:ascii="Arial" w:hAnsi="Arial" w:cs="Arial"/>
          </w:rPr>
          <w:t xml:space="preserve">80.12%). </w:t>
        </w:r>
      </w:ins>
      <w:del w:id="50" w:author="Krishna Sanaka" w:date="2025-12-25T11:28:00Z" w16du:dateUtc="2025-12-25T16:28:00Z">
        <w:r w:rsidR="00587D34" w:rsidDel="009C73EF">
          <w:rPr>
            <w:rFonts w:ascii="Arial" w:hAnsi="Arial" w:cs="Arial"/>
          </w:rPr>
          <w:delText>54.0</w:delText>
        </w:r>
      </w:del>
      <w:del w:id="51" w:author="Krishna Sanaka" w:date="2025-12-24T19:44:00Z" w16du:dateUtc="2025-12-25T00:44:00Z">
        <w:r w:rsidR="00587D34" w:rsidDel="00EC2C39">
          <w:rPr>
            <w:rFonts w:ascii="Arial" w:hAnsi="Arial" w:cs="Arial"/>
          </w:rPr>
          <w:delText>2</w:delText>
        </w:r>
      </w:del>
      <w:del w:id="52" w:author="Krishna Sanaka" w:date="2025-12-25T11:28:00Z" w16du:dateUtc="2025-12-25T16:28:00Z">
        <w:r w:rsidR="00B6797F" w:rsidDel="009C73EF">
          <w:rPr>
            <w:rFonts w:ascii="Arial" w:hAnsi="Arial" w:cs="Arial"/>
          </w:rPr>
          <w:delText xml:space="preserve">% were men and </w:delText>
        </w:r>
        <w:r w:rsidR="005C4FF7" w:rsidDel="009C73EF">
          <w:rPr>
            <w:rFonts w:ascii="Arial" w:hAnsi="Arial" w:cs="Arial"/>
          </w:rPr>
          <w:delText>74.</w:delText>
        </w:r>
      </w:del>
      <w:del w:id="53" w:author="Krishna Sanaka" w:date="2025-12-24T19:46:00Z" w16du:dateUtc="2025-12-25T00:46:00Z">
        <w:r w:rsidR="005C4FF7" w:rsidDel="00EC2C39">
          <w:rPr>
            <w:rFonts w:ascii="Arial" w:hAnsi="Arial" w:cs="Arial"/>
          </w:rPr>
          <w:delText>28</w:delText>
        </w:r>
      </w:del>
      <w:del w:id="54" w:author="Krishna Sanaka" w:date="2025-12-25T11:28:00Z" w16du:dateUtc="2025-12-25T16:28:00Z">
        <w:r w:rsidR="00B6797F" w:rsidDel="009C73EF">
          <w:rPr>
            <w:rFonts w:ascii="Arial" w:hAnsi="Arial" w:cs="Arial"/>
          </w:rPr>
          <w:delText>% were non-Hispanic White. Most decedents were ≥65-years-old (</w:delText>
        </w:r>
        <w:r w:rsidR="009A7F74" w:rsidDel="009C73EF">
          <w:rPr>
            <w:rFonts w:ascii="Arial" w:hAnsi="Arial" w:cs="Arial"/>
          </w:rPr>
          <w:delText>80.</w:delText>
        </w:r>
      </w:del>
      <w:del w:id="55" w:author="Krishna Sanaka" w:date="2025-12-24T19:48:00Z" w16du:dateUtc="2025-12-25T00:48:00Z">
        <w:r w:rsidR="009A7F74" w:rsidDel="007311A1">
          <w:rPr>
            <w:rFonts w:ascii="Arial" w:hAnsi="Arial" w:cs="Arial"/>
          </w:rPr>
          <w:delText>07</w:delText>
        </w:r>
      </w:del>
      <w:del w:id="56" w:author="Krishna Sanaka" w:date="2025-12-25T11:28:00Z" w16du:dateUtc="2025-12-25T16:28:00Z">
        <w:r w:rsidR="00B6797F" w:rsidDel="009C73EF">
          <w:rPr>
            <w:rFonts w:ascii="Arial" w:hAnsi="Arial" w:cs="Arial"/>
          </w:rPr>
          <w:delText xml:space="preserve">%). </w:delText>
        </w:r>
      </w:del>
      <w:r w:rsidR="00B6797F">
        <w:rPr>
          <w:rFonts w:ascii="Arial" w:hAnsi="Arial" w:cs="Arial"/>
        </w:rPr>
        <w:t xml:space="preserve">Diabetes was the most common comorbid condition listed </w:t>
      </w:r>
      <w:r w:rsidR="005A6E90">
        <w:rPr>
          <w:rFonts w:ascii="Arial" w:hAnsi="Arial" w:cs="Arial"/>
        </w:rPr>
        <w:t>on</w:t>
      </w:r>
      <w:r w:rsidR="00B6797F">
        <w:rPr>
          <w:rFonts w:ascii="Arial" w:hAnsi="Arial" w:cs="Arial"/>
        </w:rPr>
        <w:t xml:space="preserve"> </w:t>
      </w:r>
      <w:ins w:id="57" w:author="Krishna Sanaka" w:date="2025-12-25T11:28:00Z" w16du:dateUtc="2025-12-25T16:28:00Z">
        <w:r w:rsidR="009C73EF">
          <w:rPr>
            <w:rFonts w:ascii="Arial" w:hAnsi="Arial" w:cs="Arial"/>
          </w:rPr>
          <w:t>death</w:t>
        </w:r>
      </w:ins>
      <w:del w:id="58" w:author="Krishna Sanaka" w:date="2025-12-25T11:28:00Z" w16du:dateUtc="2025-12-25T16:28:00Z">
        <w:r w:rsidR="00B6797F" w:rsidDel="009C73EF">
          <w:rPr>
            <w:rFonts w:ascii="Arial" w:hAnsi="Arial" w:cs="Arial"/>
          </w:rPr>
          <w:delText>the</w:delText>
        </w:r>
      </w:del>
      <w:r w:rsidR="00B6797F">
        <w:rPr>
          <w:rFonts w:ascii="Arial" w:hAnsi="Arial" w:cs="Arial"/>
        </w:rPr>
        <w:t xml:space="preserve"> certificate</w:t>
      </w:r>
      <w:r w:rsidR="005A6E90">
        <w:rPr>
          <w:rFonts w:ascii="Arial" w:hAnsi="Arial" w:cs="Arial"/>
        </w:rPr>
        <w:t>s</w:t>
      </w:r>
      <w:r w:rsidR="00B6797F">
        <w:rPr>
          <w:rFonts w:ascii="Arial" w:hAnsi="Arial" w:cs="Arial"/>
        </w:rPr>
        <w:t xml:space="preserve"> (</w:t>
      </w:r>
      <w:r w:rsidR="000001A2">
        <w:rPr>
          <w:rFonts w:ascii="Arial" w:hAnsi="Arial" w:cs="Arial"/>
        </w:rPr>
        <w:t>29.6</w:t>
      </w:r>
      <w:ins w:id="59" w:author="Krishna Sanaka" w:date="2025-12-25T09:53:00Z" w16du:dateUtc="2025-12-25T14:53:00Z">
        <w:r w:rsidR="00D63365">
          <w:rPr>
            <w:rFonts w:ascii="Arial" w:hAnsi="Arial" w:cs="Arial"/>
          </w:rPr>
          <w:t>5</w:t>
        </w:r>
      </w:ins>
      <w:del w:id="60" w:author="Krishna Sanaka" w:date="2025-12-25T09:53:00Z" w16du:dateUtc="2025-12-25T14:53:00Z">
        <w:r w:rsidR="00B9061D" w:rsidDel="00D63365">
          <w:rPr>
            <w:rFonts w:ascii="Arial" w:hAnsi="Arial" w:cs="Arial"/>
          </w:rPr>
          <w:delText>4</w:delText>
        </w:r>
      </w:del>
      <w:r w:rsidR="00B6797F">
        <w:rPr>
          <w:rFonts w:ascii="Arial" w:hAnsi="Arial" w:cs="Arial"/>
        </w:rPr>
        <w:t xml:space="preserve">%), followed by </w:t>
      </w:r>
      <w:r w:rsidR="005D789E">
        <w:rPr>
          <w:rFonts w:ascii="Arial" w:hAnsi="Arial" w:cs="Arial"/>
        </w:rPr>
        <w:t>decubitus ulcers (</w:t>
      </w:r>
      <w:r w:rsidR="0046766E">
        <w:rPr>
          <w:rFonts w:ascii="Arial" w:hAnsi="Arial" w:cs="Arial"/>
        </w:rPr>
        <w:t>9.4</w:t>
      </w:r>
      <w:ins w:id="61" w:author="Krishna Sanaka" w:date="2025-12-25T09:57:00Z" w16du:dateUtc="2025-12-25T14:57:00Z">
        <w:r w:rsidR="00AB64A0">
          <w:rPr>
            <w:rFonts w:ascii="Arial" w:hAnsi="Arial" w:cs="Arial"/>
          </w:rPr>
          <w:t>9</w:t>
        </w:r>
      </w:ins>
      <w:del w:id="62" w:author="Krishna Sanaka" w:date="2025-12-25T09:57:00Z" w16du:dateUtc="2025-12-25T14:57:00Z">
        <w:r w:rsidR="0046766E" w:rsidDel="00AB64A0">
          <w:rPr>
            <w:rFonts w:ascii="Arial" w:hAnsi="Arial" w:cs="Arial"/>
          </w:rPr>
          <w:delText>8</w:delText>
        </w:r>
      </w:del>
      <w:r w:rsidR="0046766E">
        <w:rPr>
          <w:rFonts w:ascii="Arial" w:hAnsi="Arial" w:cs="Arial"/>
        </w:rPr>
        <w:t xml:space="preserve">%),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w:t>
      </w:r>
      <w:ins w:id="63" w:author="Krishna Sanaka" w:date="2025-12-25T10:02:00Z" w16du:dateUtc="2025-12-25T15:02:00Z">
        <w:r w:rsidR="000E49E6">
          <w:rPr>
            <w:rFonts w:ascii="Arial" w:hAnsi="Arial" w:cs="Arial"/>
          </w:rPr>
          <w:t>7</w:t>
        </w:r>
      </w:ins>
      <w:del w:id="64" w:author="Krishna Sanaka" w:date="2025-12-25T10:02:00Z" w16du:dateUtc="2025-12-25T15:02:00Z">
        <w:r w:rsidR="00823E70" w:rsidDel="000E49E6">
          <w:rPr>
            <w:rFonts w:ascii="Arial" w:hAnsi="Arial" w:cs="Arial"/>
          </w:rPr>
          <w:delText>6</w:delText>
        </w:r>
      </w:del>
      <w:r w:rsidR="00823E70">
        <w:rPr>
          <w:rFonts w:ascii="Arial" w:hAnsi="Arial" w:cs="Arial"/>
        </w:rPr>
        <w:t>6%)</w:t>
      </w:r>
      <w:ins w:id="65" w:author="Krishna Sanaka" w:date="2025-12-25T11:28:00Z" w16du:dateUtc="2025-12-25T16:28:00Z">
        <w:r w:rsidR="009C73EF">
          <w:rPr>
            <w:rFonts w:ascii="Arial" w:hAnsi="Arial" w:cs="Arial"/>
          </w:rPr>
          <w:t>, with comorbidity burden concentrated in older age groups (</w:t>
        </w:r>
        <w:r w:rsidR="009C73EF" w:rsidRPr="00153C05">
          <w:rPr>
            <w:rFonts w:ascii="Arial" w:hAnsi="Arial" w:cs="Arial"/>
            <w:b/>
            <w:bCs/>
            <w:rPrChange w:id="66" w:author="Krishna Sanaka" w:date="2025-12-25T11:37:00Z" w16du:dateUtc="2025-12-25T16:37:00Z">
              <w:rPr>
                <w:rFonts w:ascii="Arial" w:hAnsi="Arial" w:cs="Arial"/>
              </w:rPr>
            </w:rPrChange>
          </w:rPr>
          <w:t>Supplementary Tabl</w:t>
        </w:r>
      </w:ins>
      <w:ins w:id="67" w:author="Krishna Sanaka" w:date="2025-12-25T11:29:00Z" w16du:dateUtc="2025-12-25T16:29:00Z">
        <w:r w:rsidR="009C73EF" w:rsidRPr="00153C05">
          <w:rPr>
            <w:rFonts w:ascii="Arial" w:hAnsi="Arial" w:cs="Arial"/>
            <w:b/>
            <w:bCs/>
            <w:rPrChange w:id="68" w:author="Krishna Sanaka" w:date="2025-12-25T11:37:00Z" w16du:dateUtc="2025-12-25T16:37:00Z">
              <w:rPr>
                <w:rFonts w:ascii="Arial" w:hAnsi="Arial" w:cs="Arial"/>
              </w:rPr>
            </w:rPrChange>
          </w:rPr>
          <w:t>e 1</w:t>
        </w:r>
        <w:r w:rsidR="009C73EF">
          <w:rPr>
            <w:rFonts w:ascii="Arial" w:hAnsi="Arial" w:cs="Arial"/>
          </w:rPr>
          <w:t>)</w:t>
        </w:r>
      </w:ins>
      <w:r w:rsidR="00823E70">
        <w:rPr>
          <w:rFonts w:ascii="Arial" w:hAnsi="Arial" w:cs="Arial"/>
        </w:rPr>
        <w:t>.</w:t>
      </w:r>
    </w:p>
    <w:p w14:paraId="2D212524" w14:textId="18654ED3"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0.</w:t>
      </w:r>
      <w:ins w:id="69" w:author="Krishna Sanaka" w:date="2025-12-24T19:34:00Z" w16du:dateUtc="2025-12-25T00:34:00Z">
        <w:r w:rsidR="005D11F6">
          <w:rPr>
            <w:rFonts w:ascii="Arial" w:hAnsi="Arial" w:cs="Arial"/>
          </w:rPr>
          <w:t>4</w:t>
        </w:r>
      </w:ins>
      <w:del w:id="70" w:author="Krishna Sanaka" w:date="2025-12-24T19:34:00Z" w16du:dateUtc="2025-12-25T00:34:00Z">
        <w:r w:rsidR="00641E4C" w:rsidDel="005D11F6">
          <w:rPr>
            <w:rFonts w:ascii="Arial" w:hAnsi="Arial" w:cs="Arial"/>
          </w:rPr>
          <w:delText>3</w:delText>
        </w:r>
      </w:del>
      <w:r w:rsidR="00641E4C">
        <w:rPr>
          <w:rFonts w:ascii="Arial" w:hAnsi="Arial" w:cs="Arial"/>
        </w:rPr>
        <w:t xml:space="preserve">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w:t>
      </w:r>
      <w:ins w:id="71" w:author="Krishna Sanaka" w:date="2025-12-25T10:03:00Z" w16du:dateUtc="2025-12-25T15:03:00Z">
        <w:r w:rsidR="00204D13">
          <w:rPr>
            <w:rFonts w:ascii="Arial" w:hAnsi="Arial" w:cs="Arial"/>
          </w:rPr>
          <w:t>4</w:t>
        </w:r>
      </w:ins>
      <w:del w:id="72" w:author="Krishna Sanaka" w:date="2025-12-25T10:03:00Z" w16du:dateUtc="2025-12-25T15:03:00Z">
        <w:r w:rsidR="00156CCE" w:rsidDel="00204D13">
          <w:rPr>
            <w:rFonts w:ascii="Arial" w:hAnsi="Arial" w:cs="Arial"/>
          </w:rPr>
          <w:delText>1</w:delText>
        </w:r>
      </w:del>
      <w:r w:rsidR="00156CCE">
        <w:rPr>
          <w:rFonts w:ascii="Arial" w:hAnsi="Arial" w:cs="Arial"/>
        </w:rPr>
        <w:t>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ins w:id="73" w:author="Krishna Sanaka" w:date="2025-12-25T13:25:00Z" w16du:dateUtc="2025-12-25T18:25:00Z">
        <w:r w:rsidR="0077740C">
          <w:rPr>
            <w:rFonts w:ascii="Arial" w:hAnsi="Arial" w:cs="Arial"/>
          </w:rPr>
          <w:t>(</w:t>
        </w:r>
      </w:ins>
      <w:del w:id="74" w:author="Krishna Sanaka" w:date="2025-12-25T13:25:00Z" w16du:dateUtc="2025-12-25T18:25:00Z">
        <w:r w:rsidR="0053709B" w:rsidDel="0077740C">
          <w:rPr>
            <w:rFonts w:ascii="Arial" w:hAnsi="Arial" w:cs="Arial"/>
          </w:rPr>
          <w:delText>[</w:delText>
        </w:r>
      </w:del>
      <w:r w:rsidR="00A701C1">
        <w:rPr>
          <w:rFonts w:ascii="Arial" w:hAnsi="Arial" w:cs="Arial"/>
        </w:rPr>
        <w:t xml:space="preserve">APC of </w:t>
      </w:r>
      <w:r w:rsidR="00AC0EB7">
        <w:rPr>
          <w:rFonts w:ascii="Arial" w:hAnsi="Arial" w:cs="Arial"/>
        </w:rPr>
        <w:t>3.5</w:t>
      </w:r>
      <w:ins w:id="75" w:author="Krishna Sanaka" w:date="2025-12-25T10:03:00Z" w16du:dateUtc="2025-12-25T15:03:00Z">
        <w:r w:rsidR="006C1CD3">
          <w:rPr>
            <w:rFonts w:ascii="Arial" w:hAnsi="Arial" w:cs="Arial"/>
          </w:rPr>
          <w:t>7</w:t>
        </w:r>
      </w:ins>
      <w:del w:id="76" w:author="Krishna Sanaka" w:date="2025-12-25T10:03:00Z" w16du:dateUtc="2025-12-25T15:03:00Z">
        <w:r w:rsidR="00AC0EB7" w:rsidDel="006C1CD3">
          <w:rPr>
            <w:rFonts w:ascii="Arial" w:hAnsi="Arial" w:cs="Arial"/>
          </w:rPr>
          <w:delText>4</w:delText>
        </w:r>
      </w:del>
      <w:r w:rsidR="00DE5CE2">
        <w:rPr>
          <w:rFonts w:ascii="Arial" w:hAnsi="Arial" w:cs="Arial"/>
        </w:rPr>
        <w:t xml:space="preserve">% </w:t>
      </w:r>
      <w:del w:id="77" w:author="Krishna Sanaka" w:date="2025-12-25T13:25:00Z" w16du:dateUtc="2025-12-25T18:25:00Z">
        <w:r w:rsidR="000B3323" w:rsidDel="0077740C">
          <w:rPr>
            <w:rFonts w:ascii="Arial" w:hAnsi="Arial" w:cs="Arial"/>
          </w:rPr>
          <w:delText>(</w:delText>
        </w:r>
      </w:del>
      <w:ins w:id="78" w:author="Krishna Sanaka" w:date="2025-12-25T13:25:00Z" w16du:dateUtc="2025-12-25T18:25:00Z">
        <w:r w:rsidR="0077740C">
          <w:rPr>
            <w:rFonts w:ascii="Arial" w:hAnsi="Arial" w:cs="Arial"/>
          </w:rPr>
          <w:t>[</w:t>
        </w:r>
      </w:ins>
      <w:r w:rsidR="000B3323">
        <w:rPr>
          <w:rFonts w:ascii="Arial" w:hAnsi="Arial" w:cs="Arial"/>
        </w:rPr>
        <w:t>95% CI</w:t>
      </w:r>
      <w:ins w:id="79" w:author="Krishna Sanaka" w:date="2025-12-25T13:25:00Z" w16du:dateUtc="2025-12-25T18:25:00Z">
        <w:r w:rsidR="0077740C">
          <w:rPr>
            <w:rFonts w:ascii="Arial" w:hAnsi="Arial" w:cs="Arial"/>
          </w:rPr>
          <w:t>:</w:t>
        </w:r>
      </w:ins>
      <w:del w:id="80" w:author="Krishna Sanaka" w:date="2025-12-25T13:25:00Z" w16du:dateUtc="2025-12-25T18:25:00Z">
        <w:r w:rsidR="0053709B" w:rsidDel="0077740C">
          <w:rPr>
            <w:rFonts w:ascii="Arial" w:hAnsi="Arial" w:cs="Arial"/>
          </w:rPr>
          <w:delText>)</w:delText>
        </w:r>
      </w:del>
      <w:r w:rsidR="000B3323">
        <w:rPr>
          <w:rFonts w:ascii="Arial" w:hAnsi="Arial" w:cs="Arial"/>
        </w:rPr>
        <w:t xml:space="preserve"> </w:t>
      </w:r>
      <w:r w:rsidR="00AA41E0">
        <w:rPr>
          <w:rFonts w:ascii="Arial" w:hAnsi="Arial" w:cs="Arial"/>
        </w:rPr>
        <w:t>2.8</w:t>
      </w:r>
      <w:ins w:id="81" w:author="Krishna Sanaka" w:date="2025-12-25T10:03:00Z" w16du:dateUtc="2025-12-25T15:03:00Z">
        <w:r w:rsidR="006C1CD3">
          <w:rPr>
            <w:rFonts w:ascii="Arial" w:hAnsi="Arial" w:cs="Arial"/>
          </w:rPr>
          <w:t>3</w:t>
        </w:r>
      </w:ins>
      <w:r w:rsidR="00BB5719">
        <w:rPr>
          <w:rFonts w:ascii="Arial" w:hAnsi="Arial" w:cs="Arial"/>
        </w:rPr>
        <w:t xml:space="preserve">, </w:t>
      </w:r>
      <w:r w:rsidR="00F91B94">
        <w:rPr>
          <w:rFonts w:ascii="Arial" w:hAnsi="Arial" w:cs="Arial"/>
        </w:rPr>
        <w:t>4</w:t>
      </w:r>
      <w:r w:rsidR="00BB5719">
        <w:rPr>
          <w:rFonts w:ascii="Arial" w:hAnsi="Arial" w:cs="Arial"/>
        </w:rPr>
        <w:t>.</w:t>
      </w:r>
      <w:ins w:id="82" w:author="Krishna Sanaka" w:date="2025-12-25T10:04:00Z" w16du:dateUtc="2025-12-25T15:04:00Z">
        <w:r w:rsidR="006C1CD3">
          <w:rPr>
            <w:rFonts w:ascii="Arial" w:hAnsi="Arial" w:cs="Arial"/>
          </w:rPr>
          <w:t>32</w:t>
        </w:r>
      </w:ins>
      <w:del w:id="83" w:author="Krishna Sanaka" w:date="2025-12-25T10:04:00Z" w16du:dateUtc="2025-12-25T15:04:00Z">
        <w:r w:rsidR="00BB5719" w:rsidDel="006C1CD3">
          <w:rPr>
            <w:rFonts w:ascii="Arial" w:hAnsi="Arial" w:cs="Arial"/>
          </w:rPr>
          <w:delText>28</w:delText>
        </w:r>
      </w:del>
      <w:ins w:id="84" w:author="Krishna Sanaka" w:date="2025-12-25T13:25:00Z" w16du:dateUtc="2025-12-25T18:25:00Z">
        <w:r w:rsidR="0077740C">
          <w:rPr>
            <w:rFonts w:ascii="Arial" w:hAnsi="Arial" w:cs="Arial"/>
          </w:rPr>
          <w:t>]</w:t>
        </w:r>
      </w:ins>
      <w:r w:rsidR="00BB5719">
        <w:rPr>
          <w:rFonts w:ascii="Arial" w:hAnsi="Arial" w:cs="Arial"/>
        </w:rPr>
        <w:t xml:space="preserve">; p &lt; </w:t>
      </w:r>
      <w:r w:rsidR="007C0CAD">
        <w:rPr>
          <w:rFonts w:ascii="Arial" w:hAnsi="Arial" w:cs="Arial"/>
        </w:rPr>
        <w:t>0.001</w:t>
      </w:r>
      <w:ins w:id="85" w:author="Krishna Sanaka" w:date="2025-12-25T13:25:00Z" w16du:dateUtc="2025-12-25T18:25:00Z">
        <w:r w:rsidR="0077740C">
          <w:rPr>
            <w:rFonts w:ascii="Arial" w:hAnsi="Arial" w:cs="Arial"/>
          </w:rPr>
          <w:t>)</w:t>
        </w:r>
      </w:ins>
      <w:del w:id="86" w:author="Krishna Sanaka" w:date="2025-12-25T13:25:00Z" w16du:dateUtc="2025-12-25T18:25:00Z">
        <w:r w:rsidR="00A17BB5" w:rsidDel="0077740C">
          <w:rPr>
            <w:rFonts w:ascii="Arial" w:hAnsi="Arial" w:cs="Arial"/>
          </w:rPr>
          <w:delText>]</w:delText>
        </w:r>
      </w:del>
      <w:del w:id="87" w:author="Krishna Sanaka" w:date="2025-12-25T11:32:00Z" w16du:dateUtc="2025-12-25T16:32:00Z">
        <w:r w:rsidR="00E52941" w:rsidDel="00153C05">
          <w:rPr>
            <w:rFonts w:ascii="Arial" w:hAnsi="Arial" w:cs="Arial"/>
          </w:rPr>
          <w:delText xml:space="preserve"> (</w:delText>
        </w:r>
        <w:r w:rsidR="00E52941" w:rsidDel="00153C05">
          <w:rPr>
            <w:rFonts w:ascii="Arial" w:hAnsi="Arial" w:cs="Arial"/>
            <w:b/>
            <w:bCs/>
          </w:rPr>
          <w:delText>Table 1</w:delText>
        </w:r>
        <w:r w:rsidR="00E52941" w:rsidDel="00153C05">
          <w:rPr>
            <w:rFonts w:ascii="Arial" w:hAnsi="Arial" w:cs="Arial"/>
          </w:rPr>
          <w:delText>)</w:delText>
        </w:r>
      </w:del>
      <w:r w:rsidR="00A17BB5">
        <w:rPr>
          <w:rFonts w:ascii="Arial" w:hAnsi="Arial" w:cs="Arial"/>
        </w:rPr>
        <w:t>.</w:t>
      </w:r>
      <w:r w:rsidR="000F3C6E">
        <w:rPr>
          <w:rFonts w:ascii="Arial" w:hAnsi="Arial" w:cs="Arial"/>
        </w:rPr>
        <w:t xml:space="preserve"> </w:t>
      </w:r>
      <w:ins w:id="88" w:author="Krishna Sanaka" w:date="2025-12-25T11:31:00Z" w16du:dateUtc="2025-12-25T16:31:00Z">
        <w:r w:rsidR="00153C05">
          <w:rPr>
            <w:rFonts w:ascii="Arial" w:hAnsi="Arial" w:cs="Arial"/>
          </w:rPr>
          <w:t xml:space="preserve">AAMRs increased significantly across most demographic </w:t>
        </w:r>
      </w:ins>
      <w:ins w:id="89" w:author="Krishna Sanaka" w:date="2025-12-25T11:32:00Z" w16du:dateUtc="2025-12-25T16:32:00Z">
        <w:r w:rsidR="00153C05">
          <w:rPr>
            <w:rFonts w:ascii="Arial" w:hAnsi="Arial" w:cs="Arial"/>
          </w:rPr>
          <w:t>groups</w:t>
        </w:r>
      </w:ins>
      <w:ins w:id="90" w:author="Krishna Sanaka" w:date="2025-12-25T11:45:00Z" w16du:dateUtc="2025-12-25T16:45:00Z">
        <w:r w:rsidR="00AB6FCA">
          <w:rPr>
            <w:rFonts w:ascii="Arial" w:hAnsi="Arial" w:cs="Arial"/>
          </w:rPr>
          <w:t xml:space="preserve">, and relative differences by sex, race/ethnicity, and region persisted over time </w:t>
        </w:r>
      </w:ins>
      <w:ins w:id="91" w:author="Krishna Sanaka" w:date="2025-12-25T11:32:00Z" w16du:dateUtc="2025-12-25T16:32:00Z">
        <w:r w:rsidR="00153C05">
          <w:rPr>
            <w:rFonts w:ascii="Arial" w:hAnsi="Arial" w:cs="Arial"/>
          </w:rPr>
          <w:t>(</w:t>
        </w:r>
        <w:r w:rsidR="00153C05" w:rsidRPr="00153C05">
          <w:rPr>
            <w:rFonts w:ascii="Arial" w:hAnsi="Arial" w:cs="Arial"/>
            <w:b/>
            <w:bCs/>
            <w:rPrChange w:id="92" w:author="Krishna Sanaka" w:date="2025-12-25T11:32:00Z" w16du:dateUtc="2025-12-25T16:32:00Z">
              <w:rPr>
                <w:rFonts w:ascii="Arial" w:hAnsi="Arial" w:cs="Arial"/>
              </w:rPr>
            </w:rPrChange>
          </w:rPr>
          <w:t>Table 1</w:t>
        </w:r>
      </w:ins>
      <w:ins w:id="93" w:author="Krishna Sanaka" w:date="2025-12-25T11:37:00Z" w16du:dateUtc="2025-12-25T16:37:00Z">
        <w:r w:rsidR="00153C05">
          <w:rPr>
            <w:rFonts w:ascii="Arial" w:hAnsi="Arial" w:cs="Arial"/>
            <w:b/>
            <w:bCs/>
          </w:rPr>
          <w:t>; Supplementary Table 2</w:t>
        </w:r>
      </w:ins>
      <w:ins w:id="94" w:author="Krishna Sanaka" w:date="2025-12-25T11:32:00Z" w16du:dateUtc="2025-12-25T16:32:00Z">
        <w:r w:rsidR="00153C05">
          <w:rPr>
            <w:rFonts w:ascii="Arial" w:hAnsi="Arial" w:cs="Arial"/>
          </w:rPr>
          <w:t xml:space="preserve">). </w:t>
        </w:r>
      </w:ins>
      <w:del w:id="95" w:author="Krishna Sanaka" w:date="2025-12-25T11:32:00Z" w16du:dateUtc="2025-12-25T16:32:00Z">
        <w:r w:rsidR="009B4786" w:rsidDel="00153C05">
          <w:rPr>
            <w:rFonts w:ascii="Arial" w:hAnsi="Arial" w:cs="Arial"/>
          </w:rPr>
          <w:delText xml:space="preserve">Most demographic subgroups also </w:delText>
        </w:r>
        <w:r w:rsidR="00090D42" w:rsidDel="00153C05">
          <w:rPr>
            <w:rFonts w:ascii="Arial" w:hAnsi="Arial" w:cs="Arial"/>
          </w:rPr>
          <w:delText xml:space="preserve">experienced increases in AAMR </w:delText>
        </w:r>
        <w:r w:rsidR="00150350" w:rsidDel="00153C05">
          <w:rPr>
            <w:rFonts w:ascii="Arial" w:hAnsi="Arial" w:cs="Arial"/>
          </w:rPr>
          <w:delText xml:space="preserve">over the study period. </w:delText>
        </w:r>
        <w:r w:rsidR="006A5B7C" w:rsidDel="00153C05">
          <w:rPr>
            <w:rFonts w:ascii="Arial" w:hAnsi="Arial" w:cs="Arial"/>
          </w:rPr>
          <w:delText>Male</w:delText>
        </w:r>
        <w:r w:rsidR="0053709B" w:rsidDel="00153C05">
          <w:rPr>
            <w:rFonts w:ascii="Arial" w:hAnsi="Arial" w:cs="Arial"/>
          </w:rPr>
          <w:delText>s</w:delText>
        </w:r>
        <w:r w:rsidR="00CE6F37" w:rsidDel="00153C05">
          <w:rPr>
            <w:rFonts w:ascii="Arial" w:hAnsi="Arial" w:cs="Arial"/>
          </w:rPr>
          <w:delText xml:space="preserve"> </w:delText>
        </w:r>
        <w:r w:rsidR="00A71828" w:rsidDel="00153C05">
          <w:rPr>
            <w:rFonts w:ascii="Arial" w:hAnsi="Arial" w:cs="Arial"/>
          </w:rPr>
          <w:delText xml:space="preserve">had an APC in their AAMRs </w:delText>
        </w:r>
        <w:r w:rsidR="00295AEB" w:rsidDel="00153C05">
          <w:rPr>
            <w:rFonts w:ascii="Arial" w:hAnsi="Arial" w:cs="Arial"/>
          </w:rPr>
          <w:delText xml:space="preserve">of </w:delText>
        </w:r>
        <w:r w:rsidR="00AF61AA" w:rsidDel="00153C05">
          <w:rPr>
            <w:rFonts w:ascii="Arial" w:hAnsi="Arial" w:cs="Arial"/>
          </w:rPr>
          <w:delText>3.</w:delText>
        </w:r>
        <w:r w:rsidR="000C4944" w:rsidDel="00153C05">
          <w:rPr>
            <w:rFonts w:ascii="Arial" w:hAnsi="Arial" w:cs="Arial"/>
          </w:rPr>
          <w:delText>92</w:delText>
        </w:r>
        <w:r w:rsidR="00AF61AA" w:rsidDel="00153C05">
          <w:rPr>
            <w:rFonts w:ascii="Arial" w:hAnsi="Arial" w:cs="Arial"/>
          </w:rPr>
          <w:delText xml:space="preserve">% (95% CI: </w:delText>
        </w:r>
        <w:r w:rsidR="00F83938" w:rsidDel="00153C05">
          <w:rPr>
            <w:rFonts w:ascii="Arial" w:hAnsi="Arial" w:cs="Arial"/>
          </w:rPr>
          <w:delText>3.23</w:delText>
        </w:r>
        <w:r w:rsidR="00443498" w:rsidDel="00153C05">
          <w:rPr>
            <w:rFonts w:ascii="Arial" w:hAnsi="Arial" w:cs="Arial"/>
          </w:rPr>
          <w:delText xml:space="preserve">, </w:delText>
        </w:r>
        <w:r w:rsidR="00F909FF" w:rsidDel="00153C05">
          <w:rPr>
            <w:rFonts w:ascii="Arial" w:hAnsi="Arial" w:cs="Arial"/>
          </w:rPr>
          <w:delText>4.61</w:delText>
        </w:r>
        <w:r w:rsidR="00443498" w:rsidDel="00153C05">
          <w:rPr>
            <w:rFonts w:ascii="Arial" w:hAnsi="Arial" w:cs="Arial"/>
          </w:rPr>
          <w:delText>; p &lt; 0.001)</w:delText>
        </w:r>
        <w:r w:rsidR="008317F2" w:rsidDel="00153C05">
          <w:rPr>
            <w:rFonts w:ascii="Arial" w:hAnsi="Arial" w:cs="Arial"/>
          </w:rPr>
          <w:delText>, while female</w:delText>
        </w:r>
        <w:r w:rsidR="0053709B" w:rsidDel="00153C05">
          <w:rPr>
            <w:rFonts w:ascii="Arial" w:hAnsi="Arial" w:cs="Arial"/>
          </w:rPr>
          <w:delText>s</w:delText>
        </w:r>
        <w:r w:rsidR="008317F2" w:rsidDel="00153C05">
          <w:rPr>
            <w:rFonts w:ascii="Arial" w:hAnsi="Arial" w:cs="Arial"/>
          </w:rPr>
          <w:delText xml:space="preserve"> had an APC of </w:delText>
        </w:r>
        <w:r w:rsidR="00F13311" w:rsidDel="00153C05">
          <w:rPr>
            <w:rFonts w:ascii="Arial" w:hAnsi="Arial" w:cs="Arial"/>
          </w:rPr>
          <w:delText>3.0</w:delText>
        </w:r>
      </w:del>
      <w:del w:id="96" w:author="Krishna Sanaka" w:date="2025-12-25T10:04:00Z" w16du:dateUtc="2025-12-25T15:04:00Z">
        <w:r w:rsidR="00F13311" w:rsidDel="00DE3E48">
          <w:rPr>
            <w:rFonts w:ascii="Arial" w:hAnsi="Arial" w:cs="Arial"/>
          </w:rPr>
          <w:delText>5</w:delText>
        </w:r>
      </w:del>
      <w:del w:id="97" w:author="Krishna Sanaka" w:date="2025-12-25T11:32:00Z" w16du:dateUtc="2025-12-25T16:32:00Z">
        <w:r w:rsidR="005924A9" w:rsidDel="00153C05">
          <w:rPr>
            <w:rFonts w:ascii="Arial" w:hAnsi="Arial" w:cs="Arial"/>
          </w:rPr>
          <w:delText xml:space="preserve"> </w:delText>
        </w:r>
        <w:r w:rsidR="00D42EB0" w:rsidDel="00153C05">
          <w:rPr>
            <w:rFonts w:ascii="Arial" w:hAnsi="Arial" w:cs="Arial"/>
          </w:rPr>
          <w:delText>(</w:delText>
        </w:r>
        <w:r w:rsidR="005924A9" w:rsidDel="00153C05">
          <w:rPr>
            <w:rFonts w:ascii="Arial" w:hAnsi="Arial" w:cs="Arial"/>
          </w:rPr>
          <w:delText xml:space="preserve">95% CI: </w:delText>
        </w:r>
        <w:r w:rsidR="00E46390" w:rsidDel="00153C05">
          <w:rPr>
            <w:rFonts w:ascii="Arial" w:hAnsi="Arial" w:cs="Arial"/>
          </w:rPr>
          <w:delText>2.2</w:delText>
        </w:r>
      </w:del>
      <w:del w:id="98" w:author="Krishna Sanaka" w:date="2025-12-25T10:04:00Z" w16du:dateUtc="2025-12-25T15:04:00Z">
        <w:r w:rsidR="00E46390" w:rsidDel="00DE3E48">
          <w:rPr>
            <w:rFonts w:ascii="Arial" w:hAnsi="Arial" w:cs="Arial"/>
          </w:rPr>
          <w:delText>1</w:delText>
        </w:r>
      </w:del>
      <w:del w:id="99" w:author="Krishna Sanaka" w:date="2025-12-25T11:32:00Z" w16du:dateUtc="2025-12-25T16:32:00Z">
        <w:r w:rsidR="00C619B0" w:rsidDel="00153C05">
          <w:rPr>
            <w:rFonts w:ascii="Arial" w:hAnsi="Arial" w:cs="Arial"/>
          </w:rPr>
          <w:delText xml:space="preserve">, </w:delText>
        </w:r>
        <w:r w:rsidR="00E46390" w:rsidDel="00153C05">
          <w:rPr>
            <w:rFonts w:ascii="Arial" w:hAnsi="Arial" w:cs="Arial"/>
          </w:rPr>
          <w:delText>3.</w:delText>
        </w:r>
      </w:del>
      <w:del w:id="100" w:author="Krishna Sanaka" w:date="2025-12-25T10:04:00Z" w16du:dateUtc="2025-12-25T15:04:00Z">
        <w:r w:rsidR="00E46390" w:rsidDel="00DE3E48">
          <w:rPr>
            <w:rFonts w:ascii="Arial" w:hAnsi="Arial" w:cs="Arial"/>
          </w:rPr>
          <w:delText>8</w:delText>
        </w:r>
      </w:del>
      <w:del w:id="101" w:author="Krishna Sanaka" w:date="2025-12-25T11:32:00Z" w16du:dateUtc="2025-12-25T16:32:00Z">
        <w:r w:rsidR="00E46390" w:rsidDel="00153C05">
          <w:rPr>
            <w:rFonts w:ascii="Arial" w:hAnsi="Arial" w:cs="Arial"/>
          </w:rPr>
          <w:delText>9</w:delText>
        </w:r>
        <w:r w:rsidR="00C619B0" w:rsidDel="00153C05">
          <w:rPr>
            <w:rFonts w:ascii="Arial" w:hAnsi="Arial" w:cs="Arial"/>
          </w:rPr>
          <w:delText xml:space="preserve">: p &lt; 0.001). </w:delText>
        </w:r>
        <w:r w:rsidR="00060231" w:rsidDel="00153C05">
          <w:rPr>
            <w:rFonts w:ascii="Arial" w:hAnsi="Arial" w:cs="Arial"/>
          </w:rPr>
          <w:delText xml:space="preserve">Regarding </w:delText>
        </w:r>
        <w:r w:rsidR="000A0753" w:rsidDel="00153C05">
          <w:rPr>
            <w:rFonts w:ascii="Arial" w:hAnsi="Arial" w:cs="Arial"/>
          </w:rPr>
          <w:delText xml:space="preserve">racial and ethnic groups, </w:delText>
        </w:r>
        <w:r w:rsidR="002C5BD9" w:rsidDel="00153C05">
          <w:rPr>
            <w:rFonts w:ascii="Arial" w:hAnsi="Arial" w:cs="Arial"/>
          </w:rPr>
          <w:delText xml:space="preserve">Non-Hispanic White </w:delText>
        </w:r>
        <w:r w:rsidR="005578FA" w:rsidRPr="005578FA" w:rsidDel="00153C05">
          <w:rPr>
            <w:rFonts w:ascii="Arial" w:hAnsi="Arial" w:cs="Arial"/>
          </w:rPr>
          <w:delText xml:space="preserve">(APC: </w:delText>
        </w:r>
      </w:del>
      <w:del w:id="102" w:author="Krishna Sanaka" w:date="2025-12-25T10:13:00Z" w16du:dateUtc="2025-12-25T15:13:00Z">
        <w:r w:rsidR="00003581" w:rsidDel="00DE3E48">
          <w:rPr>
            <w:rFonts w:ascii="Arial" w:hAnsi="Arial" w:cs="Arial"/>
          </w:rPr>
          <w:delText>4.01</w:delText>
        </w:r>
      </w:del>
      <w:del w:id="103" w:author="Krishna Sanaka" w:date="2025-12-25T11:32:00Z" w16du:dateUtc="2025-12-25T16:32:00Z">
        <w:r w:rsidR="005578FA" w:rsidRPr="005578FA" w:rsidDel="00153C05">
          <w:rPr>
            <w:rFonts w:ascii="Arial" w:hAnsi="Arial" w:cs="Arial"/>
          </w:rPr>
          <w:delText xml:space="preserve">% [95% CI: </w:delText>
        </w:r>
        <w:r w:rsidR="00820D2C" w:rsidDel="00153C05">
          <w:rPr>
            <w:rFonts w:ascii="Arial" w:hAnsi="Arial" w:cs="Arial"/>
          </w:rPr>
          <w:delText>3.</w:delText>
        </w:r>
      </w:del>
      <w:del w:id="104" w:author="Krishna Sanaka" w:date="2025-12-25T10:13:00Z" w16du:dateUtc="2025-12-25T15:13:00Z">
        <w:r w:rsidR="00820D2C" w:rsidDel="00BC4C0F">
          <w:rPr>
            <w:rFonts w:ascii="Arial" w:hAnsi="Arial" w:cs="Arial"/>
          </w:rPr>
          <w:delText>28</w:delText>
        </w:r>
      </w:del>
      <w:del w:id="105" w:author="Krishna Sanaka" w:date="2025-12-25T11:32:00Z" w16du:dateUtc="2025-12-25T16:32:00Z">
        <w:r w:rsidR="005578FA" w:rsidRPr="005578FA" w:rsidDel="00153C05">
          <w:rPr>
            <w:rFonts w:ascii="Arial" w:hAnsi="Arial" w:cs="Arial"/>
          </w:rPr>
          <w:delText xml:space="preserve">%, </w:delText>
        </w:r>
        <w:r w:rsidR="003A7DB0" w:rsidDel="00153C05">
          <w:rPr>
            <w:rFonts w:ascii="Arial" w:hAnsi="Arial" w:cs="Arial"/>
          </w:rPr>
          <w:delText>4.7</w:delText>
        </w:r>
      </w:del>
      <w:del w:id="106" w:author="Krishna Sanaka" w:date="2025-12-25T10:14:00Z" w16du:dateUtc="2025-12-25T15:14:00Z">
        <w:r w:rsidR="003A7DB0" w:rsidDel="00BC4C0F">
          <w:rPr>
            <w:rFonts w:ascii="Arial" w:hAnsi="Arial" w:cs="Arial"/>
          </w:rPr>
          <w:delText>5</w:delText>
        </w:r>
      </w:del>
      <w:del w:id="107" w:author="Krishna Sanaka" w:date="2025-12-25T11:32:00Z" w16du:dateUtc="2025-12-25T16:32:00Z">
        <w:r w:rsidR="005578FA" w:rsidRPr="005578FA" w:rsidDel="00153C05">
          <w:rPr>
            <w:rFonts w:ascii="Arial" w:hAnsi="Arial" w:cs="Arial"/>
          </w:rPr>
          <w:delText>%]; p &lt; 0.0</w:delText>
        </w:r>
        <w:r w:rsidR="006226A0" w:rsidDel="00153C05">
          <w:rPr>
            <w:rFonts w:ascii="Arial" w:hAnsi="Arial" w:cs="Arial"/>
          </w:rPr>
          <w:delText>0</w:delText>
        </w:r>
        <w:r w:rsidR="005578FA" w:rsidRPr="005578FA" w:rsidDel="00153C05">
          <w:rPr>
            <w:rFonts w:ascii="Arial" w:hAnsi="Arial" w:cs="Arial"/>
          </w:rPr>
          <w:delText xml:space="preserve">1), Non-Hispanic Black (APC: </w:delText>
        </w:r>
        <w:r w:rsidR="008069BA" w:rsidDel="00153C05">
          <w:rPr>
            <w:rFonts w:ascii="Arial" w:hAnsi="Arial" w:cs="Arial"/>
          </w:rPr>
          <w:delText>2.4</w:delText>
        </w:r>
      </w:del>
      <w:del w:id="108" w:author="Krishna Sanaka" w:date="2025-12-25T10:14:00Z" w16du:dateUtc="2025-12-25T15:14:00Z">
        <w:r w:rsidR="008069BA" w:rsidDel="00BC4C0F">
          <w:rPr>
            <w:rFonts w:ascii="Arial" w:hAnsi="Arial" w:cs="Arial"/>
          </w:rPr>
          <w:delText>9</w:delText>
        </w:r>
      </w:del>
      <w:del w:id="109" w:author="Krishna Sanaka" w:date="2025-12-25T11:32:00Z" w16du:dateUtc="2025-12-25T16:32:00Z">
        <w:r w:rsidR="005578FA" w:rsidRPr="005578FA" w:rsidDel="00153C05">
          <w:rPr>
            <w:rFonts w:ascii="Arial" w:hAnsi="Arial" w:cs="Arial"/>
          </w:rPr>
          <w:delText xml:space="preserve">% [95% CI: </w:delText>
        </w:r>
        <w:r w:rsidR="00F76B30" w:rsidDel="00153C05">
          <w:rPr>
            <w:rFonts w:ascii="Arial" w:hAnsi="Arial" w:cs="Arial"/>
          </w:rPr>
          <w:delText>1.37</w:delText>
        </w:r>
        <w:r w:rsidR="005578FA" w:rsidRPr="005578FA" w:rsidDel="00153C05">
          <w:rPr>
            <w:rFonts w:ascii="Arial" w:hAnsi="Arial" w:cs="Arial"/>
          </w:rPr>
          <w:delText xml:space="preserve">%, </w:delText>
        </w:r>
        <w:r w:rsidR="00167DA3" w:rsidDel="00153C05">
          <w:rPr>
            <w:rFonts w:ascii="Arial" w:hAnsi="Arial" w:cs="Arial"/>
          </w:rPr>
          <w:delText>3.6</w:delText>
        </w:r>
      </w:del>
      <w:del w:id="110" w:author="Krishna Sanaka" w:date="2025-12-25T10:14:00Z" w16du:dateUtc="2025-12-25T15:14:00Z">
        <w:r w:rsidR="00167DA3" w:rsidDel="00477CFE">
          <w:rPr>
            <w:rFonts w:ascii="Arial" w:hAnsi="Arial" w:cs="Arial"/>
          </w:rPr>
          <w:delText>2</w:delText>
        </w:r>
      </w:del>
      <w:del w:id="111" w:author="Krishna Sanaka" w:date="2025-12-25T11:32:00Z" w16du:dateUtc="2025-12-25T16:32:00Z">
        <w:r w:rsidR="005578FA" w:rsidRPr="005578FA" w:rsidDel="00153C05">
          <w:rPr>
            <w:rFonts w:ascii="Arial" w:hAnsi="Arial" w:cs="Arial"/>
          </w:rPr>
          <w:delText xml:space="preserve">%]; p </w:delText>
        </w:r>
        <w:r w:rsidR="007B33BF" w:rsidDel="00153C05">
          <w:rPr>
            <w:rFonts w:ascii="Arial" w:hAnsi="Arial" w:cs="Arial"/>
          </w:rPr>
          <w:delText>&lt; 0.001</w:delText>
        </w:r>
        <w:r w:rsidR="005578FA" w:rsidRPr="005578FA" w:rsidDel="00153C05">
          <w:rPr>
            <w:rFonts w:ascii="Arial" w:hAnsi="Arial" w:cs="Arial"/>
          </w:rPr>
          <w:delText>),</w:delText>
        </w:r>
        <w:r w:rsidR="00141306" w:rsidDel="00153C05">
          <w:rPr>
            <w:rFonts w:ascii="Arial" w:hAnsi="Arial" w:cs="Arial"/>
          </w:rPr>
          <w:delText xml:space="preserve"> </w:delText>
        </w:r>
        <w:r w:rsidR="005578FA" w:rsidRPr="005578FA" w:rsidDel="00153C05">
          <w:rPr>
            <w:rFonts w:ascii="Arial" w:hAnsi="Arial" w:cs="Arial"/>
          </w:rPr>
          <w:delText xml:space="preserve">Hispanic (APC: </w:delText>
        </w:r>
        <w:r w:rsidR="00004DB7" w:rsidDel="00153C05">
          <w:rPr>
            <w:rFonts w:ascii="Arial" w:hAnsi="Arial" w:cs="Arial"/>
          </w:rPr>
          <w:delText>2</w:delText>
        </w:r>
        <w:r w:rsidR="00461BBA" w:rsidDel="00153C05">
          <w:rPr>
            <w:rFonts w:ascii="Arial" w:hAnsi="Arial" w:cs="Arial"/>
          </w:rPr>
          <w:delText>.</w:delText>
        </w:r>
      </w:del>
      <w:del w:id="112" w:author="Krishna Sanaka" w:date="2025-12-25T10:14:00Z" w16du:dateUtc="2025-12-25T15:14:00Z">
        <w:r w:rsidR="00461BBA" w:rsidDel="00531729">
          <w:rPr>
            <w:rFonts w:ascii="Arial" w:hAnsi="Arial" w:cs="Arial"/>
          </w:rPr>
          <w:delText>29</w:delText>
        </w:r>
      </w:del>
      <w:del w:id="113" w:author="Krishna Sanaka" w:date="2025-12-25T11:32:00Z" w16du:dateUtc="2025-12-25T16:32:00Z">
        <w:r w:rsidR="005578FA" w:rsidRPr="005578FA" w:rsidDel="00153C05">
          <w:rPr>
            <w:rFonts w:ascii="Arial" w:hAnsi="Arial" w:cs="Arial"/>
          </w:rPr>
          <w:delText xml:space="preserve">% [95% CI: </w:delText>
        </w:r>
        <w:r w:rsidR="003D3B8A" w:rsidDel="00153C05">
          <w:rPr>
            <w:rFonts w:ascii="Arial" w:hAnsi="Arial" w:cs="Arial"/>
          </w:rPr>
          <w:delText>1.4</w:delText>
        </w:r>
      </w:del>
      <w:del w:id="114" w:author="Krishna Sanaka" w:date="2025-12-25T10:14:00Z" w16du:dateUtc="2025-12-25T15:14:00Z">
        <w:r w:rsidR="003D3B8A" w:rsidDel="000D0D4E">
          <w:rPr>
            <w:rFonts w:ascii="Arial" w:hAnsi="Arial" w:cs="Arial"/>
          </w:rPr>
          <w:delText>5</w:delText>
        </w:r>
      </w:del>
      <w:del w:id="115" w:author="Krishna Sanaka" w:date="2025-12-25T11:32:00Z" w16du:dateUtc="2025-12-25T16:32:00Z">
        <w:r w:rsidR="005578FA" w:rsidRPr="005578FA" w:rsidDel="00153C05">
          <w:rPr>
            <w:rFonts w:ascii="Arial" w:hAnsi="Arial" w:cs="Arial"/>
          </w:rPr>
          <w:delText xml:space="preserve">, </w:delText>
        </w:r>
        <w:r w:rsidR="006431D0" w:rsidDel="00153C05">
          <w:rPr>
            <w:rFonts w:ascii="Arial" w:hAnsi="Arial" w:cs="Arial"/>
          </w:rPr>
          <w:delText>3.1</w:delText>
        </w:r>
      </w:del>
      <w:del w:id="116" w:author="Krishna Sanaka" w:date="2025-12-25T10:14:00Z" w16du:dateUtc="2025-12-25T15:14:00Z">
        <w:r w:rsidR="006431D0" w:rsidDel="00B774D8">
          <w:rPr>
            <w:rFonts w:ascii="Arial" w:hAnsi="Arial" w:cs="Arial"/>
          </w:rPr>
          <w:delText>5</w:delText>
        </w:r>
      </w:del>
      <w:del w:id="117" w:author="Krishna Sanaka" w:date="2025-12-25T11:32:00Z" w16du:dateUtc="2025-12-25T16:32:00Z">
        <w:r w:rsidR="005578FA" w:rsidRPr="005578FA" w:rsidDel="00153C05">
          <w:rPr>
            <w:rFonts w:ascii="Arial" w:hAnsi="Arial" w:cs="Arial"/>
          </w:rPr>
          <w:delText xml:space="preserve">]; </w:delText>
        </w:r>
        <w:r w:rsidR="005578FA" w:rsidRPr="005578FA" w:rsidDel="00153C05">
          <w:rPr>
            <w:rFonts w:ascii="Arial" w:hAnsi="Arial" w:cs="Arial"/>
          </w:rPr>
          <w:lastRenderedPageBreak/>
          <w:delText xml:space="preserve">p </w:delText>
        </w:r>
        <w:r w:rsidR="00947690" w:rsidDel="00153C05">
          <w:rPr>
            <w:rFonts w:ascii="Arial" w:hAnsi="Arial" w:cs="Arial"/>
          </w:rPr>
          <w:delText>&lt; 0.001</w:delText>
        </w:r>
        <w:r w:rsidR="005578FA" w:rsidRPr="005578FA" w:rsidDel="00153C05">
          <w:rPr>
            <w:rFonts w:ascii="Arial" w:hAnsi="Arial" w:cs="Arial"/>
          </w:rPr>
          <w:delText>)</w:delText>
        </w:r>
        <w:r w:rsidR="00DF3FF2" w:rsidDel="00153C05">
          <w:rPr>
            <w:rFonts w:ascii="Arial" w:hAnsi="Arial" w:cs="Arial"/>
          </w:rPr>
          <w:delText xml:space="preserve">, and American Indian/Alaska Native </w:delText>
        </w:r>
        <w:r w:rsidR="0053709B" w:rsidDel="00153C05">
          <w:rPr>
            <w:rFonts w:ascii="Arial" w:hAnsi="Arial" w:cs="Arial"/>
          </w:rPr>
          <w:delText>persons</w:delText>
        </w:r>
        <w:r w:rsidR="00DF3FF2" w:rsidDel="00153C05">
          <w:rPr>
            <w:rFonts w:ascii="Arial" w:hAnsi="Arial" w:cs="Arial"/>
          </w:rPr>
          <w:delText xml:space="preserve"> </w:delText>
        </w:r>
        <w:r w:rsidR="00433C8A" w:rsidDel="00153C05">
          <w:rPr>
            <w:rFonts w:ascii="Arial" w:hAnsi="Arial" w:cs="Arial"/>
          </w:rPr>
          <w:delText>(</w:delText>
        </w:r>
        <w:r w:rsidR="00FD63BA" w:rsidDel="00153C05">
          <w:rPr>
            <w:rFonts w:ascii="Arial" w:hAnsi="Arial" w:cs="Arial"/>
          </w:rPr>
          <w:delText xml:space="preserve">APC: </w:delText>
        </w:r>
        <w:r w:rsidR="00972398" w:rsidDel="00153C05">
          <w:rPr>
            <w:rFonts w:ascii="Arial" w:hAnsi="Arial" w:cs="Arial"/>
          </w:rPr>
          <w:delText xml:space="preserve">6.79 [95% CI: </w:delText>
        </w:r>
        <w:r w:rsidR="008063FD" w:rsidDel="00153C05">
          <w:rPr>
            <w:rFonts w:ascii="Arial" w:hAnsi="Arial" w:cs="Arial"/>
          </w:rPr>
          <w:delText>2.</w:delText>
        </w:r>
      </w:del>
      <w:del w:id="118" w:author="Krishna Sanaka" w:date="2025-12-25T10:15:00Z" w16du:dateUtc="2025-12-25T15:15:00Z">
        <w:r w:rsidR="008063FD" w:rsidDel="000F746C">
          <w:rPr>
            <w:rFonts w:ascii="Arial" w:hAnsi="Arial" w:cs="Arial"/>
          </w:rPr>
          <w:delText>68</w:delText>
        </w:r>
      </w:del>
      <w:del w:id="119" w:author="Krishna Sanaka" w:date="2025-12-25T11:32:00Z" w16du:dateUtc="2025-12-25T16:32:00Z">
        <w:r w:rsidR="008063FD" w:rsidDel="00153C05">
          <w:rPr>
            <w:rFonts w:ascii="Arial" w:hAnsi="Arial" w:cs="Arial"/>
          </w:rPr>
          <w:delText xml:space="preserve">, </w:delText>
        </w:r>
        <w:r w:rsidR="00416561" w:rsidDel="00153C05">
          <w:rPr>
            <w:rFonts w:ascii="Arial" w:hAnsi="Arial" w:cs="Arial"/>
          </w:rPr>
          <w:delText>11.0</w:delText>
        </w:r>
      </w:del>
      <w:del w:id="120" w:author="Krishna Sanaka" w:date="2025-12-25T10:15:00Z" w16du:dateUtc="2025-12-25T15:15:00Z">
        <w:r w:rsidR="00416561" w:rsidDel="00FB5041">
          <w:rPr>
            <w:rFonts w:ascii="Arial" w:hAnsi="Arial" w:cs="Arial"/>
          </w:rPr>
          <w:delText>8</w:delText>
        </w:r>
      </w:del>
      <w:del w:id="121" w:author="Krishna Sanaka" w:date="2025-12-25T11:32:00Z" w16du:dateUtc="2025-12-25T16:32:00Z">
        <w:r w:rsidR="004C5872" w:rsidDel="00153C05">
          <w:rPr>
            <w:rFonts w:ascii="Arial" w:hAnsi="Arial" w:cs="Arial"/>
          </w:rPr>
          <w:delText>]</w:delText>
        </w:r>
        <w:r w:rsidR="00416561" w:rsidDel="00153C05">
          <w:rPr>
            <w:rFonts w:ascii="Arial" w:hAnsi="Arial" w:cs="Arial"/>
          </w:rPr>
          <w:delText>; p = 0.005)</w:delText>
        </w:r>
        <w:r w:rsidR="005578FA" w:rsidRPr="005578FA" w:rsidDel="00153C05">
          <w:rPr>
            <w:rFonts w:ascii="Arial" w:hAnsi="Arial" w:cs="Arial"/>
          </w:rPr>
          <w:delText xml:space="preserve"> experienced significant increases in AAMR</w:delText>
        </w:r>
      </w:del>
      <w:del w:id="122" w:author="Krishna Sanaka" w:date="2025-12-25T10:42:00Z" w16du:dateUtc="2025-12-25T15:42:00Z">
        <w:r w:rsidR="005578FA" w:rsidRPr="005578FA" w:rsidDel="00E2784F">
          <w:rPr>
            <w:rFonts w:ascii="Arial" w:hAnsi="Arial" w:cs="Arial"/>
          </w:rPr>
          <w:delText xml:space="preserve">, while Asians or Pacific Islanders </w:delText>
        </w:r>
        <w:r w:rsidR="00196464" w:rsidDel="00E2784F">
          <w:rPr>
            <w:rFonts w:ascii="Arial" w:hAnsi="Arial" w:cs="Arial"/>
          </w:rPr>
          <w:delText>saw</w:delText>
        </w:r>
        <w:r w:rsidR="005578FA" w:rsidRPr="005578FA" w:rsidDel="00E2784F">
          <w:rPr>
            <w:rFonts w:ascii="Arial" w:hAnsi="Arial" w:cs="Arial"/>
          </w:rPr>
          <w:delText xml:space="preserve"> no significant change</w:delText>
        </w:r>
        <w:r w:rsidR="00196464" w:rsidDel="00E2784F">
          <w:rPr>
            <w:rFonts w:ascii="Arial" w:hAnsi="Arial" w:cs="Arial"/>
          </w:rPr>
          <w:delText>s</w:delText>
        </w:r>
      </w:del>
      <w:del w:id="123" w:author="Krishna Sanaka" w:date="2025-12-25T11:32:00Z" w16du:dateUtc="2025-12-25T16:32:00Z">
        <w:r w:rsidR="005578FA" w:rsidRPr="005578FA" w:rsidDel="00153C05">
          <w:rPr>
            <w:rFonts w:ascii="Arial" w:hAnsi="Arial" w:cs="Arial"/>
          </w:rPr>
          <w:delText>.</w:delText>
        </w:r>
        <w:r w:rsidR="00BF5FF3" w:rsidDel="00153C05">
          <w:rPr>
            <w:rFonts w:ascii="Arial" w:hAnsi="Arial" w:cs="Arial"/>
          </w:rPr>
          <w:delText xml:space="preserve"> </w:delText>
        </w:r>
      </w:del>
      <w:del w:id="124" w:author="Krishna Sanaka" w:date="2025-12-25T11:35:00Z" w16du:dateUtc="2025-12-25T16:35:00Z">
        <w:r w:rsidR="00CB5224" w:rsidDel="00153C05">
          <w:rPr>
            <w:rFonts w:ascii="Arial" w:hAnsi="Arial" w:cs="Arial"/>
          </w:rPr>
          <w:delText>W</w:delText>
        </w:r>
        <w:r w:rsidR="005578FA" w:rsidRPr="005578FA" w:rsidDel="00153C05">
          <w:rPr>
            <w:rFonts w:ascii="Arial" w:hAnsi="Arial" w:cs="Arial"/>
          </w:rPr>
          <w:delText xml:space="preserve">hile </w:delText>
        </w:r>
        <w:r w:rsidR="00003788" w:rsidDel="00153C05">
          <w:rPr>
            <w:rFonts w:ascii="Arial" w:hAnsi="Arial" w:cs="Arial"/>
          </w:rPr>
          <w:delText xml:space="preserve">there were too few deaths with osteomyelitis listed </w:delText>
        </w:r>
        <w:r w:rsidR="006E30B9" w:rsidDel="00153C05">
          <w:rPr>
            <w:rFonts w:ascii="Arial" w:hAnsi="Arial" w:cs="Arial"/>
          </w:rPr>
          <w:delText xml:space="preserve">as the underlying cause of death </w:delText>
        </w:r>
        <w:r w:rsidR="001716DC" w:rsidDel="00153C05">
          <w:rPr>
            <w:rFonts w:ascii="Arial" w:hAnsi="Arial" w:cs="Arial"/>
          </w:rPr>
          <w:delText xml:space="preserve">among those aged </w:delText>
        </w:r>
        <w:r w:rsidR="008E59C1" w:rsidDel="00153C05">
          <w:rPr>
            <w:rFonts w:ascii="Arial" w:hAnsi="Arial" w:cs="Arial"/>
          </w:rPr>
          <w:delText>34 years</w:delText>
        </w:r>
      </w:del>
      <w:del w:id="125" w:author="Krishna Sanaka" w:date="2025-12-25T10:43:00Z" w16du:dateUtc="2025-12-25T15:43:00Z">
        <w:r w:rsidR="008E59C1" w:rsidDel="00205CE8">
          <w:rPr>
            <w:rFonts w:ascii="Arial" w:hAnsi="Arial" w:cs="Arial"/>
          </w:rPr>
          <w:delText xml:space="preserve"> </w:delText>
        </w:r>
        <w:r w:rsidR="00166220" w:rsidDel="00205CE8">
          <w:rPr>
            <w:rFonts w:ascii="Arial" w:hAnsi="Arial" w:cs="Arial"/>
          </w:rPr>
          <w:delText>and under</w:delText>
        </w:r>
      </w:del>
      <w:del w:id="126" w:author="Krishna Sanaka" w:date="2025-12-25T11:35:00Z" w16du:dateUtc="2025-12-25T16:35:00Z">
        <w:r w:rsidR="00166220" w:rsidDel="00153C05">
          <w:rPr>
            <w:rFonts w:ascii="Arial" w:hAnsi="Arial" w:cs="Arial"/>
          </w:rPr>
          <w:delText xml:space="preserve"> to determine </w:delText>
        </w:r>
        <w:r w:rsidR="003C5DF9" w:rsidDel="00153C05">
          <w:rPr>
            <w:rFonts w:ascii="Arial" w:hAnsi="Arial" w:cs="Arial"/>
          </w:rPr>
          <w:delText xml:space="preserve">accurate AAMRs and </w:delText>
        </w:r>
        <w:r w:rsidR="00AC117B" w:rsidDel="00153C05">
          <w:rPr>
            <w:rFonts w:ascii="Arial" w:hAnsi="Arial" w:cs="Arial"/>
          </w:rPr>
          <w:delText>APCs</w:delText>
        </w:r>
      </w:del>
      <w:ins w:id="127" w:author="Krishna Sanaka" w:date="2025-12-25T11:35:00Z" w16du:dateUtc="2025-12-25T16:35:00Z">
        <w:r w:rsidR="00153C05">
          <w:rPr>
            <w:rFonts w:ascii="Arial" w:hAnsi="Arial" w:cs="Arial"/>
          </w:rPr>
          <w:t xml:space="preserve">Due to sparse counts, AAMRs and APC could not be reliably </w:t>
        </w:r>
      </w:ins>
      <w:ins w:id="128" w:author="Krishna Sanaka" w:date="2025-12-25T11:36:00Z" w16du:dateUtc="2025-12-25T16:36:00Z">
        <w:r w:rsidR="00153C05">
          <w:rPr>
            <w:rFonts w:ascii="Arial" w:hAnsi="Arial" w:cs="Arial"/>
          </w:rPr>
          <w:t>estimated for individuals aged 15-34 years.</w:t>
        </w:r>
      </w:ins>
      <w:del w:id="129" w:author="Krishna Sanaka" w:date="2025-12-25T11:36:00Z" w16du:dateUtc="2025-12-25T16:36:00Z">
        <w:r w:rsidR="00AC117B" w:rsidDel="00153C05">
          <w:rPr>
            <w:rFonts w:ascii="Arial" w:hAnsi="Arial" w:cs="Arial"/>
          </w:rPr>
          <w:delText>,</w:delText>
        </w:r>
      </w:del>
      <w:ins w:id="130" w:author="Krishna Sanaka" w:date="2025-12-25T11:36:00Z" w16du:dateUtc="2025-12-25T16:36:00Z">
        <w:r w:rsidR="00153C05">
          <w:rPr>
            <w:rFonts w:ascii="Arial" w:hAnsi="Arial" w:cs="Arial"/>
          </w:rPr>
          <w:t xml:space="preserve"> However,</w:t>
        </w:r>
      </w:ins>
      <w:r w:rsidR="00AC117B">
        <w:rPr>
          <w:rFonts w:ascii="Arial" w:hAnsi="Arial" w:cs="Arial"/>
        </w:rPr>
        <w:t xml:space="preserve">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w:t>
      </w:r>
      <w:del w:id="131" w:author="Krishna Sanaka" w:date="2025-12-25T13:26:00Z" w16du:dateUtc="2025-12-25T18:26:00Z">
        <w:r w:rsidR="00DB3308" w:rsidDel="0077740C">
          <w:rPr>
            <w:rFonts w:ascii="Arial" w:hAnsi="Arial" w:cs="Arial"/>
          </w:rPr>
          <w:delText>[</w:delText>
        </w:r>
      </w:del>
      <w:ins w:id="132" w:author="Krishna Sanaka" w:date="2025-12-25T13:26:00Z" w16du:dateUtc="2025-12-25T18:26:00Z">
        <w:r w:rsidR="0077740C">
          <w:rPr>
            <w:rFonts w:ascii="Arial" w:hAnsi="Arial" w:cs="Arial"/>
          </w:rPr>
          <w:t>(</w:t>
        </w:r>
      </w:ins>
      <w:r w:rsidR="00DB3308">
        <w:rPr>
          <w:rFonts w:ascii="Arial" w:hAnsi="Arial" w:cs="Arial"/>
        </w:rPr>
        <w:t>APC</w:t>
      </w:r>
      <w:r w:rsidR="00DD6C83">
        <w:rPr>
          <w:rFonts w:ascii="Arial" w:hAnsi="Arial" w:cs="Arial"/>
        </w:rPr>
        <w:t xml:space="preserve"> </w:t>
      </w:r>
      <w:del w:id="133" w:author="Krishna Sanaka" w:date="2025-12-25T10:45:00Z" w16du:dateUtc="2025-12-25T15:45:00Z">
        <w:r w:rsidR="00DB3308" w:rsidDel="00205CE8">
          <w:rPr>
            <w:rFonts w:ascii="Arial" w:hAnsi="Arial" w:cs="Arial"/>
          </w:rPr>
          <w:delText>6.08</w:delText>
        </w:r>
      </w:del>
      <w:ins w:id="134" w:author="Krishna Sanaka" w:date="2025-12-25T10:45:00Z" w16du:dateUtc="2025-12-25T15:45:00Z">
        <w:r w:rsidR="00205CE8">
          <w:rPr>
            <w:rFonts w:ascii="Arial" w:hAnsi="Arial" w:cs="Arial"/>
          </w:rPr>
          <w:t>4.88</w:t>
        </w:r>
      </w:ins>
      <w:r w:rsidR="00DB3308">
        <w:rPr>
          <w:rFonts w:ascii="Arial" w:hAnsi="Arial" w:cs="Arial"/>
        </w:rPr>
        <w:t xml:space="preserve">% </w:t>
      </w:r>
      <w:del w:id="135" w:author="Krishna Sanaka" w:date="2025-12-25T13:26:00Z" w16du:dateUtc="2025-12-25T18:26:00Z">
        <w:r w:rsidR="00DB3308" w:rsidDel="0077740C">
          <w:rPr>
            <w:rFonts w:ascii="Arial" w:hAnsi="Arial" w:cs="Arial"/>
          </w:rPr>
          <w:delText>(</w:delText>
        </w:r>
      </w:del>
      <w:ins w:id="136" w:author="Krishna Sanaka" w:date="2025-12-25T13:26:00Z" w16du:dateUtc="2025-12-25T18:26:00Z">
        <w:r w:rsidR="0077740C">
          <w:rPr>
            <w:rFonts w:ascii="Arial" w:hAnsi="Arial" w:cs="Arial"/>
          </w:rPr>
          <w:t>[</w:t>
        </w:r>
      </w:ins>
      <w:r w:rsidR="00DB3308">
        <w:rPr>
          <w:rFonts w:ascii="Arial" w:hAnsi="Arial" w:cs="Arial"/>
        </w:rPr>
        <w:t xml:space="preserve">95% CI: </w:t>
      </w:r>
      <w:del w:id="137" w:author="Krishna Sanaka" w:date="2025-12-25T10:45:00Z" w16du:dateUtc="2025-12-25T15:45:00Z">
        <w:r w:rsidR="00DB3308" w:rsidDel="00205CE8">
          <w:rPr>
            <w:rFonts w:ascii="Arial" w:hAnsi="Arial" w:cs="Arial"/>
          </w:rPr>
          <w:delText>5.47</w:delText>
        </w:r>
      </w:del>
      <w:ins w:id="138" w:author="Krishna Sanaka" w:date="2025-12-25T10:45:00Z" w16du:dateUtc="2025-12-25T15:45:00Z">
        <w:r w:rsidR="00205CE8">
          <w:rPr>
            <w:rFonts w:ascii="Arial" w:hAnsi="Arial" w:cs="Arial"/>
          </w:rPr>
          <w:t>3.98</w:t>
        </w:r>
      </w:ins>
      <w:r w:rsidR="00DB3308">
        <w:rPr>
          <w:rFonts w:ascii="Arial" w:hAnsi="Arial" w:cs="Arial"/>
        </w:rPr>
        <w:t xml:space="preserve">, </w:t>
      </w:r>
      <w:del w:id="139" w:author="Krishna Sanaka" w:date="2025-12-25T10:45:00Z" w16du:dateUtc="2025-12-25T15:45:00Z">
        <w:r w:rsidR="00DB3308" w:rsidDel="00205CE8">
          <w:rPr>
            <w:rFonts w:ascii="Arial" w:hAnsi="Arial" w:cs="Arial"/>
          </w:rPr>
          <w:delText>6.7</w:delText>
        </w:r>
      </w:del>
      <w:ins w:id="140" w:author="Krishna Sanaka" w:date="2025-12-25T10:45:00Z" w16du:dateUtc="2025-12-25T15:45:00Z">
        <w:r w:rsidR="00205CE8">
          <w:rPr>
            <w:rFonts w:ascii="Arial" w:hAnsi="Arial" w:cs="Arial"/>
          </w:rPr>
          <w:t>5.79</w:t>
        </w:r>
      </w:ins>
      <w:r w:rsidR="00DB3308">
        <w:rPr>
          <w:rFonts w:ascii="Arial" w:hAnsi="Arial" w:cs="Arial"/>
        </w:rPr>
        <w:t>; p &lt; 0.001</w:t>
      </w:r>
      <w:ins w:id="141" w:author="Krishna Sanaka" w:date="2025-12-25T13:26:00Z" w16du:dateUtc="2025-12-25T18:26:00Z">
        <w:r w:rsidR="0077740C">
          <w:rPr>
            <w:rFonts w:ascii="Arial" w:hAnsi="Arial" w:cs="Arial"/>
          </w:rPr>
          <w:t>]</w:t>
        </w:r>
      </w:ins>
      <w:del w:id="142" w:author="Krishna Sanaka" w:date="2025-12-25T13:26:00Z" w16du:dateUtc="2025-12-25T18:26:00Z">
        <w:r w:rsidR="00DB3308" w:rsidDel="0077740C">
          <w:rPr>
            <w:rFonts w:ascii="Arial" w:hAnsi="Arial" w:cs="Arial"/>
          </w:rPr>
          <w:delText>)</w:delText>
        </w:r>
      </w:del>
      <w:ins w:id="143" w:author="Krishna Sanaka" w:date="2025-12-25T13:26:00Z" w16du:dateUtc="2025-12-25T18:26:00Z">
        <w:r w:rsidR="0077740C">
          <w:rPr>
            <w:rFonts w:ascii="Arial" w:hAnsi="Arial" w:cs="Arial"/>
          </w:rPr>
          <w:t>)</w:t>
        </w:r>
      </w:ins>
      <w:del w:id="144" w:author="Krishna Sanaka" w:date="2025-12-25T13:26:00Z" w16du:dateUtc="2025-12-25T18:26:00Z">
        <w:r w:rsidR="00DB3308" w:rsidDel="0077740C">
          <w:rPr>
            <w:rFonts w:ascii="Arial" w:hAnsi="Arial" w:cs="Arial"/>
          </w:rPr>
          <w:delText>]</w:delText>
        </w:r>
      </w:del>
      <w:r w:rsidR="00DB3308">
        <w:rPr>
          <w:rFonts w:ascii="Arial" w:hAnsi="Arial" w:cs="Arial"/>
        </w:rPr>
        <w:t xml:space="preserve">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del w:id="145" w:author="Krishna Sanaka" w:date="2025-12-25T13:24:00Z" w16du:dateUtc="2025-12-25T18:24:00Z">
        <w:r w:rsidR="00DB3308" w:rsidDel="0077740C">
          <w:rPr>
            <w:rFonts w:ascii="Arial" w:hAnsi="Arial" w:cs="Arial"/>
          </w:rPr>
          <w:delText>-old</w:delText>
        </w:r>
      </w:del>
      <w:r w:rsidR="00DB3308">
        <w:rPr>
          <w:rFonts w:ascii="Arial" w:hAnsi="Arial" w:cs="Arial"/>
        </w:rPr>
        <w:t xml:space="preserve"> </w:t>
      </w:r>
      <w:del w:id="146" w:author="Krishna Sanaka" w:date="2025-12-25T13:26:00Z" w16du:dateUtc="2025-12-25T18:26:00Z">
        <w:r w:rsidR="00DB3308" w:rsidDel="0077740C">
          <w:rPr>
            <w:rFonts w:ascii="Arial" w:hAnsi="Arial" w:cs="Arial"/>
          </w:rPr>
          <w:delText>[</w:delText>
        </w:r>
      </w:del>
      <w:ins w:id="147" w:author="Krishna Sanaka" w:date="2025-12-25T13:26:00Z" w16du:dateUtc="2025-12-25T18:26:00Z">
        <w:r w:rsidR="0077740C">
          <w:rPr>
            <w:rFonts w:ascii="Arial" w:hAnsi="Arial" w:cs="Arial"/>
          </w:rPr>
          <w:t>(</w:t>
        </w:r>
      </w:ins>
      <w:r w:rsidR="00DD6C83">
        <w:rPr>
          <w:rFonts w:ascii="Arial" w:hAnsi="Arial" w:cs="Arial"/>
        </w:rPr>
        <w:t xml:space="preserve">APC </w:t>
      </w:r>
      <w:del w:id="148" w:author="Krishna Sanaka" w:date="2025-12-25T10:45:00Z" w16du:dateUtc="2025-12-25T15:45:00Z">
        <w:r w:rsidR="00DB3308" w:rsidDel="00C65308">
          <w:rPr>
            <w:rFonts w:ascii="Arial" w:hAnsi="Arial" w:cs="Arial"/>
          </w:rPr>
          <w:delText>2.9</w:delText>
        </w:r>
      </w:del>
      <w:ins w:id="149" w:author="Krishna Sanaka" w:date="2025-12-25T10:45:00Z" w16du:dateUtc="2025-12-25T15:45:00Z">
        <w:r w:rsidR="00C65308">
          <w:rPr>
            <w:rFonts w:ascii="Arial" w:hAnsi="Arial" w:cs="Arial"/>
          </w:rPr>
          <w:t>3.21</w:t>
        </w:r>
      </w:ins>
      <w:r w:rsidR="00DB3308">
        <w:rPr>
          <w:rFonts w:ascii="Arial" w:hAnsi="Arial" w:cs="Arial"/>
        </w:rPr>
        <w:t xml:space="preserve"> </w:t>
      </w:r>
      <w:del w:id="150" w:author="Krishna Sanaka" w:date="2025-12-25T13:26:00Z" w16du:dateUtc="2025-12-25T18:26:00Z">
        <w:r w:rsidR="00DB3308" w:rsidDel="0077740C">
          <w:rPr>
            <w:rFonts w:ascii="Arial" w:hAnsi="Arial" w:cs="Arial"/>
          </w:rPr>
          <w:delText>(</w:delText>
        </w:r>
      </w:del>
      <w:ins w:id="151" w:author="Krishna Sanaka" w:date="2025-12-25T13:26:00Z" w16du:dateUtc="2025-12-25T18:26:00Z">
        <w:r w:rsidR="0077740C">
          <w:rPr>
            <w:rFonts w:ascii="Arial" w:hAnsi="Arial" w:cs="Arial"/>
          </w:rPr>
          <w:t>[</w:t>
        </w:r>
      </w:ins>
      <w:r w:rsidR="00DB3308">
        <w:rPr>
          <w:rFonts w:ascii="Arial" w:hAnsi="Arial" w:cs="Arial"/>
        </w:rPr>
        <w:t xml:space="preserve">95% CI: </w:t>
      </w:r>
      <w:del w:id="152" w:author="Krishna Sanaka" w:date="2025-12-25T10:46:00Z" w16du:dateUtc="2025-12-25T15:46:00Z">
        <w:r w:rsidR="00DB3308" w:rsidDel="00C65308">
          <w:rPr>
            <w:rFonts w:ascii="Arial" w:hAnsi="Arial" w:cs="Arial"/>
          </w:rPr>
          <w:delText>2.2</w:delText>
        </w:r>
      </w:del>
      <w:ins w:id="153" w:author="Krishna Sanaka" w:date="2025-12-25T10:46:00Z" w16du:dateUtc="2025-12-25T15:46:00Z">
        <w:r w:rsidR="00C65308">
          <w:rPr>
            <w:rFonts w:ascii="Arial" w:hAnsi="Arial" w:cs="Arial"/>
          </w:rPr>
          <w:t>2.43</w:t>
        </w:r>
      </w:ins>
      <w:r w:rsidR="00DB3308">
        <w:rPr>
          <w:rFonts w:ascii="Arial" w:hAnsi="Arial" w:cs="Arial"/>
        </w:rPr>
        <w:t xml:space="preserve">, </w:t>
      </w:r>
      <w:del w:id="154" w:author="Krishna Sanaka" w:date="2025-12-25T10:46:00Z" w16du:dateUtc="2025-12-25T15:46:00Z">
        <w:r w:rsidR="00DB3308" w:rsidDel="00C65308">
          <w:rPr>
            <w:rFonts w:ascii="Arial" w:hAnsi="Arial" w:cs="Arial"/>
          </w:rPr>
          <w:delText>3.6</w:delText>
        </w:r>
      </w:del>
      <w:ins w:id="155" w:author="Krishna Sanaka" w:date="2025-12-25T10:46:00Z" w16du:dateUtc="2025-12-25T15:46:00Z">
        <w:r w:rsidR="00C65308">
          <w:rPr>
            <w:rFonts w:ascii="Arial" w:hAnsi="Arial" w:cs="Arial"/>
          </w:rPr>
          <w:t>4</w:t>
        </w:r>
      </w:ins>
      <w:ins w:id="156" w:author="Krishna Sanaka" w:date="2025-12-25T13:26:00Z" w16du:dateUtc="2025-12-25T18:26:00Z">
        <w:r w:rsidR="0077740C">
          <w:rPr>
            <w:rFonts w:ascii="Arial" w:hAnsi="Arial" w:cs="Arial"/>
          </w:rPr>
          <w:t>]</w:t>
        </w:r>
      </w:ins>
      <w:r w:rsidR="00DB3308">
        <w:rPr>
          <w:rFonts w:ascii="Arial" w:hAnsi="Arial" w:cs="Arial"/>
        </w:rPr>
        <w:t>; p &lt; 0.001)</w:t>
      </w:r>
      <w:del w:id="157" w:author="Krishna Sanaka" w:date="2025-12-25T13:26:00Z" w16du:dateUtc="2025-12-25T18:26:00Z">
        <w:r w:rsidR="00DB3308" w:rsidDel="0077740C">
          <w:rPr>
            <w:rFonts w:ascii="Arial" w:hAnsi="Arial" w:cs="Arial"/>
          </w:rPr>
          <w:delText>]</w:delText>
        </w:r>
      </w:del>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180477E8"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w:t>
      </w:r>
      <w:del w:id="158" w:author="Krishna Sanaka" w:date="2025-12-25T10:46:00Z" w16du:dateUtc="2025-12-25T15:46:00Z">
        <w:r w:rsidR="00BC4CE2" w:rsidDel="00487961">
          <w:rPr>
            <w:rFonts w:ascii="Arial" w:hAnsi="Arial" w:cs="Arial"/>
          </w:rPr>
          <w:delText>28</w:delText>
        </w:r>
      </w:del>
      <w:ins w:id="159" w:author="Krishna Sanaka" w:date="2025-12-25T10:46:00Z" w16du:dateUtc="2025-12-25T15:46:00Z">
        <w:r w:rsidR="00487961">
          <w:rPr>
            <w:rFonts w:ascii="Arial" w:hAnsi="Arial" w:cs="Arial"/>
          </w:rPr>
          <w:t>35</w:t>
        </w:r>
      </w:ins>
      <w:r w:rsidR="00BC4CE2">
        <w:rPr>
          <w:rFonts w:ascii="Arial" w:hAnsi="Arial" w:cs="Arial"/>
        </w:rPr>
        <w:t>)</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del w:id="160" w:author="Krishna Sanaka" w:date="2025-12-25T10:46:00Z" w16du:dateUtc="2025-12-25T15:46:00Z">
        <w:r w:rsidR="00270207" w:rsidDel="00487961">
          <w:rPr>
            <w:rFonts w:ascii="Arial" w:hAnsi="Arial" w:cs="Arial"/>
          </w:rPr>
          <w:delText>0.83</w:delText>
        </w:r>
      </w:del>
      <w:ins w:id="161" w:author="Krishna Sanaka" w:date="2025-12-25T10:46:00Z" w16du:dateUtc="2025-12-25T15:46:00Z">
        <w:r w:rsidR="00487961">
          <w:rPr>
            <w:rFonts w:ascii="Arial" w:hAnsi="Arial" w:cs="Arial"/>
          </w:rPr>
          <w:t>1.05</w:t>
        </w:r>
      </w:ins>
      <w:r w:rsidR="00270207">
        <w:rPr>
          <w:rFonts w:ascii="Arial" w:hAnsi="Arial" w:cs="Arial"/>
        </w:rPr>
        <w:t>).</w:t>
      </w:r>
      <w:r w:rsidR="00953295" w:rsidRPr="00953295">
        <w:rPr>
          <w:rFonts w:ascii="Arial" w:hAnsi="Arial" w:cs="Arial"/>
        </w:rPr>
        <w:t xml:space="preserve"> </w:t>
      </w:r>
      <w:del w:id="162" w:author="Sanaka, Krishna" w:date="2025-11-17T13:56:00Z" w16du:dateUtc="2025-11-17T18:56:00Z">
        <w:r w:rsidR="004E6DF3" w:rsidDel="008A7E64">
          <w:rPr>
            <w:rFonts w:ascii="Arial" w:hAnsi="Arial" w:cs="Arial"/>
          </w:rPr>
          <w:delText xml:space="preserve">However, </w:delText>
        </w:r>
      </w:del>
      <w:ins w:id="163" w:author="Sanaka, Krishna" w:date="2025-11-17T13:56:00Z" w16du:dateUtc="2025-11-17T18:56:00Z">
        <w:r w:rsidR="008A7E64">
          <w:rPr>
            <w:rFonts w:ascii="Arial" w:hAnsi="Arial" w:cs="Arial"/>
          </w:rPr>
          <w:t>I</w:t>
        </w:r>
      </w:ins>
      <w:del w:id="164"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165"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166" w:author="Sanaka, Krishna" w:date="2025-11-17T13:46:00Z" w16du:dateUtc="2025-11-17T18:46:00Z">
              <w:rPr>
                <w:rFonts w:ascii="Arial" w:hAnsi="Arial" w:cs="Arial"/>
                <w:sz w:val="22"/>
                <w:szCs w:val="22"/>
              </w:rPr>
            </w:rPrChange>
          </w:rPr>
          <w:t>4.0</w:t>
        </w:r>
      </w:ins>
      <w:ins w:id="167" w:author="Krishna Sanaka" w:date="2025-12-25T10:46:00Z" w16du:dateUtc="2025-12-25T15:46:00Z">
        <w:r w:rsidR="00487961">
          <w:rPr>
            <w:rFonts w:ascii="Arial" w:hAnsi="Arial" w:cs="Arial"/>
          </w:rPr>
          <w:t>7</w:t>
        </w:r>
      </w:ins>
      <w:ins w:id="168" w:author="Sanaka, Krishna" w:date="2025-11-17T13:45:00Z" w16du:dateUtc="2025-11-17T18:45:00Z">
        <w:del w:id="169" w:author="Krishna Sanaka" w:date="2025-12-25T10:46:00Z" w16du:dateUtc="2025-12-25T15:46:00Z">
          <w:r w:rsidR="00A06BCA" w:rsidRPr="00A06BCA" w:rsidDel="00487961">
            <w:rPr>
              <w:rFonts w:ascii="Arial" w:hAnsi="Arial" w:cs="Arial"/>
              <w:rPrChange w:id="170" w:author="Sanaka, Krishna" w:date="2025-11-17T13:46:00Z" w16du:dateUtc="2025-11-17T18:46:00Z">
                <w:rPr>
                  <w:rFonts w:ascii="Arial" w:hAnsi="Arial" w:cs="Arial"/>
                  <w:sz w:val="22"/>
                  <w:szCs w:val="22"/>
                </w:rPr>
              </w:rPrChange>
            </w:rPr>
            <w:delText>4</w:delText>
          </w:r>
        </w:del>
        <w:r w:rsidR="00A06BCA" w:rsidRPr="00A06BCA">
          <w:rPr>
            <w:rFonts w:ascii="Arial" w:hAnsi="Arial" w:cs="Arial"/>
            <w:rPrChange w:id="171" w:author="Sanaka, Krishna" w:date="2025-11-17T13:46:00Z" w16du:dateUtc="2025-11-17T18:46:00Z">
              <w:rPr>
                <w:rFonts w:ascii="Arial" w:hAnsi="Arial" w:cs="Arial"/>
                <w:sz w:val="22"/>
                <w:szCs w:val="22"/>
              </w:rPr>
            </w:rPrChange>
          </w:rPr>
          <w:t>% [95</w:t>
        </w:r>
      </w:ins>
      <w:ins w:id="172" w:author="Sanaka, Krishna" w:date="2025-11-17T13:46:00Z" w16du:dateUtc="2025-11-17T18:46:00Z">
        <w:r w:rsidR="00A06BCA" w:rsidRPr="00A06BCA">
          <w:rPr>
            <w:rFonts w:ascii="Arial" w:hAnsi="Arial" w:cs="Arial"/>
            <w:rPrChange w:id="173" w:author="Sanaka, Krishna" w:date="2025-11-17T13:46:00Z" w16du:dateUtc="2025-11-17T18:46:00Z">
              <w:rPr>
                <w:rFonts w:ascii="Arial" w:hAnsi="Arial" w:cs="Arial"/>
                <w:sz w:val="22"/>
                <w:szCs w:val="22"/>
              </w:rPr>
            </w:rPrChange>
          </w:rPr>
          <w:t xml:space="preserve">% CI: </w:t>
        </w:r>
      </w:ins>
      <w:ins w:id="174" w:author="Sanaka, Krishna" w:date="2025-11-17T13:45:00Z" w16du:dateUtc="2025-11-17T18:45:00Z">
        <w:r w:rsidR="00A06BCA" w:rsidRPr="00A06BCA">
          <w:rPr>
            <w:rFonts w:ascii="Arial" w:hAnsi="Arial" w:cs="Arial"/>
            <w:rPrChange w:id="175" w:author="Sanaka, Krishna" w:date="2025-11-17T13:46:00Z" w16du:dateUtc="2025-11-17T18:46:00Z">
              <w:rPr>
                <w:rFonts w:ascii="Arial" w:hAnsi="Arial" w:cs="Arial"/>
                <w:sz w:val="22"/>
                <w:szCs w:val="22"/>
              </w:rPr>
            </w:rPrChange>
          </w:rPr>
          <w:t>3.0</w:t>
        </w:r>
      </w:ins>
      <w:ins w:id="176" w:author="Krishna Sanaka" w:date="2025-12-25T10:47:00Z" w16du:dateUtc="2025-12-25T15:47:00Z">
        <w:r w:rsidR="00487961">
          <w:rPr>
            <w:rFonts w:ascii="Arial" w:hAnsi="Arial" w:cs="Arial"/>
          </w:rPr>
          <w:t>7</w:t>
        </w:r>
      </w:ins>
      <w:ins w:id="177" w:author="Sanaka, Krishna" w:date="2025-11-17T13:45:00Z" w16du:dateUtc="2025-11-17T18:45:00Z">
        <w:del w:id="178" w:author="Krishna Sanaka" w:date="2025-12-25T10:47:00Z" w16du:dateUtc="2025-12-25T15:47:00Z">
          <w:r w:rsidR="00A06BCA" w:rsidRPr="00A06BCA" w:rsidDel="00487961">
            <w:rPr>
              <w:rFonts w:ascii="Arial" w:hAnsi="Arial" w:cs="Arial"/>
              <w:rPrChange w:id="179" w:author="Sanaka, Krishna" w:date="2025-11-17T13:46:00Z" w16du:dateUtc="2025-11-17T18:46:00Z">
                <w:rPr>
                  <w:rFonts w:ascii="Arial" w:hAnsi="Arial" w:cs="Arial"/>
                  <w:sz w:val="22"/>
                  <w:szCs w:val="22"/>
                </w:rPr>
              </w:rPrChange>
            </w:rPr>
            <w:delText>3</w:delText>
          </w:r>
        </w:del>
        <w:r w:rsidR="00A06BCA" w:rsidRPr="00A06BCA">
          <w:rPr>
            <w:rFonts w:ascii="Arial" w:hAnsi="Arial" w:cs="Arial"/>
            <w:rPrChange w:id="180" w:author="Sanaka, Krishna" w:date="2025-11-17T13:46:00Z" w16du:dateUtc="2025-11-17T18:46:00Z">
              <w:rPr>
                <w:rFonts w:ascii="Arial" w:hAnsi="Arial" w:cs="Arial"/>
                <w:sz w:val="22"/>
                <w:szCs w:val="22"/>
              </w:rPr>
            </w:rPrChange>
          </w:rPr>
          <w:t>, 5.</w:t>
        </w:r>
      </w:ins>
      <w:ins w:id="181" w:author="Krishna Sanaka" w:date="2025-12-25T10:47:00Z" w16du:dateUtc="2025-12-25T15:47:00Z">
        <w:r w:rsidR="00487961">
          <w:rPr>
            <w:rFonts w:ascii="Arial" w:hAnsi="Arial" w:cs="Arial"/>
          </w:rPr>
          <w:t>1</w:t>
        </w:r>
      </w:ins>
      <w:ins w:id="182" w:author="Sanaka, Krishna" w:date="2025-11-17T13:45:00Z" w16du:dateUtc="2025-11-17T18:45:00Z">
        <w:del w:id="183" w:author="Krishna Sanaka" w:date="2025-12-25T10:47:00Z" w16du:dateUtc="2025-12-25T15:47:00Z">
          <w:r w:rsidR="00A06BCA" w:rsidRPr="00A06BCA" w:rsidDel="00487961">
            <w:rPr>
              <w:rFonts w:ascii="Arial" w:hAnsi="Arial" w:cs="Arial"/>
              <w:rPrChange w:id="184" w:author="Sanaka, Krishna" w:date="2025-11-17T13:46:00Z" w16du:dateUtc="2025-11-17T18:46:00Z">
                <w:rPr>
                  <w:rFonts w:ascii="Arial" w:hAnsi="Arial" w:cs="Arial"/>
                  <w:sz w:val="22"/>
                  <w:szCs w:val="22"/>
                </w:rPr>
              </w:rPrChange>
            </w:rPr>
            <w:delText>07</w:delText>
          </w:r>
        </w:del>
        <w:r w:rsidR="00A06BCA" w:rsidRPr="00A06BCA">
          <w:rPr>
            <w:rFonts w:ascii="Arial" w:hAnsi="Arial" w:cs="Arial"/>
            <w:rPrChange w:id="185" w:author="Sanaka, Krishna" w:date="2025-11-17T13:46:00Z" w16du:dateUtc="2025-11-17T18:46:00Z">
              <w:rPr>
                <w:rFonts w:ascii="Arial" w:hAnsi="Arial" w:cs="Arial"/>
                <w:sz w:val="22"/>
                <w:szCs w:val="22"/>
              </w:rPr>
            </w:rPrChange>
          </w:rPr>
          <w:t>]</w:t>
        </w:r>
      </w:ins>
      <w:ins w:id="186" w:author="Krishna Sanaka" w:date="2025-12-25T13:27:00Z" w16du:dateUtc="2025-12-25T18:27:00Z">
        <w:r w:rsidR="003F2788">
          <w:rPr>
            <w:rFonts w:ascii="Arial" w:hAnsi="Arial" w:cs="Arial"/>
          </w:rPr>
          <w:t>; p &lt; 0.001</w:t>
        </w:r>
      </w:ins>
      <w:ins w:id="187" w:author="Sanaka, Krishna" w:date="2025-11-17T13:45:00Z" w16du:dateUtc="2025-11-17T18:45:00Z">
        <w:r w:rsidR="00A06BCA" w:rsidRPr="00A06BCA">
          <w:rPr>
            <w:rFonts w:ascii="Arial" w:hAnsi="Arial" w:cs="Arial"/>
            <w:rPrChange w:id="188" w:author="Sanaka, Krishna" w:date="2025-11-17T13:46:00Z" w16du:dateUtc="2025-11-17T18:46:00Z">
              <w:rPr>
                <w:rFonts w:ascii="Arial" w:hAnsi="Arial" w:cs="Arial"/>
                <w:sz w:val="22"/>
                <w:szCs w:val="22"/>
              </w:rPr>
            </w:rPrChange>
          </w:rPr>
          <w:t>)</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w:t>
      </w:r>
      <w:ins w:id="189" w:author="Krishna Sanaka" w:date="2025-12-25T10:47:00Z" w16du:dateUtc="2025-12-25T15:47:00Z">
        <w:r w:rsidR="00487961">
          <w:rPr>
            <w:rFonts w:ascii="Arial" w:hAnsi="Arial" w:cs="Arial"/>
          </w:rPr>
          <w:t>99</w:t>
        </w:r>
      </w:ins>
      <w:del w:id="190" w:author="Krishna Sanaka" w:date="2025-12-25T10:47:00Z" w16du:dateUtc="2025-12-25T15:47:00Z">
        <w:r w:rsidR="004E6DF3" w:rsidDel="00487961">
          <w:rPr>
            <w:rFonts w:ascii="Arial" w:hAnsi="Arial" w:cs="Arial"/>
          </w:rPr>
          <w:delText>17</w:delText>
        </w:r>
      </w:del>
      <w:r w:rsidR="004E6DF3" w:rsidRPr="00953295">
        <w:rPr>
          <w:rFonts w:ascii="Arial" w:hAnsi="Arial" w:cs="Arial"/>
        </w:rPr>
        <w:t xml:space="preserve">% [95% CI: </w:t>
      </w:r>
      <w:ins w:id="191" w:author="Krishna Sanaka" w:date="2025-12-25T10:47:00Z" w16du:dateUtc="2025-12-25T15:47:00Z">
        <w:r w:rsidR="00487961">
          <w:rPr>
            <w:rFonts w:ascii="Arial" w:hAnsi="Arial" w:cs="Arial"/>
          </w:rPr>
          <w:t>6.12</w:t>
        </w:r>
      </w:ins>
      <w:del w:id="192" w:author="Krishna Sanaka" w:date="2025-12-25T10:47:00Z" w16du:dateUtc="2025-12-25T15:47:00Z">
        <w:r w:rsidR="004E6DF3" w:rsidDel="00487961">
          <w:rPr>
            <w:rFonts w:ascii="Arial" w:hAnsi="Arial" w:cs="Arial"/>
          </w:rPr>
          <w:delText>5.32</w:delText>
        </w:r>
      </w:del>
      <w:r w:rsidR="004E6DF3" w:rsidRPr="00953295">
        <w:rPr>
          <w:rFonts w:ascii="Arial" w:hAnsi="Arial" w:cs="Arial"/>
        </w:rPr>
        <w:t xml:space="preserve">%, </w:t>
      </w:r>
      <w:r w:rsidR="004E6DF3">
        <w:rPr>
          <w:rFonts w:ascii="Arial" w:hAnsi="Arial" w:cs="Arial"/>
        </w:rPr>
        <w:t>7.</w:t>
      </w:r>
      <w:ins w:id="193" w:author="Krishna Sanaka" w:date="2025-12-25T10:47:00Z" w16du:dateUtc="2025-12-25T15:47:00Z">
        <w:r w:rsidR="00487961">
          <w:rPr>
            <w:rFonts w:ascii="Arial" w:hAnsi="Arial" w:cs="Arial"/>
          </w:rPr>
          <w:t>87</w:t>
        </w:r>
      </w:ins>
      <w:del w:id="194" w:author="Krishna Sanaka" w:date="2025-12-25T10:47:00Z" w16du:dateUtc="2025-12-25T15:47:00Z">
        <w:r w:rsidR="004E6DF3" w:rsidDel="00487961">
          <w:rPr>
            <w:rFonts w:ascii="Arial" w:hAnsi="Arial" w:cs="Arial"/>
          </w:rPr>
          <w:delText>04</w:delText>
        </w:r>
      </w:del>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del w:id="195" w:author="Krishna Sanaka" w:date="2025-12-25T10:48:00Z" w16du:dateUtc="2025-12-25T15:48:00Z">
        <w:r w:rsidR="007524C1" w:rsidDel="00487961">
          <w:rPr>
            <w:rFonts w:ascii="Arial" w:hAnsi="Arial" w:cs="Arial"/>
          </w:rPr>
          <w:delText>6.85</w:delText>
        </w:r>
      </w:del>
      <w:ins w:id="196" w:author="Krishna Sanaka" w:date="2025-12-25T10:48:00Z" w16du:dateUtc="2025-12-25T15:48:00Z">
        <w:r w:rsidR="00487961">
          <w:rPr>
            <w:rFonts w:ascii="Arial" w:hAnsi="Arial" w:cs="Arial"/>
          </w:rPr>
          <w:t>7.9</w:t>
        </w:r>
      </w:ins>
      <w:r w:rsidR="007524C1" w:rsidRPr="00953295">
        <w:rPr>
          <w:rFonts w:ascii="Arial" w:hAnsi="Arial" w:cs="Arial"/>
        </w:rPr>
        <w:t xml:space="preserve">% [95% CI: </w:t>
      </w:r>
      <w:del w:id="197" w:author="Krishna Sanaka" w:date="2025-12-25T10:48:00Z" w16du:dateUtc="2025-12-25T15:48:00Z">
        <w:r w:rsidR="007524C1" w:rsidDel="00487961">
          <w:rPr>
            <w:rFonts w:ascii="Arial" w:hAnsi="Arial" w:cs="Arial"/>
          </w:rPr>
          <w:delText>5.09</w:delText>
        </w:r>
      </w:del>
      <w:ins w:id="198" w:author="Krishna Sanaka" w:date="2025-12-25T10:48:00Z" w16du:dateUtc="2025-12-25T15:48:00Z">
        <w:r w:rsidR="00487961">
          <w:rPr>
            <w:rFonts w:ascii="Arial" w:hAnsi="Arial" w:cs="Arial"/>
          </w:rPr>
          <w:t>6.23</w:t>
        </w:r>
      </w:ins>
      <w:r w:rsidR="007524C1" w:rsidRPr="00953295">
        <w:rPr>
          <w:rFonts w:ascii="Arial" w:hAnsi="Arial" w:cs="Arial"/>
        </w:rPr>
        <w:t xml:space="preserve">%, </w:t>
      </w:r>
      <w:del w:id="199" w:author="Krishna Sanaka" w:date="2025-12-25T10:48:00Z" w16du:dateUtc="2025-12-25T15:48:00Z">
        <w:r w:rsidR="007524C1" w:rsidRPr="00953295" w:rsidDel="00487961">
          <w:rPr>
            <w:rFonts w:ascii="Arial" w:hAnsi="Arial" w:cs="Arial"/>
          </w:rPr>
          <w:delText>8.</w:delText>
        </w:r>
        <w:r w:rsidR="007524C1" w:rsidDel="00487961">
          <w:rPr>
            <w:rFonts w:ascii="Arial" w:hAnsi="Arial" w:cs="Arial"/>
          </w:rPr>
          <w:delText>64</w:delText>
        </w:r>
      </w:del>
      <w:ins w:id="200" w:author="Krishna Sanaka" w:date="2025-12-25T10:48:00Z" w16du:dateUtc="2025-12-25T15:48:00Z">
        <w:r w:rsidR="00487961">
          <w:rPr>
            <w:rFonts w:ascii="Arial" w:hAnsi="Arial" w:cs="Arial"/>
          </w:rPr>
          <w:t>9.6</w:t>
        </w:r>
      </w:ins>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5.</w:t>
      </w:r>
      <w:del w:id="201" w:author="Krishna Sanaka" w:date="2025-12-25T10:49:00Z" w16du:dateUtc="2025-12-25T15:49:00Z">
        <w:r w:rsidR="000232F1" w:rsidDel="005F5634">
          <w:rPr>
            <w:rFonts w:ascii="Arial" w:hAnsi="Arial" w:cs="Arial"/>
          </w:rPr>
          <w:delText>27</w:delText>
        </w:r>
      </w:del>
      <w:ins w:id="202" w:author="Krishna Sanaka" w:date="2025-12-25T10:49:00Z" w16du:dateUtc="2025-12-25T15:49:00Z">
        <w:r w:rsidR="005F5634">
          <w:rPr>
            <w:rFonts w:ascii="Arial" w:hAnsi="Arial" w:cs="Arial"/>
          </w:rPr>
          <w:t>54</w:t>
        </w:r>
      </w:ins>
      <w:r w:rsidR="000232F1">
        <w:rPr>
          <w:rFonts w:ascii="Arial" w:hAnsi="Arial" w:cs="Arial"/>
        </w:rPr>
        <w:t xml:space="preserve">%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w:t>
      </w:r>
      <w:del w:id="203" w:author="Krishna Sanaka" w:date="2025-12-25T10:49:00Z" w16du:dateUtc="2025-12-25T15:49:00Z">
        <w:r w:rsidR="00C003CB" w:rsidDel="005F5634">
          <w:rPr>
            <w:rFonts w:ascii="Arial" w:hAnsi="Arial" w:cs="Arial"/>
          </w:rPr>
          <w:delText>19</w:delText>
        </w:r>
      </w:del>
      <w:ins w:id="204" w:author="Krishna Sanaka" w:date="2025-12-25T10:49:00Z" w16du:dateUtc="2025-12-25T15:49:00Z">
        <w:r w:rsidR="005F5634">
          <w:rPr>
            <w:rFonts w:ascii="Arial" w:hAnsi="Arial" w:cs="Arial"/>
          </w:rPr>
          <w:t>48</w:t>
        </w:r>
      </w:ins>
      <w:r w:rsidR="00C003CB">
        <w:rPr>
          <w:rFonts w:ascii="Arial" w:hAnsi="Arial" w:cs="Arial"/>
        </w:rPr>
        <w:t>%</w:t>
      </w:r>
      <w:r w:rsidR="00627849">
        <w:rPr>
          <w:rFonts w:ascii="Arial" w:hAnsi="Arial" w:cs="Arial"/>
        </w:rPr>
        <w:t>, 6.</w:t>
      </w:r>
      <w:del w:id="205" w:author="Krishna Sanaka" w:date="2025-12-25T10:49:00Z" w16du:dateUtc="2025-12-25T15:49:00Z">
        <w:r w:rsidR="00627849" w:rsidDel="005F5634">
          <w:rPr>
            <w:rFonts w:ascii="Arial" w:hAnsi="Arial" w:cs="Arial"/>
          </w:rPr>
          <w:delText>36</w:delText>
        </w:r>
      </w:del>
      <w:ins w:id="206" w:author="Krishna Sanaka" w:date="2025-12-25T10:49:00Z" w16du:dateUtc="2025-12-25T15:49:00Z">
        <w:r w:rsidR="005F5634">
          <w:rPr>
            <w:rFonts w:ascii="Arial" w:hAnsi="Arial" w:cs="Arial"/>
          </w:rPr>
          <w:t>61</w:t>
        </w:r>
      </w:ins>
      <w:r w:rsidR="00627849">
        <w:rPr>
          <w:rFonts w:ascii="Arial" w:hAnsi="Arial" w:cs="Arial"/>
        </w:rPr>
        <w:t>%</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45FD4997"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1.5</w:t>
      </w:r>
      <w:ins w:id="207" w:author="Krishna Sanaka" w:date="2025-12-25T10:56:00Z" w16du:dateUtc="2025-12-25T15:56:00Z">
        <w:r w:rsidR="00725F63">
          <w:rPr>
            <w:rFonts w:ascii="Arial" w:hAnsi="Arial" w:cs="Arial"/>
          </w:rPr>
          <w:t>9</w:t>
        </w:r>
      </w:ins>
      <w:del w:id="208" w:author="Krishna Sanaka" w:date="2025-12-25T10:56:00Z" w16du:dateUtc="2025-12-25T15:56:00Z">
        <w:r w:rsidR="007C17FF" w:rsidDel="00725F63">
          <w:rPr>
            <w:rFonts w:ascii="Arial" w:hAnsi="Arial" w:cs="Arial"/>
          </w:rPr>
          <w:delText>6</w:delText>
        </w:r>
      </w:del>
      <w:r w:rsidR="007C17FF">
        <w:rPr>
          <w:rFonts w:ascii="Arial" w:hAnsi="Arial" w:cs="Arial"/>
        </w:rPr>
        <w:t xml:space="preserve">% [95% CI: </w:t>
      </w:r>
      <w:r w:rsidR="00920A50">
        <w:rPr>
          <w:rFonts w:ascii="Arial" w:hAnsi="Arial" w:cs="Arial"/>
        </w:rPr>
        <w:t>0.8</w:t>
      </w:r>
      <w:ins w:id="209" w:author="Krishna Sanaka" w:date="2025-12-25T10:56:00Z" w16du:dateUtc="2025-12-25T15:56:00Z">
        <w:r w:rsidR="000800DB">
          <w:rPr>
            <w:rFonts w:ascii="Arial" w:hAnsi="Arial" w:cs="Arial"/>
          </w:rPr>
          <w:t>6</w:t>
        </w:r>
      </w:ins>
      <w:del w:id="210" w:author="Krishna Sanaka" w:date="2025-12-25T10:56:00Z" w16du:dateUtc="2025-12-25T15:56:00Z">
        <w:r w:rsidR="00920A50" w:rsidDel="000800DB">
          <w:rPr>
            <w:rFonts w:ascii="Arial" w:hAnsi="Arial" w:cs="Arial"/>
          </w:rPr>
          <w:delText>4</w:delText>
        </w:r>
      </w:del>
      <w:r w:rsidR="00920A50">
        <w:rPr>
          <w:rFonts w:ascii="Arial" w:hAnsi="Arial" w:cs="Arial"/>
        </w:rPr>
        <w:t xml:space="preserve">%, </w:t>
      </w:r>
      <w:r w:rsidR="00840D7F">
        <w:rPr>
          <w:rFonts w:ascii="Arial" w:hAnsi="Arial" w:cs="Arial"/>
        </w:rPr>
        <w:t>2.</w:t>
      </w:r>
      <w:del w:id="211" w:author="Krishna Sanaka" w:date="2025-12-25T10:56:00Z" w16du:dateUtc="2025-12-25T15:56:00Z">
        <w:r w:rsidR="00840D7F" w:rsidDel="000800DB">
          <w:rPr>
            <w:rFonts w:ascii="Arial" w:hAnsi="Arial" w:cs="Arial"/>
          </w:rPr>
          <w:delText>28</w:delText>
        </w:r>
      </w:del>
      <w:ins w:id="212" w:author="Krishna Sanaka" w:date="2025-12-25T10:56:00Z" w16du:dateUtc="2025-12-25T15:56:00Z">
        <w:r w:rsidR="000800DB">
          <w:rPr>
            <w:rFonts w:ascii="Arial" w:hAnsi="Arial" w:cs="Arial"/>
          </w:rPr>
          <w:t>33</w:t>
        </w:r>
      </w:ins>
      <w:r w:rsidR="00840D7F">
        <w:rPr>
          <w:rFonts w:ascii="Arial" w:hAnsi="Arial" w:cs="Arial"/>
        </w:rPr>
        <w:t>%</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w:t>
      </w:r>
      <w:del w:id="213" w:author="Krishna Sanaka" w:date="2025-12-25T10:57:00Z" w16du:dateUtc="2025-12-25T15:57:00Z">
        <w:r w:rsidR="008F5E67" w:rsidDel="000800DB">
          <w:rPr>
            <w:rFonts w:ascii="Arial" w:hAnsi="Arial" w:cs="Arial"/>
          </w:rPr>
          <w:delText>8</w:delText>
        </w:r>
      </w:del>
      <w:r w:rsidR="003D428B">
        <w:rPr>
          <w:rFonts w:ascii="Arial" w:hAnsi="Arial" w:cs="Arial"/>
        </w:rPr>
        <w:t xml:space="preserve">% [95% CI: </w:t>
      </w:r>
      <w:r w:rsidR="000A0E77">
        <w:rPr>
          <w:rFonts w:ascii="Arial" w:hAnsi="Arial" w:cs="Arial"/>
        </w:rPr>
        <w:t>7.</w:t>
      </w:r>
      <w:del w:id="214" w:author="Krishna Sanaka" w:date="2025-12-25T10:57:00Z" w16du:dateUtc="2025-12-25T15:57:00Z">
        <w:r w:rsidR="000A0E77" w:rsidDel="000800DB">
          <w:rPr>
            <w:rFonts w:ascii="Arial" w:hAnsi="Arial" w:cs="Arial"/>
          </w:rPr>
          <w:delText>76</w:delText>
        </w:r>
      </w:del>
      <w:ins w:id="215" w:author="Krishna Sanaka" w:date="2025-12-25T10:57:00Z" w16du:dateUtc="2025-12-25T15:57:00Z">
        <w:r w:rsidR="000800DB">
          <w:rPr>
            <w:rFonts w:ascii="Arial" w:hAnsi="Arial" w:cs="Arial"/>
          </w:rPr>
          <w:t>63</w:t>
        </w:r>
      </w:ins>
      <w:r w:rsidR="006436C5">
        <w:rPr>
          <w:rFonts w:ascii="Arial" w:hAnsi="Arial" w:cs="Arial"/>
        </w:rPr>
        <w:t xml:space="preserve">%, </w:t>
      </w:r>
      <w:r w:rsidR="00B366D2">
        <w:rPr>
          <w:rFonts w:ascii="Arial" w:hAnsi="Arial" w:cs="Arial"/>
        </w:rPr>
        <w:t>10.</w:t>
      </w:r>
      <w:del w:id="216" w:author="Krishna Sanaka" w:date="2025-12-25T10:57:00Z" w16du:dateUtc="2025-12-25T15:57:00Z">
        <w:r w:rsidR="00B366D2" w:rsidDel="000800DB">
          <w:rPr>
            <w:rFonts w:ascii="Arial" w:hAnsi="Arial" w:cs="Arial"/>
          </w:rPr>
          <w:delText>61</w:delText>
        </w:r>
      </w:del>
      <w:ins w:id="217" w:author="Krishna Sanaka" w:date="2025-12-25T10:57:00Z" w16du:dateUtc="2025-12-25T15:57:00Z">
        <w:r w:rsidR="000800DB">
          <w:rPr>
            <w:rFonts w:ascii="Arial" w:hAnsi="Arial" w:cs="Arial"/>
          </w:rPr>
          <w:t>59</w:t>
        </w:r>
      </w:ins>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39"/>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7FC76CCE" w:rsidR="00FD703E" w:rsidRDefault="00FD703E" w:rsidP="00FD703E">
      <w:pPr>
        <w:spacing w:after="0" w:line="480" w:lineRule="auto"/>
        <w:ind w:firstLine="720"/>
        <w:rPr>
          <w:rFonts w:ascii="Arial" w:hAnsi="Arial" w:cs="Arial"/>
        </w:rPr>
      </w:pPr>
      <w:r>
        <w:rPr>
          <w:rFonts w:ascii="Arial" w:hAnsi="Arial" w:cs="Arial"/>
        </w:rPr>
        <w:lastRenderedPageBreak/>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w:t>
      </w:r>
      <w:del w:id="218" w:author="Sanaka, Krishna" w:date="2025-12-12T13:48:00Z" w16du:dateUtc="2025-12-12T18:48:00Z">
        <w:r w:rsidR="00976DF4" w:rsidDel="006037F0">
          <w:rPr>
            <w:rFonts w:ascii="Arial" w:hAnsi="Arial" w:cs="Arial"/>
          </w:rPr>
          <w:delText>, with a sharp acceleration in recent years</w:delText>
        </w:r>
      </w:del>
      <w:r w:rsidR="00976DF4">
        <w:rPr>
          <w:rFonts w:ascii="Arial" w:hAnsi="Arial" w:cs="Arial"/>
        </w:rPr>
        <w:t xml:space="preserve">.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2D5AE74F"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ins w:id="219" w:author="Sanaka, Krishna" w:date="2025-12-02T19:32:00Z" w16du:dateUtc="2025-12-03T00:32:00Z">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ins>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sidR="00EC4893">
        <w:rPr>
          <w:rFonts w:ascii="Arial" w:hAnsi="Arial" w:cs="Arial"/>
        </w:rPr>
        <w:t xml:space="preserve"> and represent an important pathway to osteomyelitis</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ins w:id="220" w:author="Sanaka, Krishna" w:date="2025-12-02T19:33:00Z" w16du:dateUtc="2025-12-03T00:33:00Z">
        <w:r w:rsidR="004C74BA">
          <w:rPr>
            <w:rFonts w:ascii="Arial" w:hAnsi="Arial" w:cs="Arial"/>
          </w:rPr>
          <w:t xml:space="preserve">In the present study, </w:t>
        </w:r>
      </w:ins>
      <w:ins w:id="221" w:author="Sanaka, Krishna" w:date="2025-12-02T19:34:00Z" w16du:dateUtc="2025-12-03T00:34:00Z">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ins>
      <w:r w:rsidR="00927F58">
        <w:rPr>
          <w:rFonts w:ascii="Arial" w:hAnsi="Arial" w:cs="Arial"/>
        </w:rPr>
        <w:fldChar w:fldCharType="begin"/>
      </w:r>
      <w:r w:rsidR="00511629">
        <w:rPr>
          <w:rFonts w:ascii="Arial" w:hAnsi="Arial" w:cs="Arial"/>
        </w:rPr>
        <w:instrText xml:space="preserve"> ADDIN ZOTERO_ITEM CSL_CITATION {"citationID":"yLmPKPVK","properties":{"formattedCitation":"\\super 7\\nosupersub{}","plainCitation":"7","noteIndex":0},"citationItems":[{"id":6804,"uris":["http://zotero.org/groups/5952805/items/CK3VH7E5"],"itemData":{"id":6804,"type":"article-journal","container-title":"Diabetes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511629" w:rsidRPr="00511629">
        <w:rPr>
          <w:rFonts w:ascii="Arial" w:hAnsi="Arial" w:cs="Arial"/>
          <w:kern w:val="0"/>
          <w:vertAlign w:val="superscript"/>
        </w:rPr>
        <w:t>7</w:t>
      </w:r>
      <w:r w:rsidR="00927F58">
        <w:rPr>
          <w:rFonts w:ascii="Arial" w:hAnsi="Arial" w:cs="Arial"/>
        </w:rPr>
        <w:fldChar w:fldCharType="end"/>
      </w:r>
      <w:ins w:id="222" w:author="Sanaka, Krishna" w:date="2025-12-02T19:34:00Z" w16du:dateUtc="2025-12-03T00:34:00Z">
        <w:r w:rsidR="00D132D6">
          <w:rPr>
            <w:rFonts w:ascii="Arial" w:hAnsi="Arial" w:cs="Arial"/>
          </w:rPr>
          <w:t xml:space="preserve"> </w:t>
        </w:r>
      </w:ins>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increase in U</w:t>
      </w:r>
      <w:ins w:id="223" w:author="Krishna Sanaka" w:date="2025-12-25T13:27:00Z" w16du:dateUtc="2025-12-25T18:27:00Z">
        <w:r w:rsidR="003F2788">
          <w:rPr>
            <w:rFonts w:ascii="Arial" w:hAnsi="Arial" w:cs="Arial"/>
          </w:rPr>
          <w:t>.</w:t>
        </w:r>
      </w:ins>
      <w:r w:rsidR="00635922">
        <w:rPr>
          <w:rFonts w:ascii="Arial" w:hAnsi="Arial" w:cs="Arial"/>
        </w:rPr>
        <w:t>S</w:t>
      </w:r>
      <w:ins w:id="224" w:author="Krishna Sanaka" w:date="2025-12-25T13:27:00Z" w16du:dateUtc="2025-12-25T18:27:00Z">
        <w:r w:rsidR="003F2788">
          <w:rPr>
            <w:rFonts w:ascii="Arial" w:hAnsi="Arial" w:cs="Arial"/>
          </w:rPr>
          <w:t>.</w:t>
        </w:r>
      </w:ins>
      <w:r w:rsidR="00635922">
        <w:rPr>
          <w:rFonts w:ascii="Arial" w:hAnsi="Arial" w:cs="Arial"/>
        </w:rPr>
        <w:t xml:space="preserve"> traffic deaths </w:t>
      </w:r>
      <w:r w:rsidR="00E714CA">
        <w:rPr>
          <w:rFonts w:ascii="Arial" w:hAnsi="Arial" w:cs="Arial"/>
        </w:rPr>
        <w:t xml:space="preserve">from </w:t>
      </w:r>
      <w:r w:rsidR="00B0035D">
        <w:rPr>
          <w:rFonts w:ascii="Arial" w:hAnsi="Arial" w:cs="Arial"/>
        </w:rPr>
        <w:t>2013 to 2022</w:t>
      </w:r>
      <w:del w:id="225" w:author="Krishna Sanaka" w:date="2025-12-25T12:09:00Z" w16du:dateUtc="2025-12-25T17:09:00Z">
        <w:r w:rsidR="00B0035D" w:rsidDel="007D3944">
          <w:rPr>
            <w:rFonts w:ascii="Arial" w:hAnsi="Arial" w:cs="Arial"/>
          </w:rPr>
          <w:delText xml:space="preserve"> </w:delText>
        </w:r>
        <w:r w:rsidR="008A27CE" w:rsidDel="007D3944">
          <w:rPr>
            <w:rFonts w:ascii="Arial" w:hAnsi="Arial" w:cs="Arial"/>
          </w:rPr>
          <w:delText xml:space="preserve">as well as an increase in the US AAMR </w:delText>
        </w:r>
        <w:r w:rsidR="00550087" w:rsidDel="007D3944">
          <w:rPr>
            <w:rFonts w:ascii="Arial" w:hAnsi="Arial" w:cs="Arial"/>
          </w:rPr>
          <w:delText xml:space="preserve">from firearms from </w:delText>
        </w:r>
        <w:r w:rsidR="00841999" w:rsidDel="007D3944">
          <w:rPr>
            <w:rFonts w:ascii="Arial" w:hAnsi="Arial" w:cs="Arial"/>
          </w:rPr>
          <w:delText xml:space="preserve">approximately </w:delText>
        </w:r>
        <w:r w:rsidR="003E1412" w:rsidDel="007D3944">
          <w:rPr>
            <w:rFonts w:ascii="Arial" w:hAnsi="Arial" w:cs="Arial"/>
          </w:rPr>
          <w:delText>10.3 per 100,000 between 1999 and 2014</w:delText>
        </w:r>
        <w:r w:rsidR="00822AFA" w:rsidDel="007D3944">
          <w:rPr>
            <w:rFonts w:ascii="Arial" w:hAnsi="Arial" w:cs="Arial"/>
          </w:rPr>
          <w:delText xml:space="preserve"> to </w:delText>
        </w:r>
        <w:r w:rsidR="00956FA9" w:rsidDel="007D3944">
          <w:rPr>
            <w:rFonts w:ascii="Arial" w:hAnsi="Arial" w:cs="Arial"/>
          </w:rPr>
          <w:delText>11.8 per 100,000 between 2016 and 2018</w:delText>
        </w:r>
      </w:del>
      <w:r w:rsidR="00956FA9">
        <w:rPr>
          <w:rFonts w:ascii="Arial" w:hAnsi="Arial" w:cs="Arial"/>
        </w:rPr>
        <w:t>.</w:t>
      </w:r>
      <w:r w:rsidR="00575C0A">
        <w:rPr>
          <w:rFonts w:ascii="Arial" w:hAnsi="Arial" w:cs="Arial"/>
        </w:rPr>
        <w:fldChar w:fldCharType="begin"/>
      </w:r>
      <w:r w:rsidR="00511629">
        <w:rPr>
          <w:rFonts w:ascii="Arial" w:hAnsi="Arial" w:cs="Arial"/>
        </w:rPr>
        <w:instrText xml:space="preserve"> ADDIN ZOTERO_ITEM CSL_CITATION {"citationID":"1zCDxjsF","properties":{"formattedCitation":"\\super 8\\nosupersub{}","plainCitation":"8","noteIndex":0},"citationItems":[{"id":6316,"uris":["http://zotero.org/groups/5952805/items/45PN5KQR"],"itemData":{"id":6316,"type":"article-journal","abstract":"Road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A."},{"family":"Barry","given":"Vaughn"},{"family":"Matthews","given":"Sarah"},{"family":"Lee","given":"Robin"}],"issued":{"date-parts":[["2025",3,13]]}}}],"schema":"https://github.com/citation-style-language/schema/raw/master/csl-citation.json"} </w:instrText>
      </w:r>
      <w:r w:rsidR="00575C0A">
        <w:rPr>
          <w:rFonts w:ascii="Arial" w:hAnsi="Arial" w:cs="Arial"/>
        </w:rPr>
        <w:fldChar w:fldCharType="separate"/>
      </w:r>
      <w:r w:rsidR="00511629" w:rsidRPr="00511629">
        <w:rPr>
          <w:rFonts w:ascii="Arial" w:hAnsi="Arial" w:cs="Arial"/>
          <w:kern w:val="0"/>
          <w:vertAlign w:val="superscript"/>
        </w:rPr>
        <w:t>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ins w:id="226" w:author="Krishna Sanaka" w:date="2025-12-25T13:29:00Z" w16du:dateUtc="2025-12-25T18:29:00Z">
        <w:r w:rsidR="007C3DC5">
          <w:rPr>
            <w:rFonts w:ascii="Arial" w:hAnsi="Arial" w:cs="Arial"/>
          </w:rPr>
          <w:t>preventive</w:t>
        </w:r>
      </w:ins>
      <w:del w:id="227" w:author="Krishna Sanaka" w:date="2025-12-25T13:29:00Z" w16du:dateUtc="2025-12-25T18:29:00Z">
        <w:r w:rsidR="00A807FC" w:rsidDel="007C3DC5">
          <w:rPr>
            <w:rFonts w:ascii="Arial" w:hAnsi="Arial" w:cs="Arial"/>
          </w:rPr>
          <w:delText>preventative</w:delText>
        </w:r>
      </w:del>
      <w:r w:rsidR="00A807FC">
        <w:rPr>
          <w:rFonts w:ascii="Arial" w:hAnsi="Arial" w:cs="Arial"/>
        </w:rPr>
        <w:t xml:space="preserve"> care against pressure ulcers.</w:t>
      </w:r>
      <w:r w:rsidR="00A564BC">
        <w:rPr>
          <w:rFonts w:ascii="Arial" w:hAnsi="Arial" w:cs="Arial"/>
        </w:rPr>
        <w:fldChar w:fldCharType="begin"/>
      </w:r>
      <w:r w:rsidR="00511629">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511629" w:rsidRPr="00511629">
        <w:rPr>
          <w:rFonts w:ascii="Arial" w:hAnsi="Arial" w:cs="Arial"/>
          <w:kern w:val="0"/>
          <w:vertAlign w:val="superscript"/>
        </w:rPr>
        <w:t>9</w:t>
      </w:r>
      <w:r w:rsidR="00A564BC">
        <w:rPr>
          <w:rFonts w:ascii="Arial" w:hAnsi="Arial" w:cs="Arial"/>
        </w:rPr>
        <w:fldChar w:fldCharType="end"/>
      </w:r>
    </w:p>
    <w:p w14:paraId="522AF3CD" w14:textId="48052A6E" w:rsidR="00C45D18" w:rsidRDefault="00996FFB" w:rsidP="00982D1A">
      <w:pPr>
        <w:spacing w:after="0" w:line="480" w:lineRule="auto"/>
        <w:ind w:firstLine="720"/>
        <w:rPr>
          <w:rFonts w:ascii="Arial" w:hAnsi="Arial" w:cs="Arial"/>
        </w:rPr>
      </w:pPr>
      <w:r>
        <w:rPr>
          <w:rFonts w:ascii="Arial" w:hAnsi="Arial" w:cs="Arial"/>
        </w:rPr>
        <w:lastRenderedPageBreak/>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p>
    <w:p w14:paraId="78DE106C" w14:textId="1D31EBCE"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 xml:space="preserve">For example, </w:t>
      </w:r>
      <w:del w:id="228" w:author="Krishna Sanaka" w:date="2025-12-25T12:03:00Z" w16du:dateUtc="2025-12-25T17:03:00Z">
        <w:r w:rsidR="00BE3BC8" w:rsidDel="006A6792">
          <w:rPr>
            <w:rFonts w:ascii="Arial" w:hAnsi="Arial" w:cs="Arial"/>
          </w:rPr>
          <w:delText>m</w:delText>
        </w:r>
        <w:r w:rsidRPr="00B532EA" w:rsidDel="006A6792">
          <w:rPr>
            <w:rFonts w:ascii="Arial" w:hAnsi="Arial" w:cs="Arial"/>
          </w:rPr>
          <w:delText>ortality from C. difficile infection</w:delText>
        </w:r>
      </w:del>
      <w:ins w:id="229" w:author="Sanaka, Krishna" w:date="2025-12-02T18:54:00Z" w16du:dateUtc="2025-12-02T23:54:00Z">
        <w:del w:id="230" w:author="Krishna Sanaka" w:date="2025-12-25T12:03:00Z" w16du:dateUtc="2025-12-25T17:03:00Z">
          <w:r w:rsidR="00E937BF" w:rsidDel="006A6792">
            <w:rPr>
              <w:rFonts w:ascii="Arial" w:hAnsi="Arial" w:cs="Arial"/>
            </w:rPr>
            <w:delText xml:space="preserve"> as well as </w:delText>
          </w:r>
        </w:del>
        <w:r w:rsidR="00E937BF">
          <w:rPr>
            <w:rFonts w:ascii="Arial" w:hAnsi="Arial" w:cs="Arial"/>
          </w:rPr>
          <w:t>the pre</w:t>
        </w:r>
      </w:ins>
      <w:ins w:id="231" w:author="Sanaka, Krishna" w:date="2025-12-02T18:55:00Z" w16du:dateUtc="2025-12-02T23:55:00Z">
        <w:r w:rsidR="00E937BF">
          <w:rPr>
            <w:rFonts w:ascii="Arial" w:hAnsi="Arial" w:cs="Arial"/>
          </w:rPr>
          <w:t>valence of sepsis</w:t>
        </w:r>
      </w:ins>
      <w:ins w:id="232" w:author="Sanaka, Krishna" w:date="2025-12-02T18:59:00Z" w16du:dateUtc="2025-12-02T23:59:00Z">
        <w:r w:rsidR="001E0E4D">
          <w:rPr>
            <w:rFonts w:ascii="Arial" w:hAnsi="Arial" w:cs="Arial"/>
          </w:rPr>
          <w:t xml:space="preserve"> and urinary tract infections</w:t>
        </w:r>
      </w:ins>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del w:id="233" w:author="Sanaka, Krishna" w:date="2025-12-02T19:05:00Z" w16du:dateUtc="2025-12-03T00:05:00Z">
        <w:r w:rsidRPr="00B532EA" w:rsidDel="008C1544">
          <w:rPr>
            <w:rFonts w:ascii="Arial" w:hAnsi="Arial" w:cs="Arial"/>
          </w:rPr>
          <w:delText>often driven by host factors and structural vulnerabilities</w:delText>
        </w:r>
      </w:del>
      <w:ins w:id="234" w:author="Sanaka, Krishna" w:date="2025-12-02T19:05:00Z" w16du:dateUtc="2025-12-03T00:05:00Z">
        <w:r w:rsidR="008C1544">
          <w:rPr>
            <w:rFonts w:ascii="Arial" w:hAnsi="Arial" w:cs="Arial"/>
          </w:rPr>
          <w:t>reflecting a broader pattern in which several infectious diseases have shown rising population-level impact over recent decades</w:t>
        </w:r>
      </w:ins>
      <w:r w:rsidRPr="00B532EA">
        <w:rPr>
          <w:rFonts w:ascii="Arial" w:hAnsi="Arial" w:cs="Arial"/>
        </w:rPr>
        <w:t>.</w:t>
      </w:r>
      <w:del w:id="235" w:author="Sanaka, Krishna" w:date="2025-12-02T18:56:00Z" w16du:dateUtc="2025-12-02T23:56:00Z">
        <w:r w:rsidR="001E0E4D" w:rsidDel="001E0E4D">
          <w:rPr>
            <w:rFonts w:ascii="Arial" w:hAnsi="Arial" w:cs="Arial"/>
          </w:rPr>
          <w:fldChar w:fldCharType="begin"/>
        </w:r>
        <w:r w:rsidR="001E0E4D" w:rsidDel="001E0E4D">
          <w:rPr>
            <w:rFonts w:ascii="Arial" w:hAnsi="Arial" w:cs="Arial"/>
          </w:rPr>
          <w:delInstrText xml:space="preserve"> ADDIN ZOTERO_ITEM CSL_CITATION {"citationID":"IUReGj41","properties":{"formattedCitation":"\\super 13\\nosupersub{}","plainCitation":"13","noteIndex":0},"citationItems":[{"id":6796,"uris":["http://zotero.org/groups/5952805/items/3C2ILBVD"],"itemData":{"id":6796,"type":"article-journal","abstract":"Rationale: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delInstrText>
        </w:r>
        <w:r w:rsidR="001E0E4D" w:rsidDel="001E0E4D">
          <w:rPr>
            <w:rFonts w:ascii="Arial" w:hAnsi="Arial" w:cs="Arial"/>
          </w:rPr>
          <w:fldChar w:fldCharType="separate"/>
        </w:r>
        <w:r w:rsidR="001E0E4D" w:rsidRPr="001E0E4D" w:rsidDel="001E0E4D">
          <w:rPr>
            <w:rFonts w:ascii="Arial" w:hAnsi="Arial" w:cs="Arial"/>
            <w:kern w:val="0"/>
            <w:vertAlign w:val="superscript"/>
          </w:rPr>
          <w:delText>13</w:delText>
        </w:r>
        <w:r w:rsidR="001E0E4D" w:rsidDel="001E0E4D">
          <w:rPr>
            <w:rFonts w:ascii="Arial" w:hAnsi="Arial" w:cs="Arial"/>
          </w:rPr>
          <w:fldChar w:fldCharType="end"/>
        </w:r>
      </w:del>
      <w:r w:rsidR="009D5C2C">
        <w:rPr>
          <w:rFonts w:ascii="Arial" w:hAnsi="Arial" w:cs="Arial"/>
        </w:rPr>
        <w:fldChar w:fldCharType="begin"/>
      </w:r>
      <w:r w:rsidR="00511629">
        <w:rPr>
          <w:rFonts w:ascii="Arial" w:hAnsi="Arial" w:cs="Arial"/>
        </w:rPr>
        <w:instrText xml:space="preserve"> ADDIN ZOTERO_ITEM CSL_CITATION {"citationID":"o0rmkiqu","properties":{"formattedCitation":"\\super 11,12\\nosupersub{}","plainCitation":"11,12","noteIndex":0},"citationItems":[{"id":6796,"uris":["http://zotero.org/groups/5952805/items/3C2ILBVD"],"itemData":{"id":6796,"type":"article-journal","abstract":"Rationale: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K."}],"issued":{"date-parts":[["2015",2]]}}},{"id":6920,"uris":["http://zotero.org/groups/5952805/items/H24K3DVA"],"itemData":{"id":6920,"type":"article-journal","abstract":"Urinary tract infections (UTIs) are prevalent; however, comprehensive and current epidemiological data remain scarce. This study examined the global, national, and regional burden of UTIs by sex, age, and socio-demographic index (SDI) from 1990 to 2021. The 2021 Global Burden of Disease study included age-standardised incidence rate (ASIR), age-standardised prevalence rate (ASPR), age-standardised death rate (ASDR), and age-standardised disability-adjusted life years rate (ASDAR). The estimated annual percentage change was used to depict temporal trends, whereas Pearson correlation analysis explore its correlation with the human development index (HDI), the SDI, and age-standardised rates (ASRs). An autoregressive integrated moving average model forecasted the UTI burden trends. From 1990 to 2021, the number of UTI cases increased by 66.45%, reaching 4.49 billion cases, with an ASIR of 5,531.88 per 100,000 population. The greatest incidence of UTIs was seen in women and older adult men. Tropical Latin America and low–middle SDI regions exhibited the highest ASIR, ASPR, ASDR, and ASDAR, while East Asia showed the lowest. ASDR and ASDAR decreased with higher SDI levels. ASR and HDI were weakly positively correlated with ASDR and ASDAR. ASIR, ASPR, and ASDAR are projected to increase until 2050. The global burden of UTIs is rising and is influenced by geographical location, age, sex, and economic development, crucial for guiding medical practices and forming relevant policies.","container-title":"Scientific Reports","DOI":"10.1038/s41598-025-89240-5","ISSN":"2045-2322","issue":"1","journalAbbreviation":"Sci Rep","language":"en","license":"2025 The Author(s)","note":"publisher: Nature Publishing Group","page":"4702","source":"www-nature-com.proxy.library.upenn.edu","title":"Epidemiological trends and predictions of urinary tract infections in the global burden of disease study 2021","volume":"15","author":[{"family":"He","given":"Yining"},{"family":"Zhao","given":"Jing"},{"family":"Wang","given":"Lanhui"},{"family":"Han","given":"Chao"},{"family":"Yan","given":"Ruxue"},{"family":"Zhu","given":"Peiqi"},{"family":"Qian","given":"Tianyang"},{"family":"Yu","given":"Siyao"},{"family":"Zhu","given":"Xiaolin"},{"family":"He","given":"Weiming"}],"issued":{"date-parts":[["2025",2,8]]}}}],"schema":"https://github.com/citation-style-language/schema/raw/master/csl-citation.json"} </w:instrText>
      </w:r>
      <w:r w:rsidR="009D5C2C">
        <w:rPr>
          <w:rFonts w:ascii="Arial" w:hAnsi="Arial" w:cs="Arial"/>
        </w:rPr>
        <w:fldChar w:fldCharType="separate"/>
      </w:r>
      <w:r w:rsidR="00511629" w:rsidRPr="00511629">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w:t>
      </w:r>
      <w:ins w:id="236" w:author="Sanaka, Krishna" w:date="2025-12-02T19:56:00Z" w16du:dateUtc="2025-12-03T00:56:00Z">
        <w:r w:rsidR="00AD7ACB">
          <w:rPr>
            <w:rFonts w:ascii="Arial" w:hAnsi="Arial" w:cs="Arial"/>
          </w:rPr>
          <w:t>Furthermore,</w:t>
        </w:r>
      </w:ins>
      <w:ins w:id="237" w:author="Sanaka, Krishna" w:date="2025-12-02T19:58:00Z" w16du:dateUtc="2025-12-03T00:58:00Z">
        <w:r w:rsidR="00781634">
          <w:rPr>
            <w:rFonts w:ascii="Arial" w:hAnsi="Arial" w:cs="Arial"/>
          </w:rPr>
          <w:t xml:space="preserve"> </w:t>
        </w:r>
      </w:ins>
      <w:ins w:id="238" w:author="Sanaka, Krishna" w:date="2025-12-02T19:59:00Z" w16du:dateUtc="2025-12-03T00:59:00Z">
        <w:r w:rsidR="00781634">
          <w:rPr>
            <w:rFonts w:ascii="Arial" w:hAnsi="Arial" w:cs="Arial"/>
          </w:rPr>
          <w:t xml:space="preserve">antimicrobial resistance is a growing problem in </w:t>
        </w:r>
        <w:r w:rsidR="00632D44">
          <w:rPr>
            <w:rFonts w:ascii="Arial" w:hAnsi="Arial" w:cs="Arial"/>
          </w:rPr>
          <w:t xml:space="preserve">infectious diseases, and </w:t>
        </w:r>
      </w:ins>
      <w:ins w:id="239" w:author="Sanaka, Krishna" w:date="2025-12-02T20:02:00Z" w16du:dateUtc="2025-12-03T01:02:00Z">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ins>
      <w:r w:rsidR="00631EB2">
        <w:rPr>
          <w:rFonts w:ascii="Arial" w:hAnsi="Arial" w:cs="Arial"/>
        </w:rPr>
        <w:fldChar w:fldCharType="begin"/>
      </w:r>
      <w:r w:rsidR="00511629">
        <w:rPr>
          <w:rFonts w:ascii="Arial" w:hAnsi="Arial" w:cs="Arial"/>
        </w:rPr>
        <w:instrText xml:space="preserve"> ADDIN ZOTERO_ITEM CSL_CITATION {"citationID":"qbgg5VPO","properties":{"formattedCitation":"\\super 13\\nosupersub{}","plainCitation":"13","noteIndex":0},"citationItems":[{"id":6812,"uris":["http://zotero.org/groups/5952805/items/E533PPTN"],"itemData":{"id":6812,"type":"article-journal","abstract":"Diabetic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511629" w:rsidRPr="00511629">
        <w:rPr>
          <w:rFonts w:ascii="Arial" w:hAnsi="Arial" w:cs="Arial"/>
          <w:kern w:val="0"/>
          <w:vertAlign w:val="superscript"/>
        </w:rPr>
        <w:t>13</w:t>
      </w:r>
      <w:r w:rsidR="00631EB2">
        <w:rPr>
          <w:rFonts w:ascii="Arial" w:hAnsi="Arial" w:cs="Arial"/>
        </w:rPr>
        <w:fldChar w:fldCharType="end"/>
      </w:r>
      <w:ins w:id="240" w:author="Sanaka, Krishna" w:date="2025-12-02T20:02:00Z" w16du:dateUtc="2025-12-03T01:02:00Z">
        <w:r w:rsidR="00AE5B44">
          <w:rPr>
            <w:rFonts w:ascii="Arial" w:hAnsi="Arial" w:cs="Arial"/>
          </w:rPr>
          <w:t xml:space="preserve"> </w:t>
        </w:r>
      </w:ins>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58B947A6"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ins w:id="241" w:author="Sanaka, Krishna" w:date="2025-12-02T19:16:00Z" w16du:dateUtc="2025-12-03T00:16:00Z">
        <w:r w:rsidR="00774233">
          <w:rPr>
            <w:rFonts w:ascii="Arial" w:hAnsi="Arial" w:cs="Arial"/>
          </w:rPr>
          <w:t xml:space="preserve"> </w:t>
        </w:r>
      </w:ins>
      <w:ins w:id="242" w:author="Sanaka, Krishna" w:date="2025-12-02T19:18:00Z" w16du:dateUtc="2025-12-03T00:18:00Z">
        <w:r w:rsidR="003B3277">
          <w:rPr>
            <w:rFonts w:ascii="Arial" w:hAnsi="Arial" w:cs="Arial"/>
          </w:rPr>
          <w:t>Notably</w:t>
        </w:r>
      </w:ins>
      <w:ins w:id="243" w:author="Sanaka, Krishna" w:date="2025-12-02T19:16:00Z" w16du:dateUtc="2025-12-03T00:16:00Z">
        <w:r w:rsidR="00774233">
          <w:rPr>
            <w:rFonts w:ascii="Arial" w:hAnsi="Arial" w:cs="Arial"/>
          </w:rPr>
          <w:t xml:space="preserve">, </w:t>
        </w:r>
      </w:ins>
      <w:ins w:id="244" w:author="Sanaka, Krishna" w:date="2025-12-02T19:18:00Z" w16du:dateUtc="2025-12-03T00:18:00Z">
        <w:r w:rsidR="00AF0A85">
          <w:rPr>
            <w:rFonts w:ascii="Arial" w:hAnsi="Arial" w:cs="Arial"/>
          </w:rPr>
          <w:t xml:space="preserve">foot </w:t>
        </w:r>
      </w:ins>
      <w:ins w:id="245" w:author="Sanaka, Krishna" w:date="2025-12-02T19:17:00Z" w16du:dateUtc="2025-12-03T00:17:00Z">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ins>
      <w:r w:rsidR="00AF0A85">
        <w:rPr>
          <w:rFonts w:ascii="Arial" w:hAnsi="Arial" w:cs="Arial"/>
        </w:rPr>
        <w:fldChar w:fldCharType="begin"/>
      </w:r>
      <w:r w:rsidR="00511629">
        <w:rPr>
          <w:rFonts w:ascii="Arial" w:hAnsi="Arial" w:cs="Arial"/>
        </w:rPr>
        <w:instrText xml:space="preserve"> ADDIN ZOTERO_ITEM CSL_CITATION {"citationID":"OhFnIzNr","properties":{"formattedCitation":"\\super 14\\nosupersub{}","plainCitation":"14","noteIndex":0},"citationItems":[{"id":6801,"uris":["http://zotero.org/groups/5952805/items/82JDLBJK"],"itemData":{"id":6801,"type":"article-journal","abstract":"OBJECTIVE—To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511629" w:rsidRPr="00511629">
        <w:rPr>
          <w:rFonts w:ascii="Arial" w:hAnsi="Arial" w:cs="Arial"/>
          <w:kern w:val="0"/>
          <w:vertAlign w:val="superscript"/>
        </w:rPr>
        <w:t>14</w:t>
      </w:r>
      <w:r w:rsidR="00AF0A85">
        <w:rPr>
          <w:rFonts w:ascii="Arial" w:hAnsi="Arial" w:cs="Arial"/>
        </w:rPr>
        <w:fldChar w:fldCharType="end"/>
      </w:r>
      <w:r w:rsidRPr="00B532EA">
        <w:rPr>
          <w:rFonts w:ascii="Arial" w:hAnsi="Arial" w:cs="Arial"/>
        </w:rPr>
        <w:t xml:space="preserve"> Finally, osteomyelitis </w:t>
      </w:r>
      <w:r w:rsidRPr="00B532EA">
        <w:rPr>
          <w:rFonts w:ascii="Arial" w:hAnsi="Arial" w:cs="Arial"/>
        </w:rPr>
        <w:lastRenderedPageBreak/>
        <w:t>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F79E2">
        <w:rPr>
          <w:rFonts w:ascii="Arial" w:hAnsi="Arial" w:cs="Arial"/>
        </w:rPr>
        <w:instrText xml:space="preserve"> ADDIN ZOTERO_ITEM CSL_CITATION {"citationID":"URLPhNkZ","properties":{"formattedCitation":"\\super 15\\nosupersub{}","plainCitation":"15","noteIndex":0},"citationItems":[{"id":6306,"uris":["http://zotero.org/groups/5952805/items/BA6RMQWV"],"itemData":{"id":6306,"type":"article-journal","abstract":"BACKGROUND: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F79E2" w:rsidRPr="006F79E2">
        <w:rPr>
          <w:rFonts w:ascii="Arial" w:hAnsi="Arial" w:cs="Arial"/>
          <w:kern w:val="0"/>
          <w:vertAlign w:val="superscript"/>
        </w:rPr>
        <w:t>15</w:t>
      </w:r>
      <w:r w:rsidR="009B3D8B">
        <w:rPr>
          <w:rFonts w:ascii="Arial" w:hAnsi="Arial" w:cs="Arial"/>
        </w:rPr>
        <w:fldChar w:fldCharType="end"/>
      </w:r>
    </w:p>
    <w:p w14:paraId="3C4CC0CA" w14:textId="7C03339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ins w:id="246" w:author="Sanaka, Krishna" w:date="2025-12-02T19:43:00Z" w16du:dateUtc="2025-12-03T00:43:00Z">
        <w:r w:rsidR="000C5C70">
          <w:rPr>
            <w:rFonts w:ascii="Arial" w:hAnsi="Arial" w:cs="Arial"/>
          </w:rPr>
          <w:t xml:space="preserve">Death certificates are </w:t>
        </w:r>
      </w:ins>
      <w:ins w:id="247" w:author="Sanaka, Krishna" w:date="2025-12-02T19:44:00Z" w16du:dateUtc="2025-12-03T00:44:00Z">
        <w:r w:rsidR="000C5C70">
          <w:rPr>
            <w:rFonts w:ascii="Arial" w:hAnsi="Arial" w:cs="Arial"/>
          </w:rPr>
          <w:t xml:space="preserve">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ins>
      <w:r w:rsidR="00AD7ACB">
        <w:rPr>
          <w:rFonts w:ascii="Arial" w:hAnsi="Arial" w:cs="Arial"/>
        </w:rPr>
        <w:fldChar w:fldCharType="begin"/>
      </w:r>
      <w:r w:rsidR="00511629">
        <w:rPr>
          <w:rFonts w:ascii="Arial" w:hAnsi="Arial" w:cs="Arial"/>
        </w:rPr>
        <w:instrText xml:space="preserve"> ADDIN ZOTERO_ITEM CSL_CITATION {"citationID":"9C03Wbn6","properties":{"formattedCitation":"\\super 16\\nosupersub{}","plainCitation":"16","noteIndex":0},"citationItems":[{"id":6807,"uris":["http://zotero.org/groups/5952805/items/CRSHSQPL"],"itemData":{"id":6807,"type":"article-journal","abstract":"PURPOSE: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511629" w:rsidRPr="00511629">
        <w:rPr>
          <w:rFonts w:ascii="Arial" w:hAnsi="Arial" w:cs="Arial"/>
          <w:kern w:val="0"/>
          <w:vertAlign w:val="superscript"/>
        </w:rPr>
        <w:t>16</w:t>
      </w:r>
      <w:r w:rsidR="00AD7ACB">
        <w:rPr>
          <w:rFonts w:ascii="Arial" w:hAnsi="Arial" w:cs="Arial"/>
        </w:rPr>
        <w:fldChar w:fldCharType="end"/>
      </w:r>
      <w:ins w:id="248" w:author="Sanaka, Krishna" w:date="2025-12-02T19:44:00Z" w16du:dateUtc="2025-12-03T00:44:00Z">
        <w:r w:rsidR="00C3032E">
          <w:rPr>
            <w:rFonts w:ascii="Arial" w:hAnsi="Arial" w:cs="Arial"/>
          </w:rPr>
          <w:t xml:space="preserve"> </w:t>
        </w:r>
      </w:ins>
      <w:r w:rsidR="00B532EA" w:rsidRPr="00B532EA">
        <w:rPr>
          <w:rFonts w:ascii="Arial" w:hAnsi="Arial" w:cs="Arial"/>
        </w:rPr>
        <w:t>We could not assess clinical variables such as infection severity, treatment received, or timing of diagnosis</w:t>
      </w:r>
      <w:ins w:id="249" w:author="Krishna Sanaka" w:date="2025-12-24T16:33:00Z" w16du:dateUtc="2025-12-24T21:33:00Z">
        <w:r w:rsidR="005124A1">
          <w:rPr>
            <w:rFonts w:ascii="Arial" w:hAnsi="Arial" w:cs="Arial"/>
          </w:rPr>
          <w:t xml:space="preserve"> as well as certain socioeconomic variables such as </w:t>
        </w:r>
      </w:ins>
      <w:ins w:id="250" w:author="Krishna Sanaka" w:date="2025-12-25T13:00:00Z" w16du:dateUtc="2025-12-25T18:00:00Z">
        <w:r w:rsidR="00D05088">
          <w:rPr>
            <w:rFonts w:ascii="Arial" w:hAnsi="Arial" w:cs="Arial"/>
          </w:rPr>
          <w:t>insurance type, urbanicity, and average</w:t>
        </w:r>
      </w:ins>
      <w:ins w:id="251" w:author="Krishna Sanaka" w:date="2025-12-24T16:33:00Z" w16du:dateUtc="2025-12-24T21:33:00Z">
        <w:r w:rsidR="005124A1">
          <w:rPr>
            <w:rFonts w:ascii="Arial" w:hAnsi="Arial" w:cs="Arial"/>
          </w:rPr>
          <w:t xml:space="preserve"> ZIP code income and home value</w:t>
        </w:r>
      </w:ins>
      <w:r w:rsidR="00B532EA" w:rsidRPr="00B532EA">
        <w:rPr>
          <w:rFonts w:ascii="Arial" w:hAnsi="Arial" w:cs="Arial"/>
        </w:rPr>
        <w:t xml:space="preserve">. </w:t>
      </w:r>
      <w:ins w:id="252" w:author="Krishna Sanaka" w:date="2025-12-24T11:43:00Z" w16du:dateUtc="2025-12-24T16:43:00Z">
        <w:r w:rsidR="006E06B3">
          <w:rPr>
            <w:rFonts w:ascii="Arial" w:hAnsi="Arial" w:cs="Arial"/>
          </w:rPr>
          <w:t xml:space="preserve">We were also unable to assess </w:t>
        </w:r>
        <w:r w:rsidR="00A05050">
          <w:rPr>
            <w:rFonts w:ascii="Arial" w:hAnsi="Arial" w:cs="Arial"/>
          </w:rPr>
          <w:t xml:space="preserve">certain predisposing factors for osteomyelitis such as intravenous drug use, </w:t>
        </w:r>
        <w:r w:rsidR="00DD2633">
          <w:rPr>
            <w:rFonts w:ascii="Arial" w:hAnsi="Arial" w:cs="Arial"/>
          </w:rPr>
          <w:t xml:space="preserve">tobacco use, and </w:t>
        </w:r>
        <w:r w:rsidR="0001169C">
          <w:rPr>
            <w:rFonts w:ascii="Arial" w:hAnsi="Arial" w:cs="Arial"/>
          </w:rPr>
          <w:t xml:space="preserve">the presence of an implantable orthopedic device. </w:t>
        </w:r>
      </w:ins>
      <w:r w:rsidR="00B532EA" w:rsidRPr="00B532EA">
        <w:rPr>
          <w:rFonts w:ascii="Arial" w:hAnsi="Arial" w:cs="Arial"/>
        </w:rPr>
        <w:t xml:space="preserve">Moreover, </w:t>
      </w:r>
      <w:r w:rsidR="00893312">
        <w:rPr>
          <w:rFonts w:ascii="Arial" w:hAnsi="Arial" w:cs="Arial"/>
        </w:rPr>
        <w:t xml:space="preserve">by nature, a mortality database does not capture the morbidity of non-fatal disease. </w:t>
      </w:r>
      <w:r w:rsidR="001002F3" w:rsidRPr="00B532EA">
        <w:rPr>
          <w:rFonts w:ascii="Arial" w:hAnsi="Arial" w:cs="Arial"/>
        </w:rPr>
        <w:t>The ICD-10 transition may affect coding consistency over time. The inflection point in 2016 coincides with the broader implementation of ICD-10, which may have improved detection or coding specificity of osteomyelitis-related deaths.</w:t>
      </w:r>
      <w:r w:rsidR="002B640F">
        <w:rPr>
          <w:rFonts w:ascii="Arial" w:hAnsi="Arial" w:cs="Arial"/>
        </w:rPr>
        <w:fldChar w:fldCharType="begin"/>
      </w:r>
      <w:r w:rsidR="00511629">
        <w:rPr>
          <w:rFonts w:ascii="Arial" w:hAnsi="Arial" w:cs="Arial"/>
        </w:rPr>
        <w:instrText xml:space="preserve"> ADDIN ZOTERO_ITEM CSL_CITATION {"citationID":"uldkYs11","properties":{"formattedCitation":"\\super 17\\nosupersub{}","plainCitation":"17","noteIndex":0},"citationItems":[{"id":6787,"uris":["http://zotero.org/groups/5952805/items/2D4WACB2"],"itemData":{"id":6787,"type":"article-journal","abstract":"OBJECTIVES: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511629" w:rsidRPr="00511629">
        <w:rPr>
          <w:rFonts w:ascii="Arial" w:hAnsi="Arial" w:cs="Arial"/>
          <w:kern w:val="0"/>
          <w:vertAlign w:val="superscript"/>
        </w:rPr>
        <w:t>17</w:t>
      </w:r>
      <w:r w:rsidR="002B640F">
        <w:rPr>
          <w:rFonts w:ascii="Arial" w:hAnsi="Arial" w:cs="Arial"/>
        </w:rPr>
        <w:fldChar w:fldCharType="end"/>
      </w:r>
      <w:r w:rsidR="001002F3" w:rsidRPr="00B532EA">
        <w:rPr>
          <w:rFonts w:ascii="Arial" w:hAnsi="Arial" w:cs="Arial"/>
        </w:rPr>
        <w:t xml:space="preserve"> </w:t>
      </w:r>
      <w:ins w:id="253" w:author="Sanaka, Krishna" w:date="2025-12-02T18:28:00Z" w16du:dateUtc="2025-12-02T23:28:00Z">
        <w:r w:rsidR="002B640F">
          <w:rPr>
            <w:rFonts w:ascii="Arial" w:hAnsi="Arial" w:cs="Arial"/>
          </w:rPr>
          <w:t xml:space="preserve">Additionally, </w:t>
        </w:r>
      </w:ins>
      <w:ins w:id="254" w:author="Sanaka, Krishna" w:date="2025-12-02T18:29:00Z" w16du:dateUtc="2025-12-02T23:29:00Z">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 xml:space="preserve">meaning that this </w:t>
        </w:r>
      </w:ins>
      <w:ins w:id="255" w:author="Sanaka, Krishna" w:date="2025-12-02T18:30:00Z" w16du:dateUtc="2025-12-02T23:30:00Z">
        <w:r w:rsidR="00093908">
          <w:rPr>
            <w:rFonts w:ascii="Arial" w:hAnsi="Arial" w:cs="Arial"/>
          </w:rPr>
          <w:t>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ins>
      <w:r w:rsidR="00E937BF">
        <w:rPr>
          <w:rFonts w:ascii="Arial" w:hAnsi="Arial" w:cs="Arial"/>
        </w:rPr>
        <w:fldChar w:fldCharType="begin"/>
      </w:r>
      <w:r w:rsidR="00511629">
        <w:rPr>
          <w:rFonts w:ascii="Arial" w:hAnsi="Arial" w:cs="Arial"/>
        </w:rPr>
        <w:instrText xml:space="preserve"> ADDIN ZOTERO_ITEM CSL_CITATION {"citationID":"coUHL91X","properties":{"formattedCitation":"\\super 18\\nosupersub{}","plainCitation":"18","noteIndex":0},"citationItems":[{"id":6917,"uris":["http://zotero.org/groups/5952805/items/QN7V9XKH"],"itemData":{"id":6917,"type":"article-journal","abstract":"Traditional approaches to practice guidelines frequently result in dissociation between strength of recommendation and quality of evidence.To construct a clinical guideline for pyogenic osteomyelitis management, with a new standard of evidence to resolve the gap between strength of recommendation and quality of evidence, through the use of a novel open access approach utilizing social media tools.This consensus statement and systematic review study used a novel approach from the WikiGuidelines Group, an open access collaborative research project, to construct clinical guidelines for pyogenic osteomyelitis. In June 2021 and February 2022, authors recruited via social media conducted multiple PubMed literature searches, including all years and languages, regarding osteomyelitis management; criteria for article quality and inclusion were specified in the group’s charter. The GRADE system for evaluating evidence was not used based on previously published concerns regarding the potential dissociation between strength of recommendation and quality of evidence. Instead, the charter required that clear recommendations be made only when reproducible, prospective, controlled studies provided hypothesis-confirming evidence. In the absence of such data, clinical reviews were drafted to discuss pros and cons of care choices. Both clear recommendations and clinical reviews were planned with the intention to be regularly updated as new data become available.Sixty-three participants with diverse expertise from 8 countries developed the group’s charter and its first guideline on pyogenic osteomyelitis. These participants included both nonacademic and academic physicians and pharmacists specializing in general internal medicine or hospital medicine, infectious diseases, orthopedic surgery, pharmacology, and medical microbiology. Of the 7 questions addressed in the guideline, 2 clear recommendations were offered for the use of oral antibiotic therapy and the duration of therapy. In addition, 5 clinical reviews were authored addressing diagnosis, approaches to osteomyelitis underlying a pressure ulcer, timing for the administration of empirical therapy, specific antimicrobial options (including empirical regimens, use of antimicrobials targeting resistant pathogens, the role of bone penetration, and the use of rifampin as adjunctive therapy), and the role of biomarkers and imaging to assess responses to therapy.The WikiGuidelines approach offers a novel methodology for clinical guideline development that precludes recommendations based on low-quality data or opinion. The primary limitation is the need for more rigorous clinical investigations, enabling additional clear recommendations for clinical questions currently unresolved by high-quality data.","container-title":"JAMA Network Open","DOI":"10.1001/jamanetworkopen.2022.11321","ISSN":"2574-3805","issue":"5","journalAbbreviation":"JAMA Netw Open","page":"e2211321","source":"Silverchair","title":"Use of Novel Strategies to Develop Guidelines for Management of Pyogenic Osteomyelitis in Adults: A WikiGuidelines Group Consensus Statement","title-short":"Use of Novel Strategies to Develop Guidelines for Management of Pyogenic Osteomyelitis in Adults","volume":"5","author":[{"family":"Spellberg","given":"Brad"},{"family":"Aggrey","given":"Gloria"},{"family":"Brennan","given":"Meghan B."},{"family":"Footer","given":"Brent"},{"family":"Forrest","given":"Graeme"},{"family":"Hamilton","given":"Fergus"},{"family":"Minejima","given":"Emi"},{"family":"Moore","given":"Jessica"},{"family":"Ahn","given":"Jaimo"},{"family":"Angarone","given":"Michael"},{"family":"Centor","given":"Robert M."},{"family":"Cherabuddi","given":"Kartikeya"},{"family":"Curran","given":"Jennifer"},{"family":"Davar","given":"Kusha"},{"family":"Davis","given":"Joshua"},{"family":"Dong","given":"Mei Qin"},{"family":"Ghanem","given":"Bassam"},{"family":"Hutcheon","given":"Doug"},{"family":"Jent","given":"Philipp"},{"family":"Kang","given":"Minji"},{"family":"Lee","given":"Rachael"},{"family":"McDonald","given":"Emily G."},{"family":"Morris","given":"Andrew M."},{"family":"Reece","given":"Rebecca"},{"family":"Schwartz","given":"Ilan S."},{"family":"So","given":"Miranda"},{"family":"Tong","given":"Steven"},{"family":"Tucker","given":"Christopher"},{"family":"Wald-Dickler","given":"Noah"},{"family":"Weinstein","given":"Erica J."},{"family":"Williams","given":"Riley","suffix":"II"},{"family":"Yen","given":"Christina"},{"family":"Zhou","given":"Shiwei"},{"family":"Lee","given":"Todd C."},{"literal":"WikiGuidelines Group"}],"issued":{"date-parts":[["2022",5,10]]}}}],"schema":"https://github.com/citation-style-language/schema/raw/master/csl-citation.json"} </w:instrText>
      </w:r>
      <w:r w:rsidR="00E937BF">
        <w:rPr>
          <w:rFonts w:ascii="Arial" w:hAnsi="Arial" w:cs="Arial"/>
        </w:rPr>
        <w:fldChar w:fldCharType="separate"/>
      </w:r>
      <w:r w:rsidR="00511629" w:rsidRPr="00511629">
        <w:rPr>
          <w:rFonts w:ascii="Arial" w:hAnsi="Arial" w:cs="Arial"/>
          <w:kern w:val="0"/>
          <w:vertAlign w:val="superscript"/>
        </w:rPr>
        <w:t>18</w:t>
      </w:r>
      <w:r w:rsidR="00E937BF">
        <w:rPr>
          <w:rFonts w:ascii="Arial" w:hAnsi="Arial" w:cs="Arial"/>
        </w:rPr>
        <w:fldChar w:fldCharType="end"/>
      </w:r>
      <w:ins w:id="256" w:author="Sanaka, Krishna" w:date="2025-12-02T18:30:00Z" w16du:dateUtc="2025-12-02T23:30:00Z">
        <w:r w:rsidR="004D459A">
          <w:rPr>
            <w:rFonts w:ascii="Arial" w:hAnsi="Arial" w:cs="Arial"/>
          </w:rPr>
          <w:t xml:space="preserve"> </w:t>
        </w:r>
      </w:ins>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3407FEE6" w:rsidR="006A13C1" w:rsidRDefault="00B532EA" w:rsidP="006A13C1">
      <w:pPr>
        <w:spacing w:after="0" w:line="480" w:lineRule="auto"/>
        <w:ind w:firstLine="720"/>
        <w:rPr>
          <w:rFonts w:ascii="Arial" w:hAnsi="Arial" w:cs="Arial"/>
        </w:rPr>
      </w:pPr>
      <w:r w:rsidRPr="00B532EA">
        <w:rPr>
          <w:rFonts w:ascii="Arial" w:hAnsi="Arial" w:cs="Arial"/>
        </w:rPr>
        <w:lastRenderedPageBreak/>
        <w:t>In conclusion, mortality from osteomyelitis has increased</w:t>
      </w:r>
      <w:del w:id="257" w:author="Krishna Sanaka" w:date="2025-12-24T10:24:00Z" w16du:dateUtc="2025-12-24T15:24:00Z">
        <w:r w:rsidRPr="00B532EA" w:rsidDel="005F728E">
          <w:rPr>
            <w:rFonts w:ascii="Arial" w:hAnsi="Arial" w:cs="Arial"/>
          </w:rPr>
          <w:delText xml:space="preserve"> sharply</w:delText>
        </w:r>
      </w:del>
      <w:r w:rsidRPr="00B532EA">
        <w:rPr>
          <w:rFonts w:ascii="Arial" w:hAnsi="Arial" w:cs="Arial"/>
        </w:rPr>
        <w:t xml:space="preserve"> in the United States</w:t>
      </w:r>
      <w:del w:id="258" w:author="Krishna Sanaka" w:date="2025-12-24T10:24:00Z" w16du:dateUtc="2025-12-24T15:24:00Z">
        <w:r w:rsidRPr="00B532EA" w:rsidDel="005F728E">
          <w:rPr>
            <w:rFonts w:ascii="Arial" w:hAnsi="Arial" w:cs="Arial"/>
          </w:rPr>
          <w:delText>, especially in the last decade</w:delText>
        </w:r>
      </w:del>
      <w:ins w:id="259" w:author="Krishna Sanaka" w:date="2025-12-24T10:24:00Z" w16du:dateUtc="2025-12-24T15:24:00Z">
        <w:r w:rsidR="005F728E">
          <w:rPr>
            <w:rFonts w:ascii="Arial" w:hAnsi="Arial" w:cs="Arial"/>
          </w:rPr>
          <w:t xml:space="preserve"> from 1999 to 2023</w:t>
        </w:r>
      </w:ins>
      <w:r w:rsidRPr="00B532EA">
        <w:rPr>
          <w:rFonts w:ascii="Arial" w:hAnsi="Arial" w:cs="Arial"/>
        </w:rPr>
        <w:t>.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ins w:id="260" w:author="Sanaka, Krishna" w:date="2025-12-02T18:24:00Z" w16du:dateUtc="2025-12-02T23:24:00Z"/>
          <w:rFonts w:ascii="Arial" w:hAnsi="Arial" w:cs="Arial"/>
          <w:b/>
          <w:bCs/>
        </w:rPr>
      </w:pPr>
      <w:ins w:id="261" w:author="Sanaka, Krishna" w:date="2025-12-02T18:24:00Z" w16du:dateUtc="2025-12-02T23:24:00Z">
        <w:r>
          <w:rPr>
            <w:rFonts w:ascii="Arial" w:hAnsi="Arial" w:cs="Arial"/>
            <w:b/>
            <w:bCs/>
          </w:rPr>
          <w:br w:type="page"/>
        </w:r>
      </w:ins>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40E10C4B" w14:textId="77777777" w:rsidR="006F79E2" w:rsidRPr="006F79E2" w:rsidRDefault="0001183B" w:rsidP="006F79E2">
      <w:pPr>
        <w:pStyle w:val="Bibliography"/>
        <w:rPr>
          <w:rFonts w:ascii="Arial" w:hAnsi="Arial" w:cs="Arial"/>
        </w:rPr>
      </w:pPr>
      <w:r>
        <w:rPr>
          <w:rFonts w:ascii="Arial" w:hAnsi="Arial" w:cs="Arial"/>
        </w:rPr>
        <w:fldChar w:fldCharType="begin"/>
      </w:r>
      <w:r w:rsidR="00511629">
        <w:rPr>
          <w:rFonts w:ascii="Arial" w:hAnsi="Arial" w:cs="Arial"/>
        </w:rPr>
        <w:instrText xml:space="preserve"> ADDIN ZOTERO_BIBL {"uncited":[],"omitted":[],"custom":[]} CSL_BIBLIOGRAPHY </w:instrText>
      </w:r>
      <w:r>
        <w:rPr>
          <w:rFonts w:ascii="Arial" w:hAnsi="Arial" w:cs="Arial"/>
        </w:rPr>
        <w:fldChar w:fldCharType="separate"/>
      </w:r>
      <w:r w:rsidR="006F79E2" w:rsidRPr="006F79E2">
        <w:rPr>
          <w:rFonts w:ascii="Arial" w:hAnsi="Arial" w:cs="Arial"/>
        </w:rPr>
        <w:t>1.</w:t>
      </w:r>
      <w:r w:rsidR="006F79E2" w:rsidRPr="006F79E2">
        <w:rPr>
          <w:rFonts w:ascii="Arial" w:hAnsi="Arial" w:cs="Arial"/>
        </w:rPr>
        <w:tab/>
        <w:t xml:space="preserve">Lew DP, Waldvogel FA. Osteomyelitis. </w:t>
      </w:r>
      <w:r w:rsidR="006F79E2" w:rsidRPr="006F79E2">
        <w:rPr>
          <w:rFonts w:ascii="Arial" w:hAnsi="Arial" w:cs="Arial"/>
          <w:i/>
          <w:iCs/>
        </w:rPr>
        <w:t>The Lancet</w:t>
      </w:r>
      <w:r w:rsidR="006F79E2" w:rsidRPr="006F79E2">
        <w:rPr>
          <w:rFonts w:ascii="Arial" w:hAnsi="Arial" w:cs="Arial"/>
        </w:rPr>
        <w:t>. 2004;364(9431):369-379. doi:10.1016/S0140-6736(04)16727-5</w:t>
      </w:r>
    </w:p>
    <w:p w14:paraId="14A16F44" w14:textId="77777777" w:rsidR="006F79E2" w:rsidRPr="006F79E2" w:rsidRDefault="006F79E2" w:rsidP="006F79E2">
      <w:pPr>
        <w:pStyle w:val="Bibliography"/>
        <w:rPr>
          <w:rFonts w:ascii="Arial" w:hAnsi="Arial" w:cs="Arial"/>
        </w:rPr>
      </w:pPr>
      <w:r w:rsidRPr="006F79E2">
        <w:rPr>
          <w:rFonts w:ascii="Arial" w:hAnsi="Arial" w:cs="Arial"/>
        </w:rPr>
        <w:t>2.</w:t>
      </w:r>
      <w:r w:rsidRPr="006F79E2">
        <w:rPr>
          <w:rFonts w:ascii="Arial" w:hAnsi="Arial" w:cs="Arial"/>
        </w:rPr>
        <w:tab/>
        <w:t xml:space="preserve">Kremers HM, Nwojo ME, Ransom JE, Wood-Wentz CM, Melton LJ, Huddleston PM. Trends in the Epidemiology of Osteomyelitis. </w:t>
      </w:r>
      <w:r w:rsidRPr="006F79E2">
        <w:rPr>
          <w:rFonts w:ascii="Arial" w:hAnsi="Arial" w:cs="Arial"/>
          <w:i/>
          <w:iCs/>
        </w:rPr>
        <w:t>J Bone Joint Surg Am</w:t>
      </w:r>
      <w:r w:rsidRPr="006F79E2">
        <w:rPr>
          <w:rFonts w:ascii="Arial" w:hAnsi="Arial" w:cs="Arial"/>
        </w:rPr>
        <w:t>. 2015;97(10):837-845. doi:10.2106/JBJS.N.01350</w:t>
      </w:r>
    </w:p>
    <w:p w14:paraId="10364B43" w14:textId="77777777" w:rsidR="006F79E2" w:rsidRPr="006F79E2" w:rsidRDefault="006F79E2" w:rsidP="006F79E2">
      <w:pPr>
        <w:pStyle w:val="Bibliography"/>
        <w:rPr>
          <w:rFonts w:ascii="Arial" w:hAnsi="Arial" w:cs="Arial"/>
        </w:rPr>
      </w:pPr>
      <w:r w:rsidRPr="006F79E2">
        <w:rPr>
          <w:rFonts w:ascii="Arial" w:hAnsi="Arial" w:cs="Arial"/>
        </w:rPr>
        <w:t>3.</w:t>
      </w:r>
      <w:r w:rsidRPr="006F79E2">
        <w:rPr>
          <w:rFonts w:ascii="Arial" w:hAnsi="Arial" w:cs="Arial"/>
        </w:rPr>
        <w:tab/>
        <w:t xml:space="preserve">Huang CC, Tsai KT, Weng SF, et al. Chronic osteomyelitis increases long-term mortality risk in the elderly: a nationwide population-based cohort study. </w:t>
      </w:r>
      <w:r w:rsidRPr="006F79E2">
        <w:rPr>
          <w:rFonts w:ascii="Arial" w:hAnsi="Arial" w:cs="Arial"/>
          <w:i/>
          <w:iCs/>
        </w:rPr>
        <w:t>BMC Geriatr</w:t>
      </w:r>
      <w:r w:rsidRPr="006F79E2">
        <w:rPr>
          <w:rFonts w:ascii="Arial" w:hAnsi="Arial" w:cs="Arial"/>
        </w:rPr>
        <w:t>. 2016;16:72. doi:10.1186/s12877-016-0248-8</w:t>
      </w:r>
    </w:p>
    <w:p w14:paraId="0DF20EBA" w14:textId="77777777" w:rsidR="006F79E2" w:rsidRPr="006F79E2" w:rsidRDefault="006F79E2" w:rsidP="006F79E2">
      <w:pPr>
        <w:pStyle w:val="Bibliography"/>
        <w:rPr>
          <w:rFonts w:ascii="Arial" w:hAnsi="Arial" w:cs="Arial"/>
        </w:rPr>
      </w:pPr>
      <w:r w:rsidRPr="006F79E2">
        <w:rPr>
          <w:rFonts w:ascii="Arial" w:hAnsi="Arial" w:cs="Arial"/>
        </w:rPr>
        <w:t>4.</w:t>
      </w:r>
      <w:r w:rsidRPr="006F79E2">
        <w:rPr>
          <w:rFonts w:ascii="Arial" w:hAnsi="Arial" w:cs="Arial"/>
        </w:rPr>
        <w:tab/>
        <w:t>Centers for Disease Control and Prevention. CDC WONDER. Centers for Disease Control and Prevention. April 8, 2025. Accessed April 15, 2025. https://wonder.cdc.gov/</w:t>
      </w:r>
    </w:p>
    <w:p w14:paraId="1A2BB0B1" w14:textId="77777777" w:rsidR="006F79E2" w:rsidRPr="006F79E2" w:rsidRDefault="006F79E2" w:rsidP="006F79E2">
      <w:pPr>
        <w:pStyle w:val="Bibliography"/>
        <w:rPr>
          <w:rFonts w:ascii="Arial" w:hAnsi="Arial" w:cs="Arial"/>
        </w:rPr>
      </w:pPr>
      <w:r w:rsidRPr="006F79E2">
        <w:rPr>
          <w:rFonts w:ascii="Arial" w:hAnsi="Arial" w:cs="Arial"/>
        </w:rPr>
        <w:t>5.</w:t>
      </w:r>
      <w:r w:rsidRPr="006F79E2">
        <w:rPr>
          <w:rFonts w:ascii="Arial" w:hAnsi="Arial" w:cs="Arial"/>
        </w:rPr>
        <w:tab/>
        <w:t xml:space="preserve">Baumblatt J, Fryar C, Gu Q, Ashman J. </w:t>
      </w:r>
      <w:r w:rsidRPr="006F79E2">
        <w:rPr>
          <w:rFonts w:ascii="Arial" w:hAnsi="Arial" w:cs="Arial"/>
          <w:i/>
          <w:iCs/>
        </w:rPr>
        <w:t>Prevalence of Total, Diagnosed, and Undiagnosed Diabetes in Adults: United States, August 2021–August 2023</w:t>
      </w:r>
      <w:r w:rsidRPr="006F79E2">
        <w:rPr>
          <w:rFonts w:ascii="Arial" w:hAnsi="Arial" w:cs="Arial"/>
        </w:rPr>
        <w:t>. National Center for Health Statistics (U.S.); 2024. doi:10.15620/cdc/165794</w:t>
      </w:r>
    </w:p>
    <w:p w14:paraId="192635D8" w14:textId="77777777" w:rsidR="006F79E2" w:rsidRPr="006F79E2" w:rsidRDefault="006F79E2" w:rsidP="006F79E2">
      <w:pPr>
        <w:pStyle w:val="Bibliography"/>
        <w:rPr>
          <w:rFonts w:ascii="Arial" w:hAnsi="Arial" w:cs="Arial"/>
        </w:rPr>
      </w:pPr>
      <w:r w:rsidRPr="006F79E2">
        <w:rPr>
          <w:rFonts w:ascii="Arial" w:hAnsi="Arial" w:cs="Arial"/>
        </w:rPr>
        <w:t>6.</w:t>
      </w:r>
      <w:r w:rsidRPr="006F79E2">
        <w:rPr>
          <w:rFonts w:ascii="Arial" w:hAnsi="Arial" w:cs="Arial"/>
        </w:rPr>
        <w:tab/>
        <w:t xml:space="preserve">Armstrong DG, Swerdlow MA, Armstrong AA, Conte MS, Padula WV, Bus SA. Five year mortality and direct costs of care for people with diabetic foot complications are comparable to cancer. </w:t>
      </w:r>
      <w:r w:rsidRPr="006F79E2">
        <w:rPr>
          <w:rFonts w:ascii="Arial" w:hAnsi="Arial" w:cs="Arial"/>
          <w:i/>
          <w:iCs/>
        </w:rPr>
        <w:t>J Foot Ankle Res</w:t>
      </w:r>
      <w:r w:rsidRPr="006F79E2">
        <w:rPr>
          <w:rFonts w:ascii="Arial" w:hAnsi="Arial" w:cs="Arial"/>
        </w:rPr>
        <w:t>. 2020;13(1):16. doi:10.1186/s13047-020-00383-2</w:t>
      </w:r>
    </w:p>
    <w:p w14:paraId="69EC5424" w14:textId="77777777" w:rsidR="006F79E2" w:rsidRPr="006F79E2" w:rsidRDefault="006F79E2" w:rsidP="006F79E2">
      <w:pPr>
        <w:pStyle w:val="Bibliography"/>
        <w:rPr>
          <w:rFonts w:ascii="Arial" w:hAnsi="Arial" w:cs="Arial"/>
        </w:rPr>
      </w:pPr>
      <w:r w:rsidRPr="006F79E2">
        <w:rPr>
          <w:rFonts w:ascii="Arial" w:hAnsi="Arial" w:cs="Arial"/>
        </w:rPr>
        <w:t>7.</w:t>
      </w:r>
      <w:r w:rsidRPr="006F79E2">
        <w:rPr>
          <w:rFonts w:ascii="Arial" w:hAnsi="Arial" w:cs="Arial"/>
        </w:rPr>
        <w:tab/>
        <w:t xml:space="preserve">Kirkman MS, Briscoe VJ, Clark N, et al. Diabetes in Older Adults. </w:t>
      </w:r>
      <w:r w:rsidRPr="006F79E2">
        <w:rPr>
          <w:rFonts w:ascii="Arial" w:hAnsi="Arial" w:cs="Arial"/>
          <w:i/>
          <w:iCs/>
        </w:rPr>
        <w:t>Diabetes Care</w:t>
      </w:r>
      <w:r w:rsidRPr="006F79E2">
        <w:rPr>
          <w:rFonts w:ascii="Arial" w:hAnsi="Arial" w:cs="Arial"/>
        </w:rPr>
        <w:t>. 2012;35(12):2650-2664. doi:10.2337/dc12-1801</w:t>
      </w:r>
    </w:p>
    <w:p w14:paraId="2A64DD85" w14:textId="77777777" w:rsidR="006F79E2" w:rsidRPr="006F79E2" w:rsidRDefault="006F79E2" w:rsidP="006F79E2">
      <w:pPr>
        <w:pStyle w:val="Bibliography"/>
        <w:rPr>
          <w:rFonts w:ascii="Arial" w:hAnsi="Arial" w:cs="Arial"/>
        </w:rPr>
      </w:pPr>
      <w:r w:rsidRPr="006F79E2">
        <w:rPr>
          <w:rFonts w:ascii="Arial" w:hAnsi="Arial" w:cs="Arial"/>
        </w:rPr>
        <w:t>8.</w:t>
      </w:r>
      <w:r w:rsidRPr="006F79E2">
        <w:rPr>
          <w:rFonts w:ascii="Arial" w:hAnsi="Arial" w:cs="Arial"/>
        </w:rPr>
        <w:tab/>
        <w:t xml:space="preserve">Naumann RB, West BA, Barry V, Matthews S, Lee R. Pedestrian and Overall Road Traffic Crash Deaths - United States and 27 Other High-Income Countries, 2013-2022. </w:t>
      </w:r>
      <w:r w:rsidRPr="006F79E2">
        <w:rPr>
          <w:rFonts w:ascii="Arial" w:hAnsi="Arial" w:cs="Arial"/>
          <w:i/>
          <w:iCs/>
        </w:rPr>
        <w:t>MMWR Morb Mortal Wkly Rep</w:t>
      </w:r>
      <w:r w:rsidRPr="006F79E2">
        <w:rPr>
          <w:rFonts w:ascii="Arial" w:hAnsi="Arial" w:cs="Arial"/>
        </w:rPr>
        <w:t>. 2025;74(8):134-139. doi:10.15585/mmwr.mm7408a2</w:t>
      </w:r>
    </w:p>
    <w:p w14:paraId="7A92F521" w14:textId="77777777" w:rsidR="006F79E2" w:rsidRPr="006F79E2" w:rsidRDefault="006F79E2" w:rsidP="006F79E2">
      <w:pPr>
        <w:pStyle w:val="Bibliography"/>
        <w:rPr>
          <w:rFonts w:ascii="Arial" w:hAnsi="Arial" w:cs="Arial"/>
        </w:rPr>
      </w:pPr>
      <w:r w:rsidRPr="006F79E2">
        <w:rPr>
          <w:rFonts w:ascii="Arial" w:hAnsi="Arial" w:cs="Arial"/>
        </w:rPr>
        <w:t>9.</w:t>
      </w:r>
      <w:r w:rsidRPr="006F79E2">
        <w:rPr>
          <w:rFonts w:ascii="Arial" w:hAnsi="Arial" w:cs="Arial"/>
        </w:rPr>
        <w:tab/>
        <w:t xml:space="preserve">Jaul E, Barron J, Rosenzweig JP, Menczel J. An overview of co-morbidities and the development of pressure ulcers among older adults. </w:t>
      </w:r>
      <w:r w:rsidRPr="006F79E2">
        <w:rPr>
          <w:rFonts w:ascii="Arial" w:hAnsi="Arial" w:cs="Arial"/>
          <w:i/>
          <w:iCs/>
        </w:rPr>
        <w:t>BMC Geriatr</w:t>
      </w:r>
      <w:r w:rsidRPr="006F79E2">
        <w:rPr>
          <w:rFonts w:ascii="Arial" w:hAnsi="Arial" w:cs="Arial"/>
        </w:rPr>
        <w:t>. 2018;18:305. doi:10.1186/s12877-018-0997-7</w:t>
      </w:r>
    </w:p>
    <w:p w14:paraId="72D2ED91" w14:textId="77777777" w:rsidR="006F79E2" w:rsidRPr="006F79E2" w:rsidRDefault="006F79E2" w:rsidP="006F79E2">
      <w:pPr>
        <w:pStyle w:val="Bibliography"/>
        <w:rPr>
          <w:rFonts w:ascii="Arial" w:hAnsi="Arial" w:cs="Arial"/>
        </w:rPr>
      </w:pPr>
      <w:r w:rsidRPr="006F79E2">
        <w:rPr>
          <w:rFonts w:ascii="Arial" w:hAnsi="Arial" w:cs="Arial"/>
        </w:rPr>
        <w:t>10.</w:t>
      </w:r>
      <w:r w:rsidRPr="006F79E2">
        <w:rPr>
          <w:rFonts w:ascii="Arial" w:hAnsi="Arial" w:cs="Arial"/>
        </w:rPr>
        <w:tab/>
        <w:t xml:space="preserve">Armstrong DG, Boulton AJM, Bus SA. Diabetic Foot Ulcers and Their Recurrence. Ingelfinger JR, ed. </w:t>
      </w:r>
      <w:r w:rsidRPr="006F79E2">
        <w:rPr>
          <w:rFonts w:ascii="Arial" w:hAnsi="Arial" w:cs="Arial"/>
          <w:i/>
          <w:iCs/>
        </w:rPr>
        <w:t>N Engl J Med</w:t>
      </w:r>
      <w:r w:rsidRPr="006F79E2">
        <w:rPr>
          <w:rFonts w:ascii="Arial" w:hAnsi="Arial" w:cs="Arial"/>
        </w:rPr>
        <w:t>. 2017;376(24):2367-2375. doi:10.1056/NEJMra1615439</w:t>
      </w:r>
    </w:p>
    <w:p w14:paraId="20F0DA2D" w14:textId="77777777" w:rsidR="006F79E2" w:rsidRPr="006F79E2" w:rsidRDefault="006F79E2" w:rsidP="006F79E2">
      <w:pPr>
        <w:pStyle w:val="Bibliography"/>
        <w:rPr>
          <w:rFonts w:ascii="Arial" w:hAnsi="Arial" w:cs="Arial"/>
        </w:rPr>
      </w:pPr>
      <w:r w:rsidRPr="006F79E2">
        <w:rPr>
          <w:rFonts w:ascii="Arial" w:hAnsi="Arial" w:cs="Arial"/>
        </w:rPr>
        <w:t>11.</w:t>
      </w:r>
      <w:r w:rsidRPr="006F79E2">
        <w:rPr>
          <w:rFonts w:ascii="Arial" w:hAnsi="Arial" w:cs="Arial"/>
        </w:rPr>
        <w:tab/>
        <w:t xml:space="preserve">Walkey AJ, Lagu T, Lindenauer PK. Trends in Sepsis and Infection Sources in the United States. A Population-Based Study. </w:t>
      </w:r>
      <w:r w:rsidRPr="006F79E2">
        <w:rPr>
          <w:rFonts w:ascii="Arial" w:hAnsi="Arial" w:cs="Arial"/>
          <w:i/>
          <w:iCs/>
        </w:rPr>
        <w:t>Ann Am Thorac Soc</w:t>
      </w:r>
      <w:r w:rsidRPr="006F79E2">
        <w:rPr>
          <w:rFonts w:ascii="Arial" w:hAnsi="Arial" w:cs="Arial"/>
        </w:rPr>
        <w:t>. 2015;12(2):216-220. doi:10.1513/AnnalsATS.201411-498BC</w:t>
      </w:r>
    </w:p>
    <w:p w14:paraId="52EEA59F" w14:textId="77777777" w:rsidR="006F79E2" w:rsidRPr="006F79E2" w:rsidRDefault="006F79E2" w:rsidP="006F79E2">
      <w:pPr>
        <w:pStyle w:val="Bibliography"/>
        <w:rPr>
          <w:rFonts w:ascii="Arial" w:hAnsi="Arial" w:cs="Arial"/>
        </w:rPr>
      </w:pPr>
      <w:r w:rsidRPr="006F79E2">
        <w:rPr>
          <w:rFonts w:ascii="Arial" w:hAnsi="Arial" w:cs="Arial"/>
        </w:rPr>
        <w:lastRenderedPageBreak/>
        <w:t>12.</w:t>
      </w:r>
      <w:r w:rsidRPr="006F79E2">
        <w:rPr>
          <w:rFonts w:ascii="Arial" w:hAnsi="Arial" w:cs="Arial"/>
        </w:rPr>
        <w:tab/>
        <w:t xml:space="preserve">He Y, Zhao J, Wang L, et al. Epidemiological trends and predictions of urinary tract infections in the global burden of disease study 2021. </w:t>
      </w:r>
      <w:r w:rsidRPr="006F79E2">
        <w:rPr>
          <w:rFonts w:ascii="Arial" w:hAnsi="Arial" w:cs="Arial"/>
          <w:i/>
          <w:iCs/>
        </w:rPr>
        <w:t>Sci Rep</w:t>
      </w:r>
      <w:r w:rsidRPr="006F79E2">
        <w:rPr>
          <w:rFonts w:ascii="Arial" w:hAnsi="Arial" w:cs="Arial"/>
        </w:rPr>
        <w:t>. 2025;15(1):4702. doi:10.1038/s41598-025-89240-5</w:t>
      </w:r>
    </w:p>
    <w:p w14:paraId="2854A439" w14:textId="77777777" w:rsidR="006F79E2" w:rsidRPr="006F79E2" w:rsidRDefault="006F79E2" w:rsidP="006F79E2">
      <w:pPr>
        <w:pStyle w:val="Bibliography"/>
        <w:rPr>
          <w:rFonts w:ascii="Arial" w:hAnsi="Arial" w:cs="Arial"/>
        </w:rPr>
      </w:pPr>
      <w:r w:rsidRPr="006F79E2">
        <w:rPr>
          <w:rFonts w:ascii="Arial" w:hAnsi="Arial" w:cs="Arial"/>
        </w:rPr>
        <w:t>13.</w:t>
      </w:r>
      <w:r w:rsidRPr="006F79E2">
        <w:rPr>
          <w:rFonts w:ascii="Arial" w:hAnsi="Arial" w:cs="Arial"/>
        </w:rPr>
        <w:tab/>
        <w:t xml:space="preserve">Schmidt BM, Ye W, Zhou S. Multidrug resistant organism predicts ulcer recurrence following surgical management of diabetic foot osteomyelitis. </w:t>
      </w:r>
      <w:r w:rsidRPr="006F79E2">
        <w:rPr>
          <w:rFonts w:ascii="Arial" w:hAnsi="Arial" w:cs="Arial"/>
          <w:i/>
          <w:iCs/>
        </w:rPr>
        <w:t>Int Wound J</w:t>
      </w:r>
      <w:r w:rsidRPr="006F79E2">
        <w:rPr>
          <w:rFonts w:ascii="Arial" w:hAnsi="Arial" w:cs="Arial"/>
        </w:rPr>
        <w:t>. 2020;17(6):1634-1641. doi:10.1111/iwj.13439</w:t>
      </w:r>
    </w:p>
    <w:p w14:paraId="522CE1EB" w14:textId="77777777" w:rsidR="006F79E2" w:rsidRPr="006F79E2" w:rsidRDefault="006F79E2" w:rsidP="006F79E2">
      <w:pPr>
        <w:pStyle w:val="Bibliography"/>
        <w:rPr>
          <w:rFonts w:ascii="Arial" w:hAnsi="Arial" w:cs="Arial"/>
        </w:rPr>
      </w:pPr>
      <w:r w:rsidRPr="006F79E2">
        <w:rPr>
          <w:rFonts w:ascii="Arial" w:hAnsi="Arial" w:cs="Arial"/>
        </w:rPr>
        <w:t>14.</w:t>
      </w:r>
      <w:r w:rsidRPr="006F79E2">
        <w:rPr>
          <w:rFonts w:ascii="Arial" w:hAnsi="Arial" w:cs="Arial"/>
        </w:rPr>
        <w:tab/>
        <w:t xml:space="preserve">Lavery LA, Armstrong DG, Wunderlich RP, Mohler MJ, Wendel CS, Lipsky BA. Risk Factors for Foot Infections in Individuals With Diabetes. </w:t>
      </w:r>
      <w:r w:rsidRPr="006F79E2">
        <w:rPr>
          <w:rFonts w:ascii="Arial" w:hAnsi="Arial" w:cs="Arial"/>
          <w:i/>
          <w:iCs/>
        </w:rPr>
        <w:t>Diabetes Care</w:t>
      </w:r>
      <w:r w:rsidRPr="006F79E2">
        <w:rPr>
          <w:rFonts w:ascii="Arial" w:hAnsi="Arial" w:cs="Arial"/>
        </w:rPr>
        <w:t>. 2006;29(6):1288-1293. doi:10.2337/dc05-2425</w:t>
      </w:r>
    </w:p>
    <w:p w14:paraId="1EE3CB97" w14:textId="77777777" w:rsidR="006F79E2" w:rsidRPr="006F79E2" w:rsidRDefault="006F79E2" w:rsidP="006F79E2">
      <w:pPr>
        <w:pStyle w:val="Bibliography"/>
        <w:rPr>
          <w:rFonts w:ascii="Arial" w:hAnsi="Arial" w:cs="Arial"/>
        </w:rPr>
      </w:pPr>
      <w:r w:rsidRPr="006F79E2">
        <w:rPr>
          <w:rFonts w:ascii="Arial" w:hAnsi="Arial" w:cs="Arial"/>
        </w:rPr>
        <w:t>15.</w:t>
      </w:r>
      <w:r w:rsidRPr="006F79E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F79E2">
        <w:rPr>
          <w:rFonts w:ascii="Arial" w:hAnsi="Arial" w:cs="Arial"/>
          <w:i/>
          <w:iCs/>
        </w:rPr>
        <w:t>J Am Podiatr Med Assoc</w:t>
      </w:r>
      <w:r w:rsidRPr="006F79E2">
        <w:rPr>
          <w:rFonts w:ascii="Arial" w:hAnsi="Arial" w:cs="Arial"/>
        </w:rPr>
        <w:t>. 2022;112(6):20-178. doi:10.7547/20-178</w:t>
      </w:r>
    </w:p>
    <w:p w14:paraId="240623D1" w14:textId="77777777" w:rsidR="006F79E2" w:rsidRPr="006F79E2" w:rsidRDefault="006F79E2" w:rsidP="006F79E2">
      <w:pPr>
        <w:pStyle w:val="Bibliography"/>
        <w:rPr>
          <w:rFonts w:ascii="Arial" w:hAnsi="Arial" w:cs="Arial"/>
        </w:rPr>
      </w:pPr>
      <w:r w:rsidRPr="006F79E2">
        <w:rPr>
          <w:rFonts w:ascii="Arial" w:hAnsi="Arial" w:cs="Arial"/>
        </w:rPr>
        <w:t>16.</w:t>
      </w:r>
      <w:r w:rsidRPr="006F79E2">
        <w:rPr>
          <w:rFonts w:ascii="Arial" w:hAnsi="Arial" w:cs="Arial"/>
        </w:rPr>
        <w:tab/>
        <w:t xml:space="preserve">Lakkireddy DR, Gowda MS, Murray CW, Basarakodu KR, Vacek JL. Death certificate completion: how well are physicians trained and are cardiovascular causes overstated? </w:t>
      </w:r>
      <w:r w:rsidRPr="006F79E2">
        <w:rPr>
          <w:rFonts w:ascii="Arial" w:hAnsi="Arial" w:cs="Arial"/>
          <w:i/>
          <w:iCs/>
        </w:rPr>
        <w:t>Am J Med</w:t>
      </w:r>
      <w:r w:rsidRPr="006F79E2">
        <w:rPr>
          <w:rFonts w:ascii="Arial" w:hAnsi="Arial" w:cs="Arial"/>
        </w:rPr>
        <w:t>. 2004;117(7):492-498. doi:10.1016/j.amjmed.2004.04.018</w:t>
      </w:r>
    </w:p>
    <w:p w14:paraId="1A98D91A" w14:textId="77777777" w:rsidR="006F79E2" w:rsidRPr="006F79E2" w:rsidRDefault="006F79E2" w:rsidP="006F79E2">
      <w:pPr>
        <w:pStyle w:val="Bibliography"/>
        <w:rPr>
          <w:rFonts w:ascii="Arial" w:hAnsi="Arial" w:cs="Arial"/>
        </w:rPr>
      </w:pPr>
      <w:r w:rsidRPr="006F79E2">
        <w:rPr>
          <w:rFonts w:ascii="Arial" w:hAnsi="Arial" w:cs="Arial"/>
        </w:rPr>
        <w:t>17.</w:t>
      </w:r>
      <w:r w:rsidRPr="006F79E2">
        <w:rPr>
          <w:rFonts w:ascii="Arial" w:hAnsi="Arial" w:cs="Arial"/>
        </w:rPr>
        <w:tab/>
        <w:t xml:space="preserve">Anderson RN, Miniño AM, Hoyert DL, Rosenberg HM. Comparability of cause of death between ICD-9 and ICD-10: preliminary estimates. </w:t>
      </w:r>
      <w:r w:rsidRPr="006F79E2">
        <w:rPr>
          <w:rFonts w:ascii="Arial" w:hAnsi="Arial" w:cs="Arial"/>
          <w:i/>
          <w:iCs/>
        </w:rPr>
        <w:t>Natl Vital Stat Rep Cent Dis Control Prev Natl Cent Health Stat Natl Vital Stat Syst</w:t>
      </w:r>
      <w:r w:rsidRPr="006F79E2">
        <w:rPr>
          <w:rFonts w:ascii="Arial" w:hAnsi="Arial" w:cs="Arial"/>
        </w:rPr>
        <w:t>. 2001;49(2):1-32.</w:t>
      </w:r>
    </w:p>
    <w:p w14:paraId="74CD7B8E" w14:textId="77777777" w:rsidR="006F79E2" w:rsidRPr="006F79E2" w:rsidRDefault="006F79E2" w:rsidP="006F79E2">
      <w:pPr>
        <w:pStyle w:val="Bibliography"/>
        <w:rPr>
          <w:rFonts w:ascii="Arial" w:hAnsi="Arial" w:cs="Arial"/>
        </w:rPr>
      </w:pPr>
      <w:r w:rsidRPr="006F79E2">
        <w:rPr>
          <w:rFonts w:ascii="Arial" w:hAnsi="Arial" w:cs="Arial"/>
        </w:rPr>
        <w:t>18.</w:t>
      </w:r>
      <w:r w:rsidRPr="006F79E2">
        <w:rPr>
          <w:rFonts w:ascii="Arial" w:hAnsi="Arial" w:cs="Arial"/>
        </w:rPr>
        <w:tab/>
        <w:t xml:space="preserve">Spellberg B, Aggrey G, Brennan MB, et al. Use of Novel Strategies to Develop Guidelines for Management of Pyogenic Osteomyelitis in Adults: A WikiGuidelines Group Consensus Statement. </w:t>
      </w:r>
      <w:r w:rsidRPr="006F79E2">
        <w:rPr>
          <w:rFonts w:ascii="Arial" w:hAnsi="Arial" w:cs="Arial"/>
          <w:i/>
          <w:iCs/>
        </w:rPr>
        <w:t>JAMA Netw Open</w:t>
      </w:r>
      <w:r w:rsidRPr="006F79E2">
        <w:rPr>
          <w:rFonts w:ascii="Arial" w:hAnsi="Arial" w:cs="Arial"/>
        </w:rPr>
        <w:t>. 2022;5(5):e2211321. doi:10.1001/jamanetworkopen.2022.11321</w:t>
      </w:r>
    </w:p>
    <w:p w14:paraId="70C6B548" w14:textId="0A09F0DF" w:rsidR="001A2A11" w:rsidRDefault="0001183B" w:rsidP="006F79E2">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5E1768A1" w:rsidR="006F5ED8" w:rsidRPr="00E702D1" w:rsidRDefault="006F5ED8" w:rsidP="00FD703E">
            <w:pPr>
              <w:rPr>
                <w:rFonts w:ascii="Arial" w:hAnsi="Arial" w:cs="Arial"/>
                <w:sz w:val="22"/>
                <w:szCs w:val="22"/>
              </w:rPr>
            </w:pPr>
            <w:r w:rsidRPr="00E702D1">
              <w:rPr>
                <w:rFonts w:ascii="Arial" w:hAnsi="Arial" w:cs="Arial"/>
                <w:sz w:val="22"/>
                <w:szCs w:val="22"/>
              </w:rPr>
              <w:t>0.</w:t>
            </w:r>
            <w:ins w:id="262" w:author="Krishna Sanaka" w:date="2025-12-24T12:04:00Z" w16du:dateUtc="2025-12-24T17:04:00Z">
              <w:r w:rsidR="00AE7DB7">
                <w:rPr>
                  <w:rFonts w:ascii="Arial" w:hAnsi="Arial" w:cs="Arial"/>
                  <w:sz w:val="22"/>
                  <w:szCs w:val="22"/>
                </w:rPr>
                <w:t>4</w:t>
              </w:r>
            </w:ins>
            <w:del w:id="263" w:author="Krishna Sanaka" w:date="2025-12-24T12:04:00Z" w16du:dateUtc="2025-12-24T17:04:00Z">
              <w:r w:rsidRPr="00E702D1" w:rsidDel="00AE7DB7">
                <w:rPr>
                  <w:rFonts w:ascii="Arial" w:hAnsi="Arial" w:cs="Arial"/>
                  <w:sz w:val="22"/>
                  <w:szCs w:val="22"/>
                </w:rPr>
                <w:delText>3</w:delText>
              </w:r>
            </w:del>
            <w:r w:rsidRPr="00E702D1">
              <w:rPr>
                <w:rFonts w:ascii="Arial" w:hAnsi="Arial" w:cs="Arial"/>
                <w:sz w:val="22"/>
                <w:szCs w:val="22"/>
              </w:rPr>
              <w:t>8</w:t>
            </w:r>
          </w:p>
        </w:tc>
        <w:tc>
          <w:tcPr>
            <w:tcW w:w="1375" w:type="dxa"/>
          </w:tcPr>
          <w:p w14:paraId="3563B739" w14:textId="73CDC83F" w:rsidR="006F5ED8" w:rsidRPr="00E702D1" w:rsidRDefault="006F5ED8" w:rsidP="00FD703E">
            <w:pPr>
              <w:rPr>
                <w:rFonts w:ascii="Arial" w:hAnsi="Arial" w:cs="Arial"/>
                <w:sz w:val="22"/>
                <w:szCs w:val="22"/>
              </w:rPr>
            </w:pPr>
            <w:r w:rsidRPr="00E702D1">
              <w:rPr>
                <w:rFonts w:ascii="Arial" w:hAnsi="Arial" w:cs="Arial"/>
                <w:sz w:val="22"/>
                <w:szCs w:val="22"/>
              </w:rPr>
              <w:t>1,06</w:t>
            </w:r>
            <w:ins w:id="264" w:author="Krishna Sanaka" w:date="2025-12-24T12:04:00Z" w16du:dateUtc="2025-12-24T17:04:00Z">
              <w:r w:rsidR="00AE7DB7">
                <w:rPr>
                  <w:rFonts w:ascii="Arial" w:hAnsi="Arial" w:cs="Arial"/>
                  <w:sz w:val="22"/>
                  <w:szCs w:val="22"/>
                </w:rPr>
                <w:t>7</w:t>
              </w:r>
            </w:ins>
            <w:del w:id="265" w:author="Krishna Sanaka" w:date="2025-12-24T12:04:00Z" w16du:dateUtc="2025-12-24T17:04:00Z">
              <w:r w:rsidRPr="00E702D1" w:rsidDel="00AE7DB7">
                <w:rPr>
                  <w:rFonts w:ascii="Arial" w:hAnsi="Arial" w:cs="Arial"/>
                  <w:sz w:val="22"/>
                  <w:szCs w:val="22"/>
                </w:rPr>
                <w:delText>8</w:delText>
              </w:r>
            </w:del>
          </w:p>
        </w:tc>
        <w:tc>
          <w:tcPr>
            <w:tcW w:w="1375" w:type="dxa"/>
          </w:tcPr>
          <w:p w14:paraId="5D9055A3" w14:textId="25672F82" w:rsidR="006F5ED8" w:rsidRPr="00E702D1" w:rsidRDefault="006F5ED8" w:rsidP="00FD703E">
            <w:pPr>
              <w:rPr>
                <w:rFonts w:ascii="Arial" w:hAnsi="Arial" w:cs="Arial"/>
                <w:sz w:val="22"/>
                <w:szCs w:val="22"/>
              </w:rPr>
            </w:pPr>
            <w:r w:rsidRPr="00E702D1">
              <w:rPr>
                <w:rFonts w:ascii="Arial" w:hAnsi="Arial" w:cs="Arial"/>
                <w:sz w:val="22"/>
                <w:szCs w:val="22"/>
              </w:rPr>
              <w:t>1.</w:t>
            </w:r>
            <w:ins w:id="266" w:author="Krishna Sanaka" w:date="2025-12-24T13:11:00Z" w16du:dateUtc="2025-12-24T18:11:00Z">
              <w:r w:rsidR="00726DD3">
                <w:rPr>
                  <w:rFonts w:ascii="Arial" w:hAnsi="Arial" w:cs="Arial"/>
                  <w:sz w:val="22"/>
                  <w:szCs w:val="22"/>
                </w:rPr>
                <w:t>4</w:t>
              </w:r>
            </w:ins>
            <w:r w:rsidRPr="00E702D1">
              <w:rPr>
                <w:rFonts w:ascii="Arial" w:hAnsi="Arial" w:cs="Arial"/>
                <w:sz w:val="22"/>
                <w:szCs w:val="22"/>
              </w:rPr>
              <w:t>1</w:t>
            </w:r>
            <w:del w:id="267" w:author="Krishna Sanaka" w:date="2025-12-24T11:50:00Z" w16du:dateUtc="2025-12-24T16:50:00Z">
              <w:r w:rsidRPr="00E702D1" w:rsidDel="0071467F">
                <w:rPr>
                  <w:rFonts w:ascii="Arial" w:hAnsi="Arial" w:cs="Arial"/>
                  <w:sz w:val="22"/>
                  <w:szCs w:val="22"/>
                </w:rPr>
                <w:delText>1</w:delText>
              </w:r>
            </w:del>
          </w:p>
        </w:tc>
        <w:tc>
          <w:tcPr>
            <w:tcW w:w="1375" w:type="dxa"/>
          </w:tcPr>
          <w:p w14:paraId="18B1918D" w14:textId="1084ACD3" w:rsidR="006F5ED8" w:rsidRPr="00E702D1" w:rsidRDefault="006F5ED8" w:rsidP="00FD703E">
            <w:pPr>
              <w:rPr>
                <w:rFonts w:ascii="Arial" w:hAnsi="Arial" w:cs="Arial"/>
                <w:sz w:val="22"/>
                <w:szCs w:val="22"/>
              </w:rPr>
            </w:pPr>
            <w:r w:rsidRPr="00E702D1">
              <w:rPr>
                <w:rFonts w:ascii="Arial" w:hAnsi="Arial" w:cs="Arial"/>
                <w:sz w:val="22"/>
                <w:szCs w:val="22"/>
              </w:rPr>
              <w:t>4,67</w:t>
            </w:r>
            <w:ins w:id="268" w:author="Krishna Sanaka" w:date="2025-12-24T11:49:00Z" w16du:dateUtc="2025-12-24T16:49:00Z">
              <w:r w:rsidR="0071467F">
                <w:rPr>
                  <w:rFonts w:ascii="Arial" w:hAnsi="Arial" w:cs="Arial"/>
                  <w:sz w:val="22"/>
                  <w:szCs w:val="22"/>
                </w:rPr>
                <w:t>5</w:t>
              </w:r>
            </w:ins>
            <w:del w:id="269" w:author="Krishna Sanaka" w:date="2025-12-24T11:49:00Z" w16du:dateUtc="2025-12-24T16:49:00Z">
              <w:r w:rsidRPr="00E702D1" w:rsidDel="0071467F">
                <w:rPr>
                  <w:rFonts w:ascii="Arial" w:hAnsi="Arial" w:cs="Arial"/>
                  <w:sz w:val="22"/>
                  <w:szCs w:val="22"/>
                </w:rPr>
                <w:delText>7</w:delText>
              </w:r>
            </w:del>
          </w:p>
        </w:tc>
        <w:tc>
          <w:tcPr>
            <w:tcW w:w="1375" w:type="dxa"/>
          </w:tcPr>
          <w:p w14:paraId="0532491A" w14:textId="35AF44DD" w:rsidR="006F5ED8" w:rsidRPr="00E702D1" w:rsidRDefault="006F5ED8" w:rsidP="00FD703E">
            <w:pPr>
              <w:rPr>
                <w:rFonts w:ascii="Arial" w:hAnsi="Arial" w:cs="Arial"/>
                <w:sz w:val="22"/>
                <w:szCs w:val="22"/>
              </w:rPr>
            </w:pPr>
            <w:r w:rsidRPr="00E702D1">
              <w:rPr>
                <w:rFonts w:ascii="Arial" w:hAnsi="Arial" w:cs="Arial"/>
                <w:sz w:val="22"/>
                <w:szCs w:val="22"/>
              </w:rPr>
              <w:t>3.5</w:t>
            </w:r>
            <w:ins w:id="270" w:author="Krishna Sanaka" w:date="2025-12-24T13:11:00Z" w16du:dateUtc="2025-12-24T18:11:00Z">
              <w:r w:rsidR="004D5BC3">
                <w:rPr>
                  <w:rFonts w:ascii="Arial" w:hAnsi="Arial" w:cs="Arial"/>
                  <w:sz w:val="22"/>
                  <w:szCs w:val="22"/>
                </w:rPr>
                <w:t>7</w:t>
              </w:r>
            </w:ins>
            <w:del w:id="271" w:author="Krishna Sanaka" w:date="2025-12-24T13:11:00Z" w16du:dateUtc="2025-12-24T18:11:00Z">
              <w:r w:rsidRPr="00E702D1" w:rsidDel="004D5BC3">
                <w:rPr>
                  <w:rFonts w:ascii="Arial" w:hAnsi="Arial" w:cs="Arial"/>
                  <w:sz w:val="22"/>
                  <w:szCs w:val="22"/>
                </w:rPr>
                <w:delText>4</w:delText>
              </w:r>
            </w:del>
            <w:r>
              <w:rPr>
                <w:rFonts w:ascii="Arial" w:hAnsi="Arial" w:cs="Arial"/>
                <w:sz w:val="22"/>
                <w:szCs w:val="22"/>
              </w:rPr>
              <w:t xml:space="preserve"> (</w:t>
            </w:r>
            <w:r w:rsidRPr="00E702D1">
              <w:rPr>
                <w:rFonts w:ascii="Arial" w:hAnsi="Arial" w:cs="Arial"/>
                <w:sz w:val="22"/>
                <w:szCs w:val="22"/>
              </w:rPr>
              <w:t>2.8</w:t>
            </w:r>
            <w:ins w:id="272" w:author="Krishna Sanaka" w:date="2025-12-24T13:12:00Z" w16du:dateUtc="2025-12-24T18:12:00Z">
              <w:r w:rsidR="007138AB">
                <w:rPr>
                  <w:rFonts w:ascii="Arial" w:hAnsi="Arial" w:cs="Arial"/>
                  <w:sz w:val="22"/>
                  <w:szCs w:val="22"/>
                </w:rPr>
                <w:t>3</w:t>
              </w:r>
            </w:ins>
            <w:r w:rsidRPr="00E702D1">
              <w:rPr>
                <w:rFonts w:ascii="Arial" w:hAnsi="Arial" w:cs="Arial"/>
                <w:sz w:val="22"/>
                <w:szCs w:val="22"/>
              </w:rPr>
              <w:t>, 4.</w:t>
            </w:r>
            <w:ins w:id="273" w:author="Krishna Sanaka" w:date="2025-12-24T13:12:00Z" w16du:dateUtc="2025-12-24T18:12:00Z">
              <w:r w:rsidR="007138AB">
                <w:rPr>
                  <w:rFonts w:ascii="Arial" w:hAnsi="Arial" w:cs="Arial"/>
                  <w:sz w:val="22"/>
                  <w:szCs w:val="22"/>
                </w:rPr>
                <w:t>3</w:t>
              </w:r>
            </w:ins>
            <w:r w:rsidRPr="00E702D1">
              <w:rPr>
                <w:rFonts w:ascii="Arial" w:hAnsi="Arial" w:cs="Arial"/>
                <w:sz w:val="22"/>
                <w:szCs w:val="22"/>
              </w:rPr>
              <w:t>2</w:t>
            </w:r>
            <w:del w:id="274" w:author="Krishna Sanaka" w:date="2025-12-24T13:12:00Z" w16du:dateUtc="2025-12-24T18:12:00Z">
              <w:r w:rsidRPr="00E702D1" w:rsidDel="007138AB">
                <w:rPr>
                  <w:rFonts w:ascii="Arial" w:hAnsi="Arial" w:cs="Arial"/>
                  <w:sz w:val="22"/>
                  <w:szCs w:val="22"/>
                </w:rPr>
                <w:delText>8</w:delText>
              </w:r>
            </w:del>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E50BAE0" w:rsidR="006F5ED8" w:rsidRPr="00E702D1" w:rsidRDefault="006F5ED8" w:rsidP="00FD703E">
            <w:pPr>
              <w:rPr>
                <w:rFonts w:ascii="Arial" w:hAnsi="Arial" w:cs="Arial"/>
                <w:sz w:val="22"/>
                <w:szCs w:val="22"/>
              </w:rPr>
            </w:pPr>
            <w:r w:rsidRPr="00E702D1">
              <w:rPr>
                <w:rFonts w:ascii="Arial" w:hAnsi="Arial" w:cs="Arial"/>
                <w:sz w:val="22"/>
                <w:szCs w:val="22"/>
              </w:rPr>
              <w:t>0.</w:t>
            </w:r>
            <w:ins w:id="275" w:author="Krishna Sanaka" w:date="2025-12-24T12:05:00Z" w16du:dateUtc="2025-12-24T17:05:00Z">
              <w:r w:rsidR="00E24C5F">
                <w:rPr>
                  <w:rFonts w:ascii="Arial" w:hAnsi="Arial" w:cs="Arial"/>
                  <w:sz w:val="22"/>
                  <w:szCs w:val="22"/>
                </w:rPr>
                <w:t>59</w:t>
              </w:r>
            </w:ins>
            <w:del w:id="276" w:author="Krishna Sanaka" w:date="2025-12-24T12:05:00Z" w16du:dateUtc="2025-12-24T17:05:00Z">
              <w:r w:rsidRPr="00E702D1" w:rsidDel="00E24C5F">
                <w:rPr>
                  <w:rFonts w:ascii="Arial" w:hAnsi="Arial" w:cs="Arial"/>
                  <w:sz w:val="22"/>
                  <w:szCs w:val="22"/>
                </w:rPr>
                <w:delText>47</w:delText>
              </w:r>
            </w:del>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33D26631" w:rsidR="006F5ED8" w:rsidRPr="00E702D1" w:rsidRDefault="006F5ED8" w:rsidP="00FD703E">
            <w:pPr>
              <w:rPr>
                <w:rFonts w:ascii="Arial" w:hAnsi="Arial" w:cs="Arial"/>
                <w:sz w:val="22"/>
                <w:szCs w:val="22"/>
              </w:rPr>
            </w:pPr>
            <w:del w:id="277" w:author="Krishna Sanaka" w:date="2025-12-24T15:33:00Z" w16du:dateUtc="2025-12-24T20:33:00Z">
              <w:r w:rsidDel="00727E64">
                <w:rPr>
                  <w:rFonts w:ascii="Arial" w:hAnsi="Arial" w:cs="Arial"/>
                  <w:sz w:val="22"/>
                  <w:szCs w:val="22"/>
                </w:rPr>
                <w:delText>1.</w:delText>
              </w:r>
            </w:del>
            <w:del w:id="278" w:author="Krishna Sanaka" w:date="2025-12-24T11:51:00Z" w16du:dateUtc="2025-12-24T16:51:00Z">
              <w:r w:rsidDel="0071467F">
                <w:rPr>
                  <w:rFonts w:ascii="Arial" w:hAnsi="Arial" w:cs="Arial"/>
                  <w:sz w:val="22"/>
                  <w:szCs w:val="22"/>
                </w:rPr>
                <w:delText>4</w:delText>
              </w:r>
            </w:del>
            <w:del w:id="279" w:author="Krishna Sanaka" w:date="2025-12-24T15:33:00Z" w16du:dateUtc="2025-12-24T20:33:00Z">
              <w:r w:rsidDel="00727E64">
                <w:rPr>
                  <w:rFonts w:ascii="Arial" w:hAnsi="Arial" w:cs="Arial"/>
                  <w:sz w:val="22"/>
                  <w:szCs w:val="22"/>
                </w:rPr>
                <w:delText>4</w:delText>
              </w:r>
            </w:del>
            <w:ins w:id="280" w:author="Krishna Sanaka" w:date="2025-12-24T15:33:00Z" w16du:dateUtc="2025-12-24T20:33:00Z">
              <w:r w:rsidR="00727E64">
                <w:rPr>
                  <w:rFonts w:ascii="Arial" w:hAnsi="Arial" w:cs="Arial"/>
                  <w:sz w:val="22"/>
                  <w:szCs w:val="22"/>
                </w:rPr>
                <w:t>1.84</w:t>
              </w:r>
            </w:ins>
          </w:p>
        </w:tc>
        <w:tc>
          <w:tcPr>
            <w:tcW w:w="1375" w:type="dxa"/>
          </w:tcPr>
          <w:p w14:paraId="080D579A" w14:textId="3F0D1364" w:rsidR="006F5ED8" w:rsidRPr="00E702D1" w:rsidRDefault="006F5ED8" w:rsidP="00FD703E">
            <w:pPr>
              <w:rPr>
                <w:rFonts w:ascii="Arial" w:hAnsi="Arial" w:cs="Arial"/>
                <w:sz w:val="22"/>
                <w:szCs w:val="22"/>
              </w:rPr>
            </w:pPr>
            <w:r>
              <w:rPr>
                <w:rFonts w:ascii="Arial" w:hAnsi="Arial" w:cs="Arial"/>
                <w:sz w:val="22"/>
                <w:szCs w:val="22"/>
              </w:rPr>
              <w:t>2,</w:t>
            </w:r>
            <w:ins w:id="281" w:author="Krishna Sanaka" w:date="2025-12-24T11:49:00Z" w16du:dateUtc="2025-12-24T16:49:00Z">
              <w:r w:rsidR="0071467F">
                <w:rPr>
                  <w:rFonts w:ascii="Arial" w:hAnsi="Arial" w:cs="Arial"/>
                  <w:sz w:val="22"/>
                  <w:szCs w:val="22"/>
                </w:rPr>
                <w:t>699</w:t>
              </w:r>
            </w:ins>
            <w:del w:id="282" w:author="Krishna Sanaka" w:date="2025-12-24T11:49:00Z" w16du:dateUtc="2025-12-24T16:49:00Z">
              <w:r w:rsidDel="0071467F">
                <w:rPr>
                  <w:rFonts w:ascii="Arial" w:hAnsi="Arial" w:cs="Arial"/>
                  <w:sz w:val="22"/>
                  <w:szCs w:val="22"/>
                </w:rPr>
                <w:delText>700</w:delText>
              </w:r>
            </w:del>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041C32CB" w:rsidR="006F5ED8" w:rsidRPr="00E702D1" w:rsidRDefault="006F5ED8" w:rsidP="00FD703E">
            <w:pPr>
              <w:rPr>
                <w:rFonts w:ascii="Arial" w:hAnsi="Arial" w:cs="Arial"/>
                <w:sz w:val="22"/>
                <w:szCs w:val="22"/>
              </w:rPr>
            </w:pPr>
            <w:r w:rsidRPr="00E702D1">
              <w:rPr>
                <w:rFonts w:ascii="Arial" w:hAnsi="Arial" w:cs="Arial"/>
                <w:sz w:val="22"/>
                <w:szCs w:val="22"/>
              </w:rPr>
              <w:t>0.</w:t>
            </w:r>
            <w:ins w:id="283" w:author="Krishna Sanaka" w:date="2025-12-24T12:05:00Z" w16du:dateUtc="2025-12-24T17:05:00Z">
              <w:r w:rsidR="00E24C5F">
                <w:rPr>
                  <w:rFonts w:ascii="Arial" w:hAnsi="Arial" w:cs="Arial"/>
                  <w:sz w:val="22"/>
                  <w:szCs w:val="22"/>
                </w:rPr>
                <w:t>42</w:t>
              </w:r>
            </w:ins>
            <w:del w:id="284" w:author="Krishna Sanaka" w:date="2025-12-24T12:05:00Z" w16du:dateUtc="2025-12-24T17:05:00Z">
              <w:r w:rsidRPr="00E702D1" w:rsidDel="00E24C5F">
                <w:rPr>
                  <w:rFonts w:ascii="Arial" w:hAnsi="Arial" w:cs="Arial"/>
                  <w:sz w:val="22"/>
                  <w:szCs w:val="22"/>
                </w:rPr>
                <w:delText>33</w:delText>
              </w:r>
            </w:del>
          </w:p>
        </w:tc>
        <w:tc>
          <w:tcPr>
            <w:tcW w:w="1375" w:type="dxa"/>
          </w:tcPr>
          <w:p w14:paraId="242C8345" w14:textId="4064FD49" w:rsidR="006F5ED8" w:rsidRPr="00E702D1" w:rsidRDefault="006F5ED8" w:rsidP="00FD703E">
            <w:pPr>
              <w:rPr>
                <w:rFonts w:ascii="Arial" w:hAnsi="Arial" w:cs="Arial"/>
                <w:sz w:val="22"/>
                <w:szCs w:val="22"/>
              </w:rPr>
            </w:pPr>
            <w:r>
              <w:rPr>
                <w:rFonts w:ascii="Arial" w:hAnsi="Arial" w:cs="Arial"/>
                <w:sz w:val="22"/>
                <w:szCs w:val="22"/>
              </w:rPr>
              <w:t>5</w:t>
            </w:r>
            <w:ins w:id="285" w:author="Krishna Sanaka" w:date="2025-12-24T12:05:00Z" w16du:dateUtc="2025-12-24T17:05:00Z">
              <w:r w:rsidR="00807854">
                <w:rPr>
                  <w:rFonts w:ascii="Arial" w:hAnsi="Arial" w:cs="Arial"/>
                  <w:sz w:val="22"/>
                  <w:szCs w:val="22"/>
                </w:rPr>
                <w:t>79</w:t>
              </w:r>
            </w:ins>
            <w:del w:id="286" w:author="Krishna Sanaka" w:date="2025-12-24T12:05:00Z" w16du:dateUtc="2025-12-24T17:05:00Z">
              <w:r w:rsidDel="00807854">
                <w:rPr>
                  <w:rFonts w:ascii="Arial" w:hAnsi="Arial" w:cs="Arial"/>
                  <w:sz w:val="22"/>
                  <w:szCs w:val="22"/>
                </w:rPr>
                <w:delText>80</w:delText>
              </w:r>
            </w:del>
          </w:p>
        </w:tc>
        <w:tc>
          <w:tcPr>
            <w:tcW w:w="1375" w:type="dxa"/>
          </w:tcPr>
          <w:p w14:paraId="6B969A1B" w14:textId="4CEE62B8" w:rsidR="006F5ED8" w:rsidRPr="00E702D1" w:rsidRDefault="0071467F" w:rsidP="00FD703E">
            <w:pPr>
              <w:rPr>
                <w:rFonts w:ascii="Arial" w:hAnsi="Arial" w:cs="Arial"/>
                <w:sz w:val="22"/>
                <w:szCs w:val="22"/>
              </w:rPr>
            </w:pPr>
            <w:ins w:id="287" w:author="Krishna Sanaka" w:date="2025-12-24T11:51:00Z" w16du:dateUtc="2025-12-24T16:51:00Z">
              <w:r>
                <w:rPr>
                  <w:rFonts w:ascii="Arial" w:hAnsi="Arial" w:cs="Arial"/>
                  <w:sz w:val="22"/>
                  <w:szCs w:val="22"/>
                </w:rPr>
                <w:t>1.06</w:t>
              </w:r>
            </w:ins>
            <w:del w:id="288" w:author="Krishna Sanaka" w:date="2025-12-24T11:51:00Z" w16du:dateUtc="2025-12-24T16:51:00Z">
              <w:r w:rsidR="006F5ED8" w:rsidDel="0071467F">
                <w:rPr>
                  <w:rFonts w:ascii="Arial" w:hAnsi="Arial" w:cs="Arial"/>
                  <w:sz w:val="22"/>
                  <w:szCs w:val="22"/>
                </w:rPr>
                <w:delText>0.83</w:delText>
              </w:r>
            </w:del>
          </w:p>
        </w:tc>
        <w:tc>
          <w:tcPr>
            <w:tcW w:w="1375" w:type="dxa"/>
          </w:tcPr>
          <w:p w14:paraId="5CFE4806" w14:textId="3D010572" w:rsidR="006F5ED8" w:rsidRPr="00E702D1" w:rsidRDefault="006F5ED8" w:rsidP="00FD703E">
            <w:pPr>
              <w:rPr>
                <w:rFonts w:ascii="Arial" w:hAnsi="Arial" w:cs="Arial"/>
                <w:sz w:val="22"/>
                <w:szCs w:val="22"/>
              </w:rPr>
            </w:pPr>
            <w:r>
              <w:rPr>
                <w:rFonts w:ascii="Arial" w:hAnsi="Arial" w:cs="Arial"/>
                <w:sz w:val="22"/>
                <w:szCs w:val="22"/>
              </w:rPr>
              <w:t>1,97</w:t>
            </w:r>
            <w:ins w:id="289" w:author="Krishna Sanaka" w:date="2025-12-24T11:48:00Z" w16du:dateUtc="2025-12-24T16:48:00Z">
              <w:r w:rsidR="0071467F">
                <w:rPr>
                  <w:rFonts w:ascii="Arial" w:hAnsi="Arial" w:cs="Arial"/>
                  <w:sz w:val="22"/>
                  <w:szCs w:val="22"/>
                </w:rPr>
                <w:t>6</w:t>
              </w:r>
            </w:ins>
            <w:del w:id="290" w:author="Krishna Sanaka" w:date="2025-12-24T11:48:00Z" w16du:dateUtc="2025-12-24T16:48:00Z">
              <w:r w:rsidDel="0071467F">
                <w:rPr>
                  <w:rFonts w:ascii="Arial" w:hAnsi="Arial" w:cs="Arial"/>
                  <w:sz w:val="22"/>
                  <w:szCs w:val="22"/>
                </w:rPr>
                <w:delText>7</w:delText>
              </w:r>
            </w:del>
          </w:p>
        </w:tc>
        <w:tc>
          <w:tcPr>
            <w:tcW w:w="1375" w:type="dxa"/>
          </w:tcPr>
          <w:p w14:paraId="0BA2F83F" w14:textId="636BCF98" w:rsidR="006F5ED8" w:rsidRPr="00E702D1" w:rsidRDefault="006F5ED8" w:rsidP="00FD703E">
            <w:pPr>
              <w:rPr>
                <w:rFonts w:ascii="Arial" w:hAnsi="Arial" w:cs="Arial"/>
                <w:sz w:val="22"/>
                <w:szCs w:val="22"/>
              </w:rPr>
            </w:pPr>
            <w:r>
              <w:rPr>
                <w:rFonts w:ascii="Arial" w:hAnsi="Arial" w:cs="Arial"/>
                <w:sz w:val="22"/>
                <w:szCs w:val="22"/>
              </w:rPr>
              <w:t>3.0</w:t>
            </w:r>
            <w:ins w:id="291" w:author="Krishna Sanaka" w:date="2025-12-24T13:23:00Z" w16du:dateUtc="2025-12-24T18:23:00Z">
              <w:r w:rsidR="00B76C57">
                <w:rPr>
                  <w:rFonts w:ascii="Arial" w:hAnsi="Arial" w:cs="Arial"/>
                  <w:sz w:val="22"/>
                  <w:szCs w:val="22"/>
                </w:rPr>
                <w:t>6</w:t>
              </w:r>
            </w:ins>
            <w:del w:id="292" w:author="Krishna Sanaka" w:date="2025-12-24T13:23:00Z" w16du:dateUtc="2025-12-24T18:23:00Z">
              <w:r w:rsidDel="00B76C57">
                <w:rPr>
                  <w:rFonts w:ascii="Arial" w:hAnsi="Arial" w:cs="Arial"/>
                  <w:sz w:val="22"/>
                  <w:szCs w:val="22"/>
                </w:rPr>
                <w:delText>5</w:delText>
              </w:r>
            </w:del>
            <w:r>
              <w:rPr>
                <w:rFonts w:ascii="Arial" w:hAnsi="Arial" w:cs="Arial"/>
                <w:sz w:val="22"/>
                <w:szCs w:val="22"/>
              </w:rPr>
              <w:t xml:space="preserve"> (2.2</w:t>
            </w:r>
            <w:ins w:id="293" w:author="Krishna Sanaka" w:date="2025-12-24T13:23:00Z" w16du:dateUtc="2025-12-24T18:23:00Z">
              <w:r w:rsidR="00B76C57">
                <w:rPr>
                  <w:rFonts w:ascii="Arial" w:hAnsi="Arial" w:cs="Arial"/>
                  <w:sz w:val="22"/>
                  <w:szCs w:val="22"/>
                </w:rPr>
                <w:t>2</w:t>
              </w:r>
            </w:ins>
            <w:del w:id="294" w:author="Krishna Sanaka" w:date="2025-12-24T13:23:00Z" w16du:dateUtc="2025-12-24T18:23:00Z">
              <w:r w:rsidDel="00B76C57">
                <w:rPr>
                  <w:rFonts w:ascii="Arial" w:hAnsi="Arial" w:cs="Arial"/>
                  <w:sz w:val="22"/>
                  <w:szCs w:val="22"/>
                </w:rPr>
                <w:delText>1</w:delText>
              </w:r>
            </w:del>
            <w:r>
              <w:rPr>
                <w:rFonts w:ascii="Arial" w:hAnsi="Arial" w:cs="Arial"/>
                <w:sz w:val="22"/>
                <w:szCs w:val="22"/>
              </w:rPr>
              <w:t>, 3.</w:t>
            </w:r>
            <w:del w:id="295" w:author="Krishna Sanaka" w:date="2025-12-24T13:23:00Z" w16du:dateUtc="2025-12-24T18:23:00Z">
              <w:r w:rsidDel="00B76C57">
                <w:rPr>
                  <w:rFonts w:ascii="Arial" w:hAnsi="Arial" w:cs="Arial"/>
                  <w:sz w:val="22"/>
                  <w:szCs w:val="22"/>
                </w:rPr>
                <w:delText>8</w:delText>
              </w:r>
            </w:del>
            <w:r>
              <w:rPr>
                <w:rFonts w:ascii="Arial" w:hAnsi="Arial" w:cs="Arial"/>
                <w:sz w:val="22"/>
                <w:szCs w:val="22"/>
              </w:rPr>
              <w:t>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0B9189C2" w:rsidR="006F5ED8" w:rsidRPr="00E702D1" w:rsidRDefault="006F5ED8" w:rsidP="00FD703E">
            <w:pPr>
              <w:rPr>
                <w:rFonts w:ascii="Arial" w:hAnsi="Arial" w:cs="Arial"/>
                <w:sz w:val="22"/>
                <w:szCs w:val="22"/>
              </w:rPr>
            </w:pPr>
            <w:r w:rsidRPr="00E702D1">
              <w:rPr>
                <w:rFonts w:ascii="Arial" w:hAnsi="Arial" w:cs="Arial"/>
                <w:sz w:val="22"/>
                <w:szCs w:val="22"/>
              </w:rPr>
              <w:t>0.</w:t>
            </w:r>
            <w:ins w:id="296" w:author="Krishna Sanaka" w:date="2025-12-24T12:06:00Z" w16du:dateUtc="2025-12-24T17:06:00Z">
              <w:r w:rsidR="007B3D77">
                <w:rPr>
                  <w:rFonts w:ascii="Arial" w:hAnsi="Arial" w:cs="Arial"/>
                  <w:sz w:val="22"/>
                  <w:szCs w:val="22"/>
                </w:rPr>
                <w:t>4</w:t>
              </w:r>
            </w:ins>
            <w:del w:id="297" w:author="Krishna Sanaka" w:date="2025-12-24T12:06:00Z" w16du:dateUtc="2025-12-24T17:06:00Z">
              <w:r w:rsidRPr="00E702D1" w:rsidDel="007B3D77">
                <w:rPr>
                  <w:rFonts w:ascii="Arial" w:hAnsi="Arial" w:cs="Arial"/>
                  <w:sz w:val="22"/>
                  <w:szCs w:val="22"/>
                </w:rPr>
                <w:delText>3</w:delText>
              </w:r>
            </w:del>
            <w:r w:rsidRPr="00E702D1">
              <w:rPr>
                <w:rFonts w:ascii="Arial" w:hAnsi="Arial" w:cs="Arial"/>
                <w:sz w:val="22"/>
                <w:szCs w:val="22"/>
              </w:rPr>
              <w:t>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1B9034D5" w:rsidR="006F5ED8" w:rsidRPr="00E702D1" w:rsidRDefault="006F5ED8" w:rsidP="00FD703E">
            <w:pPr>
              <w:rPr>
                <w:rFonts w:ascii="Arial" w:hAnsi="Arial" w:cs="Arial"/>
                <w:sz w:val="22"/>
                <w:szCs w:val="22"/>
              </w:rPr>
            </w:pPr>
            <w:r>
              <w:rPr>
                <w:rFonts w:ascii="Arial" w:hAnsi="Arial" w:cs="Arial"/>
                <w:sz w:val="22"/>
                <w:szCs w:val="22"/>
              </w:rPr>
              <w:t>1.</w:t>
            </w:r>
            <w:ins w:id="298" w:author="Krishna Sanaka" w:date="2025-12-24T11:55:00Z" w16du:dateUtc="2025-12-24T16:55:00Z">
              <w:r w:rsidR="00CF4D1D">
                <w:rPr>
                  <w:rFonts w:ascii="Arial" w:hAnsi="Arial" w:cs="Arial"/>
                  <w:sz w:val="22"/>
                  <w:szCs w:val="22"/>
                </w:rPr>
                <w:t>3</w:t>
              </w:r>
            </w:ins>
            <w:del w:id="299" w:author="Krishna Sanaka" w:date="2025-12-24T11:55:00Z" w16du:dateUtc="2025-12-24T16:55:00Z">
              <w:r w:rsidDel="00CF4D1D">
                <w:rPr>
                  <w:rFonts w:ascii="Arial" w:hAnsi="Arial" w:cs="Arial"/>
                  <w:sz w:val="22"/>
                  <w:szCs w:val="22"/>
                </w:rPr>
                <w:delText>0</w:delText>
              </w:r>
            </w:del>
            <w:r>
              <w:rPr>
                <w:rFonts w:ascii="Arial" w:hAnsi="Arial" w:cs="Arial"/>
                <w:sz w:val="22"/>
                <w:szCs w:val="22"/>
              </w:rPr>
              <w:t>8</w:t>
            </w:r>
          </w:p>
        </w:tc>
        <w:tc>
          <w:tcPr>
            <w:tcW w:w="1375" w:type="dxa"/>
          </w:tcPr>
          <w:p w14:paraId="171787C4" w14:textId="010B3949" w:rsidR="006F5ED8" w:rsidRPr="00E702D1" w:rsidRDefault="006F5ED8" w:rsidP="00FD703E">
            <w:pPr>
              <w:rPr>
                <w:rFonts w:ascii="Arial" w:hAnsi="Arial" w:cs="Arial"/>
                <w:sz w:val="22"/>
                <w:szCs w:val="22"/>
              </w:rPr>
            </w:pPr>
            <w:r>
              <w:rPr>
                <w:rFonts w:ascii="Arial" w:hAnsi="Arial" w:cs="Arial"/>
                <w:sz w:val="22"/>
                <w:szCs w:val="22"/>
              </w:rPr>
              <w:t>3,38</w:t>
            </w:r>
            <w:ins w:id="300" w:author="Krishna Sanaka" w:date="2025-12-24T11:55:00Z" w16du:dateUtc="2025-12-24T16:55:00Z">
              <w:r w:rsidR="00CF4D1D">
                <w:rPr>
                  <w:rFonts w:ascii="Arial" w:hAnsi="Arial" w:cs="Arial"/>
                  <w:sz w:val="22"/>
                  <w:szCs w:val="22"/>
                </w:rPr>
                <w:t>0</w:t>
              </w:r>
            </w:ins>
            <w:del w:id="301" w:author="Krishna Sanaka" w:date="2025-12-24T11:55:00Z" w16du:dateUtc="2025-12-24T16:55:00Z">
              <w:r w:rsidDel="00CF4D1D">
                <w:rPr>
                  <w:rFonts w:ascii="Arial" w:hAnsi="Arial" w:cs="Arial"/>
                  <w:sz w:val="22"/>
                  <w:szCs w:val="22"/>
                </w:rPr>
                <w:delText>1</w:delText>
              </w:r>
            </w:del>
          </w:p>
        </w:tc>
        <w:tc>
          <w:tcPr>
            <w:tcW w:w="1375" w:type="dxa"/>
          </w:tcPr>
          <w:p w14:paraId="7A4BFED0" w14:textId="3C65F1E3" w:rsidR="006F5ED8" w:rsidRPr="00E702D1" w:rsidRDefault="006F5ED8" w:rsidP="00FD703E">
            <w:pPr>
              <w:rPr>
                <w:rFonts w:ascii="Arial" w:hAnsi="Arial" w:cs="Arial"/>
                <w:sz w:val="22"/>
                <w:szCs w:val="22"/>
              </w:rPr>
            </w:pPr>
            <w:del w:id="302" w:author="Krishna Sanaka" w:date="2025-12-24T13:47:00Z" w16du:dateUtc="2025-12-24T18:47:00Z">
              <w:r w:rsidDel="00A94706">
                <w:rPr>
                  <w:rFonts w:ascii="Arial" w:hAnsi="Arial" w:cs="Arial"/>
                  <w:sz w:val="22"/>
                  <w:szCs w:val="22"/>
                </w:rPr>
                <w:delText>4.01</w:delText>
              </w:r>
            </w:del>
            <w:ins w:id="303" w:author="Krishna Sanaka" w:date="2025-12-24T13:47:00Z" w16du:dateUtc="2025-12-24T18:47:00Z">
              <w:r w:rsidR="00A94706">
                <w:rPr>
                  <w:rFonts w:ascii="Arial" w:hAnsi="Arial" w:cs="Arial"/>
                  <w:sz w:val="22"/>
                  <w:szCs w:val="22"/>
                </w:rPr>
                <w:t>3.99</w:t>
              </w:r>
            </w:ins>
            <w:r>
              <w:rPr>
                <w:rFonts w:ascii="Arial" w:hAnsi="Arial" w:cs="Arial"/>
                <w:sz w:val="22"/>
                <w:szCs w:val="22"/>
              </w:rPr>
              <w:t xml:space="preserve"> (3.2</w:t>
            </w:r>
            <w:ins w:id="304" w:author="Krishna Sanaka" w:date="2025-12-24T13:48:00Z" w16du:dateUtc="2025-12-24T18:48:00Z">
              <w:r w:rsidR="00A94706">
                <w:rPr>
                  <w:rFonts w:ascii="Arial" w:hAnsi="Arial" w:cs="Arial"/>
                  <w:sz w:val="22"/>
                  <w:szCs w:val="22"/>
                </w:rPr>
                <w:t>4</w:t>
              </w:r>
            </w:ins>
            <w:del w:id="305" w:author="Krishna Sanaka" w:date="2025-12-24T13:48:00Z" w16du:dateUtc="2025-12-24T18:48:00Z">
              <w:r w:rsidDel="00A94706">
                <w:rPr>
                  <w:rFonts w:ascii="Arial" w:hAnsi="Arial" w:cs="Arial"/>
                  <w:sz w:val="22"/>
                  <w:szCs w:val="22"/>
                </w:rPr>
                <w:delText>8</w:delText>
              </w:r>
            </w:del>
            <w:r>
              <w:rPr>
                <w:rFonts w:ascii="Arial" w:hAnsi="Arial" w:cs="Arial"/>
                <w:sz w:val="22"/>
                <w:szCs w:val="22"/>
              </w:rPr>
              <w:t>, 4.7</w:t>
            </w:r>
            <w:ins w:id="306" w:author="Krishna Sanaka" w:date="2025-12-24T13:48:00Z" w16du:dateUtc="2025-12-24T18:48:00Z">
              <w:r w:rsidR="00A94706">
                <w:rPr>
                  <w:rFonts w:ascii="Arial" w:hAnsi="Arial" w:cs="Arial"/>
                  <w:sz w:val="22"/>
                  <w:szCs w:val="22"/>
                </w:rPr>
                <w:t>4</w:t>
              </w:r>
            </w:ins>
            <w:del w:id="307" w:author="Krishna Sanaka" w:date="2025-12-24T13:48:00Z" w16du:dateUtc="2025-12-24T18:48:00Z">
              <w:r w:rsidDel="00A94706">
                <w:rPr>
                  <w:rFonts w:ascii="Arial" w:hAnsi="Arial" w:cs="Arial"/>
                  <w:sz w:val="22"/>
                  <w:szCs w:val="22"/>
                </w:rPr>
                <w:delText>5</w:delText>
              </w:r>
            </w:del>
            <w:r>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3A6AF573" w:rsidR="006F5ED8" w:rsidRPr="00E702D1" w:rsidRDefault="006F5ED8" w:rsidP="00FD703E">
            <w:pPr>
              <w:rPr>
                <w:rFonts w:ascii="Arial" w:hAnsi="Arial" w:cs="Arial"/>
                <w:sz w:val="22"/>
                <w:szCs w:val="22"/>
              </w:rPr>
            </w:pPr>
            <w:r w:rsidRPr="00E702D1">
              <w:rPr>
                <w:rFonts w:ascii="Arial" w:hAnsi="Arial" w:cs="Arial"/>
                <w:sz w:val="22"/>
                <w:szCs w:val="22"/>
              </w:rPr>
              <w:t>0.</w:t>
            </w:r>
            <w:ins w:id="308" w:author="Krishna Sanaka" w:date="2025-12-24T12:06:00Z" w16du:dateUtc="2025-12-24T17:06:00Z">
              <w:r w:rsidR="0018595F">
                <w:rPr>
                  <w:rFonts w:ascii="Arial" w:hAnsi="Arial" w:cs="Arial"/>
                  <w:sz w:val="22"/>
                  <w:szCs w:val="22"/>
                </w:rPr>
                <w:t>97</w:t>
              </w:r>
            </w:ins>
            <w:del w:id="309" w:author="Krishna Sanaka" w:date="2025-12-24T12:06:00Z" w16du:dateUtc="2025-12-24T17:06:00Z">
              <w:r w:rsidRPr="00E702D1" w:rsidDel="0018595F">
                <w:rPr>
                  <w:rFonts w:ascii="Arial" w:hAnsi="Arial" w:cs="Arial"/>
                  <w:sz w:val="22"/>
                  <w:szCs w:val="22"/>
                </w:rPr>
                <w:delText>76</w:delText>
              </w:r>
            </w:del>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450B6553" w:rsidR="006F5ED8" w:rsidRPr="00E702D1" w:rsidRDefault="006F5ED8" w:rsidP="00FD703E">
            <w:pPr>
              <w:rPr>
                <w:rFonts w:ascii="Arial" w:hAnsi="Arial" w:cs="Arial"/>
                <w:sz w:val="22"/>
                <w:szCs w:val="22"/>
              </w:rPr>
            </w:pPr>
            <w:r>
              <w:rPr>
                <w:rFonts w:ascii="Arial" w:hAnsi="Arial" w:cs="Arial"/>
                <w:sz w:val="22"/>
                <w:szCs w:val="22"/>
              </w:rPr>
              <w:t>2</w:t>
            </w:r>
            <w:ins w:id="310" w:author="Krishna Sanaka" w:date="2025-12-24T11:55:00Z" w16du:dateUtc="2025-12-24T16:55:00Z">
              <w:r w:rsidR="00CF4D1D">
                <w:rPr>
                  <w:rFonts w:ascii="Arial" w:hAnsi="Arial" w:cs="Arial"/>
                  <w:sz w:val="22"/>
                  <w:szCs w:val="22"/>
                </w:rPr>
                <w:t>.54</w:t>
              </w:r>
            </w:ins>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16E872D8" w:rsidR="006F5ED8" w:rsidRPr="00E702D1" w:rsidRDefault="006F5ED8" w:rsidP="00FD703E">
            <w:pPr>
              <w:rPr>
                <w:rFonts w:ascii="Arial" w:hAnsi="Arial" w:cs="Arial"/>
                <w:sz w:val="22"/>
                <w:szCs w:val="22"/>
              </w:rPr>
            </w:pPr>
            <w:r>
              <w:rPr>
                <w:rFonts w:ascii="Arial" w:hAnsi="Arial" w:cs="Arial"/>
                <w:sz w:val="22"/>
                <w:szCs w:val="22"/>
              </w:rPr>
              <w:t>2.4</w:t>
            </w:r>
            <w:ins w:id="311" w:author="Krishna Sanaka" w:date="2025-12-24T13:49:00Z" w16du:dateUtc="2025-12-24T18:49:00Z">
              <w:r w:rsidR="000B6490">
                <w:rPr>
                  <w:rFonts w:ascii="Arial" w:hAnsi="Arial" w:cs="Arial"/>
                  <w:sz w:val="22"/>
                  <w:szCs w:val="22"/>
                </w:rPr>
                <w:t>8</w:t>
              </w:r>
            </w:ins>
            <w:del w:id="312" w:author="Krishna Sanaka" w:date="2025-12-24T13:49:00Z" w16du:dateUtc="2025-12-24T18:49:00Z">
              <w:r w:rsidDel="000B6490">
                <w:rPr>
                  <w:rFonts w:ascii="Arial" w:hAnsi="Arial" w:cs="Arial"/>
                  <w:sz w:val="22"/>
                  <w:szCs w:val="22"/>
                </w:rPr>
                <w:delText>9</w:delText>
              </w:r>
            </w:del>
            <w:r>
              <w:rPr>
                <w:rFonts w:ascii="Arial" w:hAnsi="Arial" w:cs="Arial"/>
                <w:sz w:val="22"/>
                <w:szCs w:val="22"/>
              </w:rPr>
              <w:t xml:space="preserve"> (1.37, 3.6</w:t>
            </w:r>
            <w:ins w:id="313" w:author="Krishna Sanaka" w:date="2025-12-24T13:49:00Z" w16du:dateUtc="2025-12-24T18:49:00Z">
              <w:r w:rsidR="009433FD">
                <w:rPr>
                  <w:rFonts w:ascii="Arial" w:hAnsi="Arial" w:cs="Arial"/>
                  <w:sz w:val="22"/>
                  <w:szCs w:val="22"/>
                </w:rPr>
                <w:t>1</w:t>
              </w:r>
            </w:ins>
            <w:del w:id="314" w:author="Krishna Sanaka" w:date="2025-12-24T13:49:00Z" w16du:dateUtc="2025-12-24T18:49:00Z">
              <w:r w:rsidDel="009433FD">
                <w:rPr>
                  <w:rFonts w:ascii="Arial" w:hAnsi="Arial" w:cs="Arial"/>
                  <w:sz w:val="22"/>
                  <w:szCs w:val="22"/>
                </w:rPr>
                <w:delText>2</w:delText>
              </w:r>
            </w:del>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4625DA7C" w:rsidR="006F5ED8" w:rsidRPr="00E702D1" w:rsidRDefault="006F5ED8" w:rsidP="00FD703E">
            <w:pPr>
              <w:rPr>
                <w:rFonts w:ascii="Arial" w:hAnsi="Arial" w:cs="Arial"/>
                <w:sz w:val="22"/>
                <w:szCs w:val="22"/>
              </w:rPr>
            </w:pPr>
            <w:r w:rsidRPr="00E702D1">
              <w:rPr>
                <w:rFonts w:ascii="Arial" w:hAnsi="Arial" w:cs="Arial"/>
                <w:sz w:val="22"/>
                <w:szCs w:val="22"/>
              </w:rPr>
              <w:t>0.3</w:t>
            </w:r>
            <w:ins w:id="315" w:author="Krishna Sanaka" w:date="2025-12-24T12:06:00Z" w16du:dateUtc="2025-12-24T17:06:00Z">
              <w:r w:rsidR="005E4BCC">
                <w:rPr>
                  <w:rFonts w:ascii="Arial" w:hAnsi="Arial" w:cs="Arial"/>
                  <w:sz w:val="22"/>
                  <w:szCs w:val="22"/>
                </w:rPr>
                <w:t>9</w:t>
              </w:r>
            </w:ins>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40B434B3" w:rsidR="006F5ED8" w:rsidRPr="00E702D1" w:rsidRDefault="006F5ED8" w:rsidP="00FD703E">
            <w:pPr>
              <w:rPr>
                <w:rFonts w:ascii="Arial" w:hAnsi="Arial" w:cs="Arial"/>
                <w:sz w:val="22"/>
                <w:szCs w:val="22"/>
              </w:rPr>
            </w:pPr>
            <w:r>
              <w:rPr>
                <w:rFonts w:ascii="Arial" w:hAnsi="Arial" w:cs="Arial"/>
                <w:sz w:val="22"/>
                <w:szCs w:val="22"/>
              </w:rPr>
              <w:t>0.</w:t>
            </w:r>
            <w:ins w:id="316" w:author="Krishna Sanaka" w:date="2025-12-24T11:57:00Z" w16du:dateUtc="2025-12-24T16:57:00Z">
              <w:r w:rsidR="00F41AB2">
                <w:rPr>
                  <w:rFonts w:ascii="Arial" w:hAnsi="Arial" w:cs="Arial"/>
                  <w:sz w:val="22"/>
                  <w:szCs w:val="22"/>
                </w:rPr>
                <w:t>92</w:t>
              </w:r>
            </w:ins>
            <w:del w:id="317" w:author="Krishna Sanaka" w:date="2025-12-24T11:57:00Z" w16du:dateUtc="2025-12-24T16:57:00Z">
              <w:r w:rsidDel="00F41AB2">
                <w:rPr>
                  <w:rFonts w:ascii="Arial" w:hAnsi="Arial" w:cs="Arial"/>
                  <w:sz w:val="22"/>
                  <w:szCs w:val="22"/>
                </w:rPr>
                <w:delText>73</w:delText>
              </w:r>
            </w:del>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4230D35E" w:rsidR="006F5ED8" w:rsidRPr="00E702D1" w:rsidRDefault="006F5ED8" w:rsidP="00FD703E">
            <w:pPr>
              <w:rPr>
                <w:rFonts w:ascii="Arial" w:hAnsi="Arial" w:cs="Arial"/>
                <w:sz w:val="22"/>
                <w:szCs w:val="22"/>
              </w:rPr>
            </w:pPr>
            <w:r>
              <w:rPr>
                <w:rFonts w:ascii="Arial" w:hAnsi="Arial" w:cs="Arial"/>
                <w:sz w:val="22"/>
                <w:szCs w:val="22"/>
              </w:rPr>
              <w:t>2.</w:t>
            </w:r>
            <w:ins w:id="318" w:author="Krishna Sanaka" w:date="2025-12-24T13:52:00Z" w16du:dateUtc="2025-12-24T18:52:00Z">
              <w:r w:rsidR="00702B48">
                <w:rPr>
                  <w:rFonts w:ascii="Arial" w:hAnsi="Arial" w:cs="Arial"/>
                  <w:sz w:val="22"/>
                  <w:szCs w:val="22"/>
                </w:rPr>
                <w:t>3</w:t>
              </w:r>
            </w:ins>
            <w:del w:id="319" w:author="Krishna Sanaka" w:date="2025-12-24T13:52:00Z" w16du:dateUtc="2025-12-24T18:52:00Z">
              <w:r w:rsidDel="00702B48">
                <w:rPr>
                  <w:rFonts w:ascii="Arial" w:hAnsi="Arial" w:cs="Arial"/>
                  <w:sz w:val="22"/>
                  <w:szCs w:val="22"/>
                </w:rPr>
                <w:delText>29</w:delText>
              </w:r>
            </w:del>
            <w:r>
              <w:rPr>
                <w:rFonts w:ascii="Arial" w:hAnsi="Arial" w:cs="Arial"/>
                <w:sz w:val="22"/>
                <w:szCs w:val="22"/>
              </w:rPr>
              <w:t xml:space="preserve"> (1.4</w:t>
            </w:r>
            <w:ins w:id="320" w:author="Krishna Sanaka" w:date="2025-12-24T13:52:00Z" w16du:dateUtc="2025-12-24T18:52:00Z">
              <w:r w:rsidR="00BA7358">
                <w:rPr>
                  <w:rFonts w:ascii="Arial" w:hAnsi="Arial" w:cs="Arial"/>
                  <w:sz w:val="22"/>
                  <w:szCs w:val="22"/>
                </w:rPr>
                <w:t>9</w:t>
              </w:r>
            </w:ins>
            <w:del w:id="321" w:author="Krishna Sanaka" w:date="2025-12-24T13:52:00Z" w16du:dateUtc="2025-12-24T18:52:00Z">
              <w:r w:rsidDel="00BA7358">
                <w:rPr>
                  <w:rFonts w:ascii="Arial" w:hAnsi="Arial" w:cs="Arial"/>
                  <w:sz w:val="22"/>
                  <w:szCs w:val="22"/>
                </w:rPr>
                <w:delText>5</w:delText>
              </w:r>
            </w:del>
            <w:r>
              <w:rPr>
                <w:rFonts w:ascii="Arial" w:hAnsi="Arial" w:cs="Arial"/>
                <w:sz w:val="22"/>
                <w:szCs w:val="22"/>
              </w:rPr>
              <w:t>, 3.1</w:t>
            </w:r>
            <w:ins w:id="322" w:author="Krishna Sanaka" w:date="2025-12-24T13:52:00Z" w16du:dateUtc="2025-12-24T18:52:00Z">
              <w:r w:rsidR="007014CE">
                <w:rPr>
                  <w:rFonts w:ascii="Arial" w:hAnsi="Arial" w:cs="Arial"/>
                  <w:sz w:val="22"/>
                  <w:szCs w:val="22"/>
                </w:rPr>
                <w:t>2</w:t>
              </w:r>
            </w:ins>
            <w:del w:id="323" w:author="Krishna Sanaka" w:date="2025-12-24T13:52:00Z" w16du:dateUtc="2025-12-24T18:52:00Z">
              <w:r w:rsidDel="007014CE">
                <w:rPr>
                  <w:rFonts w:ascii="Arial" w:hAnsi="Arial" w:cs="Arial"/>
                  <w:sz w:val="22"/>
                  <w:szCs w:val="22"/>
                </w:rPr>
                <w:delText>5</w:delText>
              </w:r>
            </w:del>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048F99" w:rsidR="006F5ED8" w:rsidRPr="00E702D1" w:rsidRDefault="006F5ED8" w:rsidP="00FD703E">
            <w:pPr>
              <w:rPr>
                <w:rFonts w:ascii="Arial" w:hAnsi="Arial" w:cs="Arial"/>
                <w:sz w:val="22"/>
                <w:szCs w:val="22"/>
              </w:rPr>
            </w:pPr>
            <w:r>
              <w:rPr>
                <w:rFonts w:ascii="Arial" w:hAnsi="Arial" w:cs="Arial"/>
                <w:sz w:val="22"/>
                <w:szCs w:val="22"/>
              </w:rPr>
              <w:t>1</w:t>
            </w:r>
            <w:ins w:id="324" w:author="Krishna Sanaka" w:date="2025-12-24T12:06:00Z" w16du:dateUtc="2025-12-24T17:06:00Z">
              <w:r w:rsidR="00427263">
                <w:rPr>
                  <w:rFonts w:ascii="Arial" w:hAnsi="Arial" w:cs="Arial"/>
                  <w:sz w:val="22"/>
                  <w:szCs w:val="22"/>
                </w:rPr>
                <w:t>4</w:t>
              </w:r>
            </w:ins>
            <w:del w:id="325" w:author="Krishna Sanaka" w:date="2025-12-24T12:06:00Z" w16du:dateUtc="2025-12-24T17:06:00Z">
              <w:r w:rsidDel="00427263">
                <w:rPr>
                  <w:rFonts w:ascii="Arial" w:hAnsi="Arial" w:cs="Arial"/>
                  <w:sz w:val="22"/>
                  <w:szCs w:val="22"/>
                </w:rPr>
                <w:delText>5</w:delText>
              </w:r>
            </w:del>
          </w:p>
        </w:tc>
        <w:tc>
          <w:tcPr>
            <w:tcW w:w="1375" w:type="dxa"/>
          </w:tcPr>
          <w:p w14:paraId="17975734" w14:textId="2AD45DF7" w:rsidR="006F5ED8" w:rsidRPr="00E702D1" w:rsidRDefault="006F5ED8" w:rsidP="00FD703E">
            <w:pPr>
              <w:rPr>
                <w:rFonts w:ascii="Arial" w:hAnsi="Arial" w:cs="Arial"/>
                <w:sz w:val="22"/>
                <w:szCs w:val="22"/>
              </w:rPr>
            </w:pPr>
            <w:r>
              <w:rPr>
                <w:rFonts w:ascii="Arial" w:hAnsi="Arial" w:cs="Arial"/>
                <w:sz w:val="22"/>
                <w:szCs w:val="22"/>
              </w:rPr>
              <w:t>0.</w:t>
            </w:r>
            <w:ins w:id="326" w:author="Krishna Sanaka" w:date="2025-12-24T11:56:00Z" w16du:dateUtc="2025-12-24T16:56:00Z">
              <w:r w:rsidR="0052362B">
                <w:rPr>
                  <w:rFonts w:ascii="Arial" w:hAnsi="Arial" w:cs="Arial"/>
                  <w:sz w:val="22"/>
                  <w:szCs w:val="22"/>
                </w:rPr>
                <w:t>37</w:t>
              </w:r>
            </w:ins>
            <w:del w:id="327" w:author="Krishna Sanaka" w:date="2025-12-24T11:55:00Z" w16du:dateUtc="2025-12-24T16:55:00Z">
              <w:r w:rsidDel="0052362B">
                <w:rPr>
                  <w:rFonts w:ascii="Arial" w:hAnsi="Arial" w:cs="Arial"/>
                  <w:sz w:val="22"/>
                  <w:szCs w:val="22"/>
                </w:rPr>
                <w:delText>29</w:delText>
              </w:r>
            </w:del>
          </w:p>
        </w:tc>
        <w:tc>
          <w:tcPr>
            <w:tcW w:w="1375" w:type="dxa"/>
          </w:tcPr>
          <w:p w14:paraId="345D7F4F" w14:textId="0FE416A9" w:rsidR="006F5ED8" w:rsidRPr="00E702D1" w:rsidRDefault="0052362B" w:rsidP="00FD703E">
            <w:pPr>
              <w:rPr>
                <w:rFonts w:ascii="Arial" w:hAnsi="Arial" w:cs="Arial"/>
                <w:sz w:val="22"/>
                <w:szCs w:val="22"/>
              </w:rPr>
            </w:pPr>
            <w:ins w:id="328" w:author="Krishna Sanaka" w:date="2025-12-24T11:56:00Z" w16du:dateUtc="2025-12-24T16:56:00Z">
              <w:r>
                <w:rPr>
                  <w:rFonts w:ascii="Arial" w:hAnsi="Arial" w:cs="Arial"/>
                  <w:sz w:val="22"/>
                  <w:szCs w:val="22"/>
                </w:rPr>
                <w:t>64</w:t>
              </w:r>
            </w:ins>
            <w:del w:id="329" w:author="Krishna Sanaka" w:date="2025-12-24T11:56:00Z" w16du:dateUtc="2025-12-24T16:56:00Z">
              <w:r w:rsidR="006F5ED8" w:rsidDel="0052362B">
                <w:rPr>
                  <w:rFonts w:ascii="Arial" w:hAnsi="Arial" w:cs="Arial"/>
                  <w:sz w:val="22"/>
                  <w:szCs w:val="22"/>
                </w:rPr>
                <w:delText>71</w:delText>
              </w:r>
            </w:del>
          </w:p>
        </w:tc>
        <w:tc>
          <w:tcPr>
            <w:tcW w:w="1375" w:type="dxa"/>
          </w:tcPr>
          <w:p w14:paraId="23F930D2" w14:textId="3B242D11" w:rsidR="006F5ED8" w:rsidRPr="00E702D1" w:rsidRDefault="006F5ED8" w:rsidP="00FD703E">
            <w:pPr>
              <w:rPr>
                <w:rFonts w:ascii="Arial" w:hAnsi="Arial" w:cs="Arial"/>
                <w:sz w:val="22"/>
                <w:szCs w:val="22"/>
              </w:rPr>
            </w:pPr>
            <w:r>
              <w:rPr>
                <w:rFonts w:ascii="Arial" w:hAnsi="Arial" w:cs="Arial"/>
                <w:sz w:val="22"/>
                <w:szCs w:val="22"/>
              </w:rPr>
              <w:t>3.</w:t>
            </w:r>
            <w:ins w:id="330" w:author="Krishna Sanaka" w:date="2025-12-24T13:55:00Z" w16du:dateUtc="2025-12-24T18:55:00Z">
              <w:r w:rsidR="000F137C">
                <w:rPr>
                  <w:rFonts w:ascii="Arial" w:hAnsi="Arial" w:cs="Arial"/>
                  <w:sz w:val="22"/>
                  <w:szCs w:val="22"/>
                </w:rPr>
                <w:t>16</w:t>
              </w:r>
            </w:ins>
            <w:del w:id="331" w:author="Krishna Sanaka" w:date="2025-12-24T13:55:00Z" w16du:dateUtc="2025-12-24T18:55:00Z">
              <w:r w:rsidDel="000F137C">
                <w:rPr>
                  <w:rFonts w:ascii="Arial" w:hAnsi="Arial" w:cs="Arial"/>
                  <w:sz w:val="22"/>
                  <w:szCs w:val="22"/>
                </w:rPr>
                <w:delText>24</w:delText>
              </w:r>
            </w:del>
            <w:r>
              <w:rPr>
                <w:rFonts w:ascii="Arial" w:hAnsi="Arial" w:cs="Arial"/>
                <w:sz w:val="22"/>
                <w:szCs w:val="22"/>
              </w:rPr>
              <w:t xml:space="preserve"> (0.8</w:t>
            </w:r>
            <w:del w:id="332" w:author="Krishna Sanaka" w:date="2025-12-24T13:55:00Z" w16du:dateUtc="2025-12-24T18:55:00Z">
              <w:r w:rsidDel="004D4F56">
                <w:rPr>
                  <w:rFonts w:ascii="Arial" w:hAnsi="Arial" w:cs="Arial"/>
                  <w:sz w:val="22"/>
                  <w:szCs w:val="22"/>
                </w:rPr>
                <w:delText>5</w:delText>
              </w:r>
            </w:del>
            <w:r>
              <w:rPr>
                <w:rFonts w:ascii="Arial" w:hAnsi="Arial" w:cs="Arial"/>
                <w:sz w:val="22"/>
                <w:szCs w:val="22"/>
              </w:rPr>
              <w:t>, 5.</w:t>
            </w:r>
            <w:ins w:id="333" w:author="Krishna Sanaka" w:date="2025-12-24T13:56:00Z" w16du:dateUtc="2025-12-24T18:56:00Z">
              <w:r w:rsidR="00D77424">
                <w:rPr>
                  <w:rFonts w:ascii="Arial" w:hAnsi="Arial" w:cs="Arial"/>
                  <w:sz w:val="22"/>
                  <w:szCs w:val="22"/>
                </w:rPr>
                <w:t>5</w:t>
              </w:r>
            </w:ins>
            <w:del w:id="334" w:author="Krishna Sanaka" w:date="2025-12-24T13:56:00Z" w16du:dateUtc="2025-12-24T18:56:00Z">
              <w:r w:rsidDel="00D77424">
                <w:rPr>
                  <w:rFonts w:ascii="Arial" w:hAnsi="Arial" w:cs="Arial"/>
                  <w:sz w:val="22"/>
                  <w:szCs w:val="22"/>
                </w:rPr>
                <w:delText>6</w:delText>
              </w:r>
            </w:del>
            <w:r>
              <w:rPr>
                <w:rFonts w:ascii="Arial" w:hAnsi="Arial" w:cs="Arial"/>
                <w:sz w:val="22"/>
                <w:szCs w:val="22"/>
              </w:rPr>
              <w:t>8)</w:t>
            </w:r>
          </w:p>
        </w:tc>
        <w:tc>
          <w:tcPr>
            <w:tcW w:w="1375" w:type="dxa"/>
          </w:tcPr>
          <w:p w14:paraId="135D5576" w14:textId="151314B2" w:rsidR="006F5ED8" w:rsidRPr="00CC299D" w:rsidRDefault="006F5ED8" w:rsidP="00FD703E">
            <w:pPr>
              <w:rPr>
                <w:rFonts w:ascii="Arial" w:hAnsi="Arial" w:cs="Arial"/>
                <w:b/>
                <w:bCs/>
                <w:sz w:val="22"/>
                <w:szCs w:val="22"/>
                <w:rPrChange w:id="335" w:author="Krishna Sanaka" w:date="2025-12-24T14:08:00Z" w16du:dateUtc="2025-12-24T19:08:00Z">
                  <w:rPr>
                    <w:rFonts w:ascii="Arial" w:hAnsi="Arial" w:cs="Arial"/>
                    <w:sz w:val="22"/>
                    <w:szCs w:val="22"/>
                  </w:rPr>
                </w:rPrChange>
              </w:rPr>
            </w:pPr>
            <w:r w:rsidRPr="00CC299D">
              <w:rPr>
                <w:rFonts w:ascii="Arial" w:hAnsi="Arial" w:cs="Arial"/>
                <w:b/>
                <w:bCs/>
                <w:sz w:val="22"/>
                <w:szCs w:val="22"/>
                <w:rPrChange w:id="336" w:author="Krishna Sanaka" w:date="2025-12-24T14:08:00Z" w16du:dateUtc="2025-12-24T19:08:00Z">
                  <w:rPr>
                    <w:rFonts w:ascii="Arial" w:hAnsi="Arial" w:cs="Arial"/>
                    <w:sz w:val="22"/>
                    <w:szCs w:val="22"/>
                  </w:rPr>
                </w:rPrChange>
              </w:rPr>
              <w:t>0.</w:t>
            </w:r>
            <w:ins w:id="337" w:author="Krishna Sanaka" w:date="2025-12-24T14:08:00Z" w16du:dateUtc="2025-12-24T19:08:00Z">
              <w:r w:rsidR="006B1440" w:rsidRPr="00CC299D">
                <w:rPr>
                  <w:rFonts w:ascii="Arial" w:hAnsi="Arial" w:cs="Arial"/>
                  <w:b/>
                  <w:bCs/>
                  <w:sz w:val="22"/>
                  <w:szCs w:val="22"/>
                  <w:rPrChange w:id="338" w:author="Krishna Sanaka" w:date="2025-12-24T14:08:00Z" w16du:dateUtc="2025-12-24T19:08:00Z">
                    <w:rPr>
                      <w:rFonts w:ascii="Arial" w:hAnsi="Arial" w:cs="Arial"/>
                      <w:sz w:val="22"/>
                      <w:szCs w:val="22"/>
                    </w:rPr>
                  </w:rPrChange>
                </w:rPr>
                <w:t>012</w:t>
              </w:r>
            </w:ins>
            <w:del w:id="339" w:author="Krishna Sanaka" w:date="2025-12-24T14:08:00Z" w16du:dateUtc="2025-12-24T19:08:00Z">
              <w:r w:rsidRPr="00CC299D" w:rsidDel="006B1440">
                <w:rPr>
                  <w:rFonts w:ascii="Arial" w:hAnsi="Arial" w:cs="Arial"/>
                  <w:b/>
                  <w:bCs/>
                  <w:sz w:val="22"/>
                  <w:szCs w:val="22"/>
                  <w:rPrChange w:id="340" w:author="Krishna Sanaka" w:date="2025-12-24T14:08:00Z" w16du:dateUtc="2025-12-24T19:08:00Z">
                    <w:rPr>
                      <w:rFonts w:ascii="Arial" w:hAnsi="Arial" w:cs="Arial"/>
                      <w:sz w:val="22"/>
                      <w:szCs w:val="22"/>
                    </w:rPr>
                  </w:rPrChange>
                </w:rPr>
                <w:delText>11</w:delText>
              </w:r>
            </w:del>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2328B2F0" w:rsidR="006F5ED8" w:rsidRPr="00E702D1" w:rsidRDefault="00F41AB2" w:rsidP="00FD703E">
            <w:pPr>
              <w:rPr>
                <w:rFonts w:ascii="Arial" w:hAnsi="Arial" w:cs="Arial"/>
                <w:sz w:val="22"/>
                <w:szCs w:val="22"/>
              </w:rPr>
            </w:pPr>
            <w:ins w:id="341" w:author="Krishna Sanaka" w:date="2025-12-24T11:56:00Z" w16du:dateUtc="2025-12-24T16:56:00Z">
              <w:r>
                <w:rPr>
                  <w:rFonts w:ascii="Arial" w:hAnsi="Arial" w:cs="Arial"/>
                  <w:sz w:val="22"/>
                  <w:szCs w:val="22"/>
                </w:rPr>
                <w:t>2.33</w:t>
              </w:r>
            </w:ins>
            <w:del w:id="342" w:author="Krishna Sanaka" w:date="2025-12-24T11:56:00Z" w16du:dateUtc="2025-12-24T16:56:00Z">
              <w:r w:rsidR="006F5ED8" w:rsidDel="00F41AB2">
                <w:rPr>
                  <w:rFonts w:ascii="Arial" w:hAnsi="Arial" w:cs="Arial"/>
                  <w:sz w:val="22"/>
                  <w:szCs w:val="22"/>
                </w:rPr>
                <w:delText>1.83</w:delText>
              </w:r>
            </w:del>
          </w:p>
        </w:tc>
        <w:tc>
          <w:tcPr>
            <w:tcW w:w="1375" w:type="dxa"/>
          </w:tcPr>
          <w:p w14:paraId="019ECFBB" w14:textId="50DE3D4A" w:rsidR="006F5ED8" w:rsidRPr="00E702D1" w:rsidRDefault="006F5ED8" w:rsidP="00FD703E">
            <w:pPr>
              <w:rPr>
                <w:rFonts w:ascii="Arial" w:hAnsi="Arial" w:cs="Arial"/>
                <w:sz w:val="22"/>
                <w:szCs w:val="22"/>
              </w:rPr>
            </w:pPr>
            <w:r>
              <w:rPr>
                <w:rFonts w:ascii="Arial" w:hAnsi="Arial" w:cs="Arial"/>
                <w:sz w:val="22"/>
                <w:szCs w:val="22"/>
              </w:rPr>
              <w:t>4</w:t>
            </w:r>
            <w:ins w:id="343" w:author="Krishna Sanaka" w:date="2025-12-24T11:56:00Z" w16du:dateUtc="2025-12-24T16:56:00Z">
              <w:r w:rsidR="00F41AB2">
                <w:rPr>
                  <w:rFonts w:ascii="Arial" w:hAnsi="Arial" w:cs="Arial"/>
                  <w:sz w:val="22"/>
                  <w:szCs w:val="22"/>
                </w:rPr>
                <w:t>5</w:t>
              </w:r>
            </w:ins>
            <w:del w:id="344" w:author="Krishna Sanaka" w:date="2025-12-24T11:56:00Z" w16du:dateUtc="2025-12-24T16:56:00Z">
              <w:r w:rsidDel="00F41AB2">
                <w:rPr>
                  <w:rFonts w:ascii="Arial" w:hAnsi="Arial" w:cs="Arial"/>
                  <w:sz w:val="22"/>
                  <w:szCs w:val="22"/>
                </w:rPr>
                <w:delText>7</w:delText>
              </w:r>
            </w:del>
          </w:p>
        </w:tc>
        <w:tc>
          <w:tcPr>
            <w:tcW w:w="1375" w:type="dxa"/>
          </w:tcPr>
          <w:p w14:paraId="2F6090EC" w14:textId="0A322EC9" w:rsidR="006F5ED8" w:rsidRPr="00E702D1" w:rsidRDefault="006F5ED8" w:rsidP="00FD703E">
            <w:pPr>
              <w:rPr>
                <w:rFonts w:ascii="Arial" w:hAnsi="Arial" w:cs="Arial"/>
                <w:sz w:val="22"/>
                <w:szCs w:val="22"/>
              </w:rPr>
            </w:pPr>
            <w:r>
              <w:rPr>
                <w:rFonts w:ascii="Arial" w:hAnsi="Arial" w:cs="Arial"/>
                <w:sz w:val="22"/>
                <w:szCs w:val="22"/>
              </w:rPr>
              <w:t>6.79 (2.</w:t>
            </w:r>
            <w:ins w:id="345" w:author="Krishna Sanaka" w:date="2025-12-24T13:57:00Z" w16du:dateUtc="2025-12-24T18:57:00Z">
              <w:r w:rsidR="00D165B9">
                <w:rPr>
                  <w:rFonts w:ascii="Arial" w:hAnsi="Arial" w:cs="Arial"/>
                  <w:sz w:val="22"/>
                  <w:szCs w:val="22"/>
                </w:rPr>
                <w:t>7</w:t>
              </w:r>
            </w:ins>
            <w:del w:id="346" w:author="Krishna Sanaka" w:date="2025-12-24T13:57:00Z" w16du:dateUtc="2025-12-24T18:57:00Z">
              <w:r w:rsidDel="00D165B9">
                <w:rPr>
                  <w:rFonts w:ascii="Arial" w:hAnsi="Arial" w:cs="Arial"/>
                  <w:sz w:val="22"/>
                  <w:szCs w:val="22"/>
                </w:rPr>
                <w:delText>68</w:delText>
              </w:r>
            </w:del>
            <w:r>
              <w:rPr>
                <w:rFonts w:ascii="Arial" w:hAnsi="Arial" w:cs="Arial"/>
                <w:sz w:val="22"/>
                <w:szCs w:val="22"/>
              </w:rPr>
              <w:t>, 11.0</w:t>
            </w:r>
            <w:ins w:id="347" w:author="Krishna Sanaka" w:date="2025-12-24T13:57:00Z" w16du:dateUtc="2025-12-24T18:57:00Z">
              <w:r w:rsidR="00B77945">
                <w:rPr>
                  <w:rFonts w:ascii="Arial" w:hAnsi="Arial" w:cs="Arial"/>
                  <w:sz w:val="22"/>
                  <w:szCs w:val="22"/>
                </w:rPr>
                <w:t>4</w:t>
              </w:r>
            </w:ins>
            <w:del w:id="348" w:author="Krishna Sanaka" w:date="2025-12-24T13:57:00Z" w16du:dateUtc="2025-12-24T18:57:00Z">
              <w:r w:rsidDel="00B77945">
                <w:rPr>
                  <w:rFonts w:ascii="Arial" w:hAnsi="Arial" w:cs="Arial"/>
                  <w:sz w:val="22"/>
                  <w:szCs w:val="22"/>
                </w:rPr>
                <w:delText>8</w:delText>
              </w:r>
            </w:del>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1C0ACC32" w:rsidR="006F5ED8" w:rsidRPr="00E702D1" w:rsidRDefault="00687F0B" w:rsidP="00FD703E">
            <w:pPr>
              <w:rPr>
                <w:rFonts w:ascii="Arial" w:hAnsi="Arial" w:cs="Arial"/>
                <w:i/>
                <w:iCs/>
                <w:sz w:val="22"/>
                <w:szCs w:val="22"/>
              </w:rPr>
            </w:pPr>
            <w:ins w:id="349" w:author="Krishna Sanaka" w:date="2025-12-24T11:57:00Z" w16du:dateUtc="2025-12-24T16:57:00Z">
              <w:r>
                <w:rPr>
                  <w:rFonts w:ascii="Arial" w:hAnsi="Arial" w:cs="Arial"/>
                  <w:i/>
                  <w:iCs/>
                  <w:sz w:val="22"/>
                  <w:szCs w:val="22"/>
                </w:rPr>
                <w:t>15</w:t>
              </w:r>
            </w:ins>
            <w:del w:id="350" w:author="Krishna Sanaka" w:date="2025-12-24T11:57:00Z" w16du:dateUtc="2025-12-24T16:57:00Z">
              <w:r w:rsidR="006F5ED8" w:rsidRPr="00E702D1" w:rsidDel="00687F0B">
                <w:rPr>
                  <w:rFonts w:ascii="Arial" w:hAnsi="Arial" w:cs="Arial"/>
                  <w:i/>
                  <w:iCs/>
                  <w:sz w:val="22"/>
                  <w:szCs w:val="22"/>
                </w:rPr>
                <w:delText>0</w:delText>
              </w:r>
            </w:del>
            <w:r w:rsidR="006F5ED8" w:rsidRPr="00E702D1">
              <w:rPr>
                <w:rFonts w:ascii="Arial" w:hAnsi="Arial" w:cs="Arial"/>
                <w:i/>
                <w:iCs/>
                <w:sz w:val="22"/>
                <w:szCs w:val="22"/>
              </w:rPr>
              <w:t>-34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5F7A687F" w:rsidR="006F5ED8" w:rsidRPr="00E702D1" w:rsidRDefault="006F5ED8" w:rsidP="00FD703E">
            <w:pPr>
              <w:rPr>
                <w:rFonts w:ascii="Arial" w:hAnsi="Arial" w:cs="Arial"/>
                <w:sz w:val="22"/>
                <w:szCs w:val="22"/>
              </w:rPr>
            </w:pPr>
            <w:r>
              <w:rPr>
                <w:rFonts w:ascii="Arial" w:hAnsi="Arial" w:cs="Arial"/>
                <w:sz w:val="22"/>
                <w:szCs w:val="22"/>
              </w:rPr>
              <w:t>0.0</w:t>
            </w:r>
            <w:ins w:id="351" w:author="Krishna Sanaka" w:date="2025-12-24T12:00:00Z" w16du:dateUtc="2025-12-24T17:00:00Z">
              <w:r w:rsidR="00687F0B">
                <w:rPr>
                  <w:rFonts w:ascii="Arial" w:hAnsi="Arial" w:cs="Arial"/>
                  <w:sz w:val="22"/>
                  <w:szCs w:val="22"/>
                </w:rPr>
                <w:t>5</w:t>
              </w:r>
            </w:ins>
            <w:del w:id="352" w:author="Krishna Sanaka" w:date="2025-12-24T12:00:00Z" w16du:dateUtc="2025-12-24T17:00:00Z">
              <w:r w:rsidDel="00687F0B">
                <w:rPr>
                  <w:rFonts w:ascii="Arial" w:hAnsi="Arial" w:cs="Arial"/>
                  <w:sz w:val="22"/>
                  <w:szCs w:val="22"/>
                </w:rPr>
                <w:delText>2</w:delText>
              </w:r>
            </w:del>
          </w:p>
        </w:tc>
        <w:tc>
          <w:tcPr>
            <w:tcW w:w="1375" w:type="dxa"/>
          </w:tcPr>
          <w:p w14:paraId="5E3E5AD8" w14:textId="2DDCF261" w:rsidR="006F5ED8" w:rsidRPr="00E702D1" w:rsidRDefault="006F5ED8" w:rsidP="00FD703E">
            <w:pPr>
              <w:rPr>
                <w:rFonts w:ascii="Arial" w:hAnsi="Arial" w:cs="Arial"/>
                <w:sz w:val="22"/>
                <w:szCs w:val="22"/>
              </w:rPr>
            </w:pPr>
            <w:r>
              <w:rPr>
                <w:rFonts w:ascii="Arial" w:hAnsi="Arial" w:cs="Arial"/>
                <w:sz w:val="22"/>
                <w:szCs w:val="22"/>
              </w:rPr>
              <w:t>3</w:t>
            </w:r>
            <w:ins w:id="353" w:author="Krishna Sanaka" w:date="2025-12-24T12:00:00Z" w16du:dateUtc="2025-12-24T17:00:00Z">
              <w:r w:rsidR="00687F0B">
                <w:rPr>
                  <w:rFonts w:ascii="Arial" w:hAnsi="Arial" w:cs="Arial"/>
                  <w:sz w:val="22"/>
                  <w:szCs w:val="22"/>
                </w:rPr>
                <w:t>1</w:t>
              </w:r>
            </w:ins>
            <w:del w:id="354" w:author="Krishna Sanaka" w:date="2025-12-24T12:00:00Z" w16du:dateUtc="2025-12-24T17:00:00Z">
              <w:r w:rsidDel="00687F0B">
                <w:rPr>
                  <w:rFonts w:ascii="Arial" w:hAnsi="Arial" w:cs="Arial"/>
                  <w:sz w:val="22"/>
                  <w:szCs w:val="22"/>
                </w:rPr>
                <w:delText>2</w:delText>
              </w:r>
            </w:del>
          </w:p>
        </w:tc>
        <w:tc>
          <w:tcPr>
            <w:tcW w:w="1375" w:type="dxa"/>
          </w:tcPr>
          <w:p w14:paraId="0A6336B8" w14:textId="02366DB0" w:rsidR="006F5ED8" w:rsidRPr="00E702D1" w:rsidRDefault="006F5ED8" w:rsidP="00FD703E">
            <w:pPr>
              <w:rPr>
                <w:rFonts w:ascii="Arial" w:hAnsi="Arial" w:cs="Arial"/>
                <w:sz w:val="22"/>
                <w:szCs w:val="22"/>
              </w:rPr>
            </w:pPr>
            <w:del w:id="355" w:author="Krishna Sanaka" w:date="2025-12-24T14:30:00Z" w16du:dateUtc="2025-12-24T19:30:00Z">
              <w:r w:rsidDel="009D0F60">
                <w:rPr>
                  <w:rFonts w:ascii="Arial" w:hAnsi="Arial" w:cs="Arial"/>
                  <w:sz w:val="22"/>
                  <w:szCs w:val="22"/>
                </w:rPr>
                <w:delText>&lt;0.001 (0, &lt;0.001)</w:delText>
              </w:r>
            </w:del>
            <w:ins w:id="356" w:author="Krishna Sanaka" w:date="2025-12-24T14:30:00Z" w16du:dateUtc="2025-12-24T19:30:00Z">
              <w:r w:rsidR="009D0F60">
                <w:rPr>
                  <w:rFonts w:ascii="Arial" w:hAnsi="Arial" w:cs="Arial"/>
                  <w:sz w:val="22"/>
                  <w:szCs w:val="22"/>
                </w:rPr>
                <w:t>N/A</w:t>
              </w:r>
            </w:ins>
          </w:p>
        </w:tc>
        <w:tc>
          <w:tcPr>
            <w:tcW w:w="1375" w:type="dxa"/>
          </w:tcPr>
          <w:p w14:paraId="227D7F80" w14:textId="26A283AE" w:rsidR="006F5ED8" w:rsidRPr="00E702D1" w:rsidRDefault="006F5ED8" w:rsidP="00FD703E">
            <w:pPr>
              <w:rPr>
                <w:rFonts w:ascii="Arial" w:hAnsi="Arial" w:cs="Arial"/>
                <w:sz w:val="22"/>
                <w:szCs w:val="22"/>
              </w:rPr>
            </w:pPr>
            <w:del w:id="357" w:author="Krishna Sanaka" w:date="2025-12-24T14:28:00Z" w16du:dateUtc="2025-12-24T19:28:00Z">
              <w:r w:rsidRPr="00E702D1" w:rsidDel="009D213D">
                <w:rPr>
                  <w:rFonts w:ascii="Arial" w:hAnsi="Arial" w:cs="Arial"/>
                  <w:sz w:val="22"/>
                  <w:szCs w:val="22"/>
                </w:rPr>
                <w:delText>0.</w:delText>
              </w:r>
              <w:r w:rsidDel="009D213D">
                <w:rPr>
                  <w:rFonts w:ascii="Arial" w:hAnsi="Arial" w:cs="Arial"/>
                  <w:sz w:val="22"/>
                  <w:szCs w:val="22"/>
                </w:rPr>
                <w:delText>08</w:delText>
              </w:r>
            </w:del>
            <w:ins w:id="358" w:author="Krishna Sanaka" w:date="2025-12-24T14:28:00Z" w16du:dateUtc="2025-12-24T19:28:00Z">
              <w:r w:rsidR="009D213D">
                <w:rPr>
                  <w:rFonts w:ascii="Arial" w:hAnsi="Arial" w:cs="Arial"/>
                  <w:sz w:val="22"/>
                  <w:szCs w:val="22"/>
                </w:rPr>
                <w:t>N/A</w:t>
              </w:r>
            </w:ins>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4FD3661C" w:rsidR="006F5ED8" w:rsidRPr="00E702D1" w:rsidRDefault="006F5ED8" w:rsidP="00FD703E">
            <w:pPr>
              <w:rPr>
                <w:rFonts w:ascii="Arial" w:hAnsi="Arial" w:cs="Arial"/>
                <w:sz w:val="22"/>
                <w:szCs w:val="22"/>
              </w:rPr>
            </w:pPr>
            <w:r>
              <w:rPr>
                <w:rFonts w:ascii="Arial" w:hAnsi="Arial" w:cs="Arial"/>
                <w:sz w:val="22"/>
                <w:szCs w:val="22"/>
              </w:rPr>
              <w:t>0.</w:t>
            </w:r>
            <w:ins w:id="359" w:author="Krishna Sanaka" w:date="2025-12-24T12:02:00Z" w16du:dateUtc="2025-12-24T17:02:00Z">
              <w:r w:rsidR="002C4181">
                <w:rPr>
                  <w:rFonts w:ascii="Arial" w:hAnsi="Arial" w:cs="Arial"/>
                  <w:sz w:val="22"/>
                  <w:szCs w:val="22"/>
                </w:rPr>
                <w:t>58</w:t>
              </w:r>
            </w:ins>
            <w:del w:id="360" w:author="Krishna Sanaka" w:date="2025-12-24T12:02:00Z" w16du:dateUtc="2025-12-24T17:02:00Z">
              <w:r w:rsidDel="002C4181">
                <w:rPr>
                  <w:rFonts w:ascii="Arial" w:hAnsi="Arial" w:cs="Arial"/>
                  <w:sz w:val="22"/>
                  <w:szCs w:val="22"/>
                </w:rPr>
                <w:delText>67</w:delText>
              </w:r>
            </w:del>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EF83A3" w:rsidR="006F5ED8" w:rsidRPr="00E702D1" w:rsidRDefault="006F5ED8" w:rsidP="00FD703E">
            <w:pPr>
              <w:rPr>
                <w:rFonts w:ascii="Arial" w:hAnsi="Arial" w:cs="Arial"/>
                <w:sz w:val="22"/>
                <w:szCs w:val="22"/>
              </w:rPr>
            </w:pPr>
            <w:del w:id="361" w:author="Krishna Sanaka" w:date="2025-12-24T14:30:00Z" w16du:dateUtc="2025-12-24T19:30:00Z">
              <w:r w:rsidDel="00AE2E1C">
                <w:rPr>
                  <w:rFonts w:ascii="Arial" w:hAnsi="Arial" w:cs="Arial"/>
                  <w:sz w:val="22"/>
                  <w:szCs w:val="22"/>
                </w:rPr>
                <w:delText>6.08</w:delText>
              </w:r>
            </w:del>
            <w:ins w:id="362" w:author="Krishna Sanaka" w:date="2025-12-24T14:30:00Z" w16du:dateUtc="2025-12-24T19:30:00Z">
              <w:r w:rsidR="00AE2E1C">
                <w:rPr>
                  <w:rFonts w:ascii="Arial" w:hAnsi="Arial" w:cs="Arial"/>
                  <w:sz w:val="22"/>
                  <w:szCs w:val="22"/>
                </w:rPr>
                <w:t>4.88</w:t>
              </w:r>
            </w:ins>
            <w:r>
              <w:rPr>
                <w:rFonts w:ascii="Arial" w:hAnsi="Arial" w:cs="Arial"/>
                <w:sz w:val="22"/>
                <w:szCs w:val="22"/>
              </w:rPr>
              <w:t xml:space="preserve"> (</w:t>
            </w:r>
            <w:del w:id="363" w:author="Krishna Sanaka" w:date="2025-12-24T14:29:00Z" w16du:dateUtc="2025-12-24T19:29:00Z">
              <w:r w:rsidDel="009E5539">
                <w:rPr>
                  <w:rFonts w:ascii="Arial" w:hAnsi="Arial" w:cs="Arial"/>
                  <w:sz w:val="22"/>
                  <w:szCs w:val="22"/>
                </w:rPr>
                <w:delText>5.47</w:delText>
              </w:r>
            </w:del>
            <w:ins w:id="364" w:author="Krishna Sanaka" w:date="2025-12-24T14:29:00Z" w16du:dateUtc="2025-12-24T19:29:00Z">
              <w:r w:rsidR="009E5539">
                <w:rPr>
                  <w:rFonts w:ascii="Arial" w:hAnsi="Arial" w:cs="Arial"/>
                  <w:sz w:val="22"/>
                  <w:szCs w:val="22"/>
                </w:rPr>
                <w:t>3.98</w:t>
              </w:r>
            </w:ins>
            <w:r>
              <w:rPr>
                <w:rFonts w:ascii="Arial" w:hAnsi="Arial" w:cs="Arial"/>
                <w:sz w:val="22"/>
                <w:szCs w:val="22"/>
              </w:rPr>
              <w:t xml:space="preserve">, </w:t>
            </w:r>
            <w:del w:id="365" w:author="Krishna Sanaka" w:date="2025-12-24T14:29:00Z" w16du:dateUtc="2025-12-24T19:29:00Z">
              <w:r w:rsidDel="009E5539">
                <w:rPr>
                  <w:rFonts w:ascii="Arial" w:hAnsi="Arial" w:cs="Arial"/>
                  <w:sz w:val="22"/>
                  <w:szCs w:val="22"/>
                </w:rPr>
                <w:delText>6.7</w:delText>
              </w:r>
            </w:del>
            <w:ins w:id="366" w:author="Krishna Sanaka" w:date="2025-12-24T14:29:00Z" w16du:dateUtc="2025-12-24T19:29:00Z">
              <w:r w:rsidR="009E5539">
                <w:rPr>
                  <w:rFonts w:ascii="Arial" w:hAnsi="Arial" w:cs="Arial"/>
                  <w:sz w:val="22"/>
                  <w:szCs w:val="22"/>
                </w:rPr>
                <w:t>5.79</w:t>
              </w:r>
            </w:ins>
            <w:r>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10A72C9D" w:rsidR="006F5ED8" w:rsidRPr="00E702D1" w:rsidRDefault="007A7F91" w:rsidP="00FD703E">
            <w:pPr>
              <w:rPr>
                <w:rFonts w:ascii="Arial" w:hAnsi="Arial" w:cs="Arial"/>
                <w:sz w:val="22"/>
                <w:szCs w:val="22"/>
              </w:rPr>
            </w:pPr>
            <w:ins w:id="367" w:author="Krishna Sanaka" w:date="2025-12-24T15:43:00Z" w16du:dateUtc="2025-12-24T20:43:00Z">
              <w:r>
                <w:rPr>
                  <w:rFonts w:ascii="Arial" w:hAnsi="Arial" w:cs="Arial"/>
                  <w:sz w:val="22"/>
                  <w:szCs w:val="22"/>
                </w:rPr>
                <w:t>6.91</w:t>
              </w:r>
            </w:ins>
            <w:del w:id="368" w:author="Krishna Sanaka" w:date="2025-12-24T15:43:00Z" w16du:dateUtc="2025-12-24T20:43:00Z">
              <w:r w:rsidR="006F5ED8" w:rsidDel="007A7F91">
                <w:rPr>
                  <w:rFonts w:ascii="Arial" w:hAnsi="Arial" w:cs="Arial"/>
                  <w:sz w:val="22"/>
                  <w:szCs w:val="22"/>
                </w:rPr>
                <w:delText>6.</w:delText>
              </w:r>
            </w:del>
            <w:del w:id="369" w:author="Krishna Sanaka" w:date="2025-12-24T12:03:00Z" w16du:dateUtc="2025-12-24T17:03:00Z">
              <w:r w:rsidR="006F5ED8" w:rsidDel="00E36A09">
                <w:rPr>
                  <w:rFonts w:ascii="Arial" w:hAnsi="Arial" w:cs="Arial"/>
                  <w:sz w:val="22"/>
                  <w:szCs w:val="22"/>
                </w:rPr>
                <w:delText>4</w:delText>
              </w:r>
            </w:del>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2DD0F4DB" w:rsidR="006F5ED8" w:rsidRPr="00E702D1" w:rsidRDefault="006F5ED8" w:rsidP="00FD703E">
            <w:pPr>
              <w:rPr>
                <w:rFonts w:ascii="Arial" w:hAnsi="Arial" w:cs="Arial"/>
                <w:sz w:val="22"/>
                <w:szCs w:val="22"/>
              </w:rPr>
            </w:pPr>
            <w:del w:id="370" w:author="Krishna Sanaka" w:date="2025-12-24T14:30:00Z" w16du:dateUtc="2025-12-24T19:30:00Z">
              <w:r w:rsidDel="00AE2E1C">
                <w:rPr>
                  <w:rFonts w:ascii="Arial" w:hAnsi="Arial" w:cs="Arial"/>
                  <w:sz w:val="22"/>
                  <w:szCs w:val="22"/>
                </w:rPr>
                <w:delText>2.9</w:delText>
              </w:r>
            </w:del>
            <w:ins w:id="371" w:author="Krishna Sanaka" w:date="2025-12-24T14:30:00Z" w16du:dateUtc="2025-12-24T19:30:00Z">
              <w:r w:rsidR="00AE2E1C">
                <w:rPr>
                  <w:rFonts w:ascii="Arial" w:hAnsi="Arial" w:cs="Arial"/>
                  <w:sz w:val="22"/>
                  <w:szCs w:val="22"/>
                </w:rPr>
                <w:t>3.21</w:t>
              </w:r>
            </w:ins>
            <w:r>
              <w:rPr>
                <w:rFonts w:ascii="Arial" w:hAnsi="Arial" w:cs="Arial"/>
                <w:sz w:val="22"/>
                <w:szCs w:val="22"/>
              </w:rPr>
              <w:t xml:space="preserve"> (2.</w:t>
            </w:r>
            <w:ins w:id="372" w:author="Krishna Sanaka" w:date="2025-12-24T14:30:00Z" w16du:dateUtc="2025-12-24T19:30:00Z">
              <w:r w:rsidR="00AE2E1C">
                <w:rPr>
                  <w:rFonts w:ascii="Arial" w:hAnsi="Arial" w:cs="Arial"/>
                  <w:sz w:val="22"/>
                  <w:szCs w:val="22"/>
                </w:rPr>
                <w:t>43</w:t>
              </w:r>
            </w:ins>
            <w:del w:id="373" w:author="Krishna Sanaka" w:date="2025-12-24T14:30:00Z" w16du:dateUtc="2025-12-24T19:30:00Z">
              <w:r w:rsidDel="00AE2E1C">
                <w:rPr>
                  <w:rFonts w:ascii="Arial" w:hAnsi="Arial" w:cs="Arial"/>
                  <w:sz w:val="22"/>
                  <w:szCs w:val="22"/>
                </w:rPr>
                <w:delText>2</w:delText>
              </w:r>
            </w:del>
            <w:r>
              <w:rPr>
                <w:rFonts w:ascii="Arial" w:hAnsi="Arial" w:cs="Arial"/>
                <w:sz w:val="22"/>
                <w:szCs w:val="22"/>
              </w:rPr>
              <w:t xml:space="preserve">, </w:t>
            </w:r>
            <w:del w:id="374" w:author="Krishna Sanaka" w:date="2025-12-24T14:30:00Z" w16du:dateUtc="2025-12-24T19:30:00Z">
              <w:r w:rsidDel="00AE2E1C">
                <w:rPr>
                  <w:rFonts w:ascii="Arial" w:hAnsi="Arial" w:cs="Arial"/>
                  <w:sz w:val="22"/>
                  <w:szCs w:val="22"/>
                </w:rPr>
                <w:delText>3.6</w:delText>
              </w:r>
            </w:del>
            <w:ins w:id="375" w:author="Krishna Sanaka" w:date="2025-12-24T14:30:00Z" w16du:dateUtc="2025-12-24T19:30:00Z">
              <w:r w:rsidR="00AE2E1C">
                <w:rPr>
                  <w:rFonts w:ascii="Arial" w:hAnsi="Arial" w:cs="Arial"/>
                  <w:sz w:val="22"/>
                  <w:szCs w:val="22"/>
                </w:rPr>
                <w:t>4</w:t>
              </w:r>
            </w:ins>
            <w:r>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3609FF" w14:paraId="522F8C36" w14:textId="77777777" w:rsidTr="006F5ED8">
        <w:trPr>
          <w:ins w:id="376" w:author="Krishna Sanaka" w:date="2025-12-24T11:06:00Z"/>
        </w:trPr>
        <w:tc>
          <w:tcPr>
            <w:tcW w:w="1375" w:type="dxa"/>
          </w:tcPr>
          <w:p w14:paraId="064B9C0B" w14:textId="79977E42" w:rsidR="003609FF" w:rsidRPr="00E702D1" w:rsidRDefault="003609FF" w:rsidP="00FD703E">
            <w:pPr>
              <w:rPr>
                <w:ins w:id="377" w:author="Krishna Sanaka" w:date="2025-12-24T11:06:00Z" w16du:dateUtc="2025-12-24T16:06:00Z"/>
                <w:rFonts w:ascii="Arial" w:hAnsi="Arial" w:cs="Arial"/>
                <w:i/>
                <w:iCs/>
                <w:sz w:val="22"/>
                <w:szCs w:val="22"/>
              </w:rPr>
            </w:pPr>
            <w:ins w:id="378" w:author="Krishna Sanaka" w:date="2025-12-24T11:07:00Z" w16du:dateUtc="2025-12-24T16:07:00Z">
              <w:r>
                <w:rPr>
                  <w:rFonts w:ascii="Arial" w:hAnsi="Arial" w:cs="Arial"/>
                  <w:i/>
                  <w:iCs/>
                  <w:sz w:val="22"/>
                  <w:szCs w:val="22"/>
                </w:rPr>
                <w:t>Northeast</w:t>
              </w:r>
            </w:ins>
          </w:p>
        </w:tc>
        <w:tc>
          <w:tcPr>
            <w:tcW w:w="1375" w:type="dxa"/>
          </w:tcPr>
          <w:p w14:paraId="1DADFB5C" w14:textId="49780576" w:rsidR="003609FF" w:rsidRPr="00E702D1" w:rsidRDefault="002242FD" w:rsidP="00FD703E">
            <w:pPr>
              <w:rPr>
                <w:ins w:id="379" w:author="Krishna Sanaka" w:date="2025-12-24T11:06:00Z" w16du:dateUtc="2025-12-24T16:06:00Z"/>
                <w:rFonts w:ascii="Arial" w:hAnsi="Arial" w:cs="Arial"/>
                <w:sz w:val="22"/>
                <w:szCs w:val="22"/>
              </w:rPr>
            </w:pPr>
            <w:ins w:id="380" w:author="Krishna Sanaka" w:date="2025-12-24T11:11:00Z" w16du:dateUtc="2025-12-24T16:11:00Z">
              <w:r>
                <w:rPr>
                  <w:rFonts w:ascii="Arial" w:hAnsi="Arial" w:cs="Arial"/>
                  <w:sz w:val="22"/>
                  <w:szCs w:val="22"/>
                </w:rPr>
                <w:t>0.</w:t>
              </w:r>
            </w:ins>
            <w:ins w:id="381" w:author="Krishna Sanaka" w:date="2025-12-24T11:12:00Z" w16du:dateUtc="2025-12-24T16:12:00Z">
              <w:r>
                <w:rPr>
                  <w:rFonts w:ascii="Arial" w:hAnsi="Arial" w:cs="Arial"/>
                  <w:sz w:val="22"/>
                  <w:szCs w:val="22"/>
                </w:rPr>
                <w:t>58</w:t>
              </w:r>
            </w:ins>
          </w:p>
        </w:tc>
        <w:tc>
          <w:tcPr>
            <w:tcW w:w="1375" w:type="dxa"/>
          </w:tcPr>
          <w:p w14:paraId="3690B617" w14:textId="2CAF9439" w:rsidR="003609FF" w:rsidRDefault="00FC5ED6" w:rsidP="00FD703E">
            <w:pPr>
              <w:rPr>
                <w:ins w:id="382" w:author="Krishna Sanaka" w:date="2025-12-24T11:06:00Z" w16du:dateUtc="2025-12-24T16:06:00Z"/>
                <w:rFonts w:ascii="Arial" w:hAnsi="Arial" w:cs="Arial"/>
                <w:sz w:val="22"/>
                <w:szCs w:val="22"/>
              </w:rPr>
            </w:pPr>
            <w:ins w:id="383" w:author="Krishna Sanaka" w:date="2025-12-24T11:15:00Z" w16du:dateUtc="2025-12-24T16:15:00Z">
              <w:r>
                <w:rPr>
                  <w:rFonts w:ascii="Arial" w:hAnsi="Arial" w:cs="Arial"/>
                  <w:sz w:val="22"/>
                  <w:szCs w:val="22"/>
                </w:rPr>
                <w:t>267</w:t>
              </w:r>
            </w:ins>
          </w:p>
        </w:tc>
        <w:tc>
          <w:tcPr>
            <w:tcW w:w="1375" w:type="dxa"/>
          </w:tcPr>
          <w:p w14:paraId="68A656A3" w14:textId="55C0155C" w:rsidR="003609FF" w:rsidRDefault="002242FD" w:rsidP="00FD703E">
            <w:pPr>
              <w:rPr>
                <w:ins w:id="384" w:author="Krishna Sanaka" w:date="2025-12-24T11:06:00Z" w16du:dateUtc="2025-12-24T16:06:00Z"/>
                <w:rFonts w:ascii="Arial" w:hAnsi="Arial" w:cs="Arial"/>
                <w:sz w:val="22"/>
                <w:szCs w:val="22"/>
              </w:rPr>
            </w:pPr>
            <w:ins w:id="385" w:author="Krishna Sanaka" w:date="2025-12-24T11:12:00Z" w16du:dateUtc="2025-12-24T16:12:00Z">
              <w:r>
                <w:rPr>
                  <w:rFonts w:ascii="Arial" w:hAnsi="Arial" w:cs="Arial"/>
                  <w:sz w:val="22"/>
                  <w:szCs w:val="22"/>
                </w:rPr>
                <w:t>1.42</w:t>
              </w:r>
            </w:ins>
          </w:p>
        </w:tc>
        <w:tc>
          <w:tcPr>
            <w:tcW w:w="1375" w:type="dxa"/>
          </w:tcPr>
          <w:p w14:paraId="50569397" w14:textId="656FDF40" w:rsidR="003609FF" w:rsidRDefault="00B571F0" w:rsidP="00FD703E">
            <w:pPr>
              <w:rPr>
                <w:ins w:id="386" w:author="Krishna Sanaka" w:date="2025-12-24T11:06:00Z" w16du:dateUtc="2025-12-24T16:06:00Z"/>
                <w:rFonts w:ascii="Arial" w:hAnsi="Arial" w:cs="Arial"/>
                <w:sz w:val="22"/>
                <w:szCs w:val="22"/>
              </w:rPr>
            </w:pPr>
            <w:ins w:id="387" w:author="Krishna Sanaka" w:date="2025-12-24T11:14:00Z" w16du:dateUtc="2025-12-24T16:14:00Z">
              <w:r>
                <w:rPr>
                  <w:rFonts w:ascii="Arial" w:hAnsi="Arial" w:cs="Arial"/>
                  <w:sz w:val="22"/>
                  <w:szCs w:val="22"/>
                </w:rPr>
                <w:t>896</w:t>
              </w:r>
            </w:ins>
          </w:p>
        </w:tc>
        <w:tc>
          <w:tcPr>
            <w:tcW w:w="1375" w:type="dxa"/>
          </w:tcPr>
          <w:p w14:paraId="2468E2AC" w14:textId="362D6D46" w:rsidR="003609FF" w:rsidRDefault="00D53911" w:rsidP="00FD703E">
            <w:pPr>
              <w:rPr>
                <w:ins w:id="388" w:author="Krishna Sanaka" w:date="2025-12-24T11:06:00Z" w16du:dateUtc="2025-12-24T16:06:00Z"/>
                <w:rFonts w:ascii="Arial" w:hAnsi="Arial" w:cs="Arial"/>
                <w:sz w:val="22"/>
                <w:szCs w:val="22"/>
              </w:rPr>
            </w:pPr>
            <w:ins w:id="389" w:author="Krishna Sanaka" w:date="2025-12-24T11:08:00Z" w16du:dateUtc="2025-12-24T16:08:00Z">
              <w:r>
                <w:rPr>
                  <w:rFonts w:ascii="Arial" w:hAnsi="Arial" w:cs="Arial"/>
                  <w:sz w:val="22"/>
                  <w:szCs w:val="22"/>
                </w:rPr>
                <w:t>3.1 (</w:t>
              </w:r>
              <w:r w:rsidR="00964D28">
                <w:rPr>
                  <w:rFonts w:ascii="Arial" w:hAnsi="Arial" w:cs="Arial"/>
                  <w:sz w:val="22"/>
                  <w:szCs w:val="22"/>
                </w:rPr>
                <w:t>2.27, 3.94)</w:t>
              </w:r>
            </w:ins>
          </w:p>
        </w:tc>
        <w:tc>
          <w:tcPr>
            <w:tcW w:w="1375" w:type="dxa"/>
          </w:tcPr>
          <w:p w14:paraId="66CC99A7" w14:textId="3A693FCB" w:rsidR="003609FF" w:rsidRPr="00E702D1" w:rsidRDefault="003609FF" w:rsidP="00FD703E">
            <w:pPr>
              <w:rPr>
                <w:ins w:id="390" w:author="Krishna Sanaka" w:date="2025-12-24T11:06:00Z" w16du:dateUtc="2025-12-24T16:06:00Z"/>
                <w:rFonts w:ascii="Arial" w:hAnsi="Arial" w:cs="Arial"/>
                <w:b/>
                <w:bCs/>
                <w:sz w:val="22"/>
                <w:szCs w:val="22"/>
              </w:rPr>
            </w:pPr>
            <w:ins w:id="391" w:author="Krishna Sanaka" w:date="2025-12-24T11:07:00Z" w16du:dateUtc="2025-12-24T16:07:00Z">
              <w:r w:rsidRPr="00E702D1">
                <w:rPr>
                  <w:rFonts w:ascii="Arial" w:hAnsi="Arial" w:cs="Arial"/>
                  <w:b/>
                  <w:bCs/>
                  <w:sz w:val="22"/>
                  <w:szCs w:val="22"/>
                </w:rPr>
                <w:t>&lt;0.001</w:t>
              </w:r>
            </w:ins>
          </w:p>
        </w:tc>
      </w:tr>
      <w:tr w:rsidR="003609FF" w14:paraId="172F57ED" w14:textId="77777777" w:rsidTr="006F5ED8">
        <w:trPr>
          <w:ins w:id="392" w:author="Krishna Sanaka" w:date="2025-12-24T11:06:00Z"/>
        </w:trPr>
        <w:tc>
          <w:tcPr>
            <w:tcW w:w="1375" w:type="dxa"/>
          </w:tcPr>
          <w:p w14:paraId="0522C6B7" w14:textId="179E0E33" w:rsidR="003609FF" w:rsidRPr="00E702D1" w:rsidRDefault="003609FF" w:rsidP="00FD703E">
            <w:pPr>
              <w:rPr>
                <w:ins w:id="393" w:author="Krishna Sanaka" w:date="2025-12-24T11:06:00Z" w16du:dateUtc="2025-12-24T16:06:00Z"/>
                <w:rFonts w:ascii="Arial" w:hAnsi="Arial" w:cs="Arial"/>
                <w:i/>
                <w:iCs/>
                <w:sz w:val="22"/>
                <w:szCs w:val="22"/>
              </w:rPr>
            </w:pPr>
            <w:ins w:id="394" w:author="Krishna Sanaka" w:date="2025-12-24T11:07:00Z" w16du:dateUtc="2025-12-24T16:07:00Z">
              <w:r>
                <w:rPr>
                  <w:rFonts w:ascii="Arial" w:hAnsi="Arial" w:cs="Arial"/>
                  <w:i/>
                  <w:iCs/>
                  <w:sz w:val="22"/>
                  <w:szCs w:val="22"/>
                </w:rPr>
                <w:t>Midwest</w:t>
              </w:r>
            </w:ins>
          </w:p>
        </w:tc>
        <w:tc>
          <w:tcPr>
            <w:tcW w:w="1375" w:type="dxa"/>
          </w:tcPr>
          <w:p w14:paraId="222E1ED1" w14:textId="335A28D2" w:rsidR="003609FF" w:rsidRPr="00E702D1" w:rsidRDefault="002242FD" w:rsidP="00FD703E">
            <w:pPr>
              <w:rPr>
                <w:ins w:id="395" w:author="Krishna Sanaka" w:date="2025-12-24T11:06:00Z" w16du:dateUtc="2025-12-24T16:06:00Z"/>
                <w:rFonts w:ascii="Arial" w:hAnsi="Arial" w:cs="Arial"/>
                <w:sz w:val="22"/>
                <w:szCs w:val="22"/>
              </w:rPr>
            </w:pPr>
            <w:ins w:id="396" w:author="Krishna Sanaka" w:date="2025-12-24T11:12:00Z" w16du:dateUtc="2025-12-24T16:12:00Z">
              <w:r>
                <w:rPr>
                  <w:rFonts w:ascii="Arial" w:hAnsi="Arial" w:cs="Arial"/>
                  <w:sz w:val="22"/>
                  <w:szCs w:val="22"/>
                </w:rPr>
                <w:t>0.53</w:t>
              </w:r>
            </w:ins>
          </w:p>
        </w:tc>
        <w:tc>
          <w:tcPr>
            <w:tcW w:w="1375" w:type="dxa"/>
          </w:tcPr>
          <w:p w14:paraId="5E610493" w14:textId="66B75B84" w:rsidR="003609FF" w:rsidRDefault="0097119E" w:rsidP="00FD703E">
            <w:pPr>
              <w:rPr>
                <w:ins w:id="397" w:author="Krishna Sanaka" w:date="2025-12-24T11:06:00Z" w16du:dateUtc="2025-12-24T16:06:00Z"/>
                <w:rFonts w:ascii="Arial" w:hAnsi="Arial" w:cs="Arial"/>
                <w:sz w:val="22"/>
                <w:szCs w:val="22"/>
              </w:rPr>
            </w:pPr>
            <w:ins w:id="398" w:author="Krishna Sanaka" w:date="2025-12-24T11:15:00Z" w16du:dateUtc="2025-12-24T16:15:00Z">
              <w:r>
                <w:rPr>
                  <w:rFonts w:ascii="Arial" w:hAnsi="Arial" w:cs="Arial"/>
                  <w:sz w:val="22"/>
                  <w:szCs w:val="22"/>
                </w:rPr>
                <w:t>271</w:t>
              </w:r>
            </w:ins>
          </w:p>
        </w:tc>
        <w:tc>
          <w:tcPr>
            <w:tcW w:w="1375" w:type="dxa"/>
          </w:tcPr>
          <w:p w14:paraId="4AF974A3" w14:textId="5CE36145" w:rsidR="003609FF" w:rsidRDefault="002242FD" w:rsidP="00FD703E">
            <w:pPr>
              <w:rPr>
                <w:ins w:id="399" w:author="Krishna Sanaka" w:date="2025-12-24T11:06:00Z" w16du:dateUtc="2025-12-24T16:06:00Z"/>
                <w:rFonts w:ascii="Arial" w:hAnsi="Arial" w:cs="Arial"/>
                <w:sz w:val="22"/>
                <w:szCs w:val="22"/>
              </w:rPr>
            </w:pPr>
            <w:ins w:id="400" w:author="Krishna Sanaka" w:date="2025-12-24T11:12:00Z" w16du:dateUtc="2025-12-24T16:12:00Z">
              <w:r>
                <w:rPr>
                  <w:rFonts w:ascii="Arial" w:hAnsi="Arial" w:cs="Arial"/>
                  <w:sz w:val="22"/>
                  <w:szCs w:val="22"/>
                </w:rPr>
                <w:t>1.6</w:t>
              </w:r>
            </w:ins>
          </w:p>
        </w:tc>
        <w:tc>
          <w:tcPr>
            <w:tcW w:w="1375" w:type="dxa"/>
          </w:tcPr>
          <w:p w14:paraId="5EFC6702" w14:textId="2A3A9D48" w:rsidR="003609FF" w:rsidRDefault="00452BF7" w:rsidP="00FD703E">
            <w:pPr>
              <w:rPr>
                <w:ins w:id="401" w:author="Krishna Sanaka" w:date="2025-12-24T11:06:00Z" w16du:dateUtc="2025-12-24T16:06:00Z"/>
                <w:rFonts w:ascii="Arial" w:hAnsi="Arial" w:cs="Arial"/>
                <w:sz w:val="22"/>
                <w:szCs w:val="22"/>
              </w:rPr>
            </w:pPr>
            <w:ins w:id="402" w:author="Krishna Sanaka" w:date="2025-12-24T11:14:00Z" w16du:dateUtc="2025-12-24T16:14:00Z">
              <w:r>
                <w:rPr>
                  <w:rFonts w:ascii="Arial" w:hAnsi="Arial" w:cs="Arial"/>
                  <w:sz w:val="22"/>
                  <w:szCs w:val="22"/>
                </w:rPr>
                <w:t>1,137</w:t>
              </w:r>
            </w:ins>
          </w:p>
        </w:tc>
        <w:tc>
          <w:tcPr>
            <w:tcW w:w="1375" w:type="dxa"/>
          </w:tcPr>
          <w:p w14:paraId="140890BF" w14:textId="61B75C81" w:rsidR="003609FF" w:rsidRDefault="00997941" w:rsidP="00FD703E">
            <w:pPr>
              <w:rPr>
                <w:ins w:id="403" w:author="Krishna Sanaka" w:date="2025-12-24T11:06:00Z" w16du:dateUtc="2025-12-24T16:06:00Z"/>
                <w:rFonts w:ascii="Arial" w:hAnsi="Arial" w:cs="Arial"/>
                <w:sz w:val="22"/>
                <w:szCs w:val="22"/>
              </w:rPr>
            </w:pPr>
            <w:ins w:id="404" w:author="Krishna Sanaka" w:date="2025-12-24T11:10:00Z" w16du:dateUtc="2025-12-24T16:10:00Z">
              <w:r>
                <w:rPr>
                  <w:rFonts w:ascii="Arial" w:hAnsi="Arial" w:cs="Arial"/>
                  <w:sz w:val="22"/>
                  <w:szCs w:val="22"/>
                </w:rPr>
                <w:t>4.16 (</w:t>
              </w:r>
              <w:r w:rsidR="00583A75">
                <w:rPr>
                  <w:rFonts w:ascii="Arial" w:hAnsi="Arial" w:cs="Arial"/>
                  <w:sz w:val="22"/>
                  <w:szCs w:val="22"/>
                </w:rPr>
                <w:t>3.42, 4.89)</w:t>
              </w:r>
            </w:ins>
          </w:p>
        </w:tc>
        <w:tc>
          <w:tcPr>
            <w:tcW w:w="1375" w:type="dxa"/>
          </w:tcPr>
          <w:p w14:paraId="27A59AC6" w14:textId="63FC5853" w:rsidR="003609FF" w:rsidRPr="00E702D1" w:rsidRDefault="003609FF" w:rsidP="00FD703E">
            <w:pPr>
              <w:rPr>
                <w:ins w:id="405" w:author="Krishna Sanaka" w:date="2025-12-24T11:06:00Z" w16du:dateUtc="2025-12-24T16:06:00Z"/>
                <w:rFonts w:ascii="Arial" w:hAnsi="Arial" w:cs="Arial"/>
                <w:b/>
                <w:bCs/>
                <w:sz w:val="22"/>
                <w:szCs w:val="22"/>
              </w:rPr>
            </w:pPr>
            <w:ins w:id="406" w:author="Krishna Sanaka" w:date="2025-12-24T11:07:00Z" w16du:dateUtc="2025-12-24T16:07:00Z">
              <w:r w:rsidRPr="00E702D1">
                <w:rPr>
                  <w:rFonts w:ascii="Arial" w:hAnsi="Arial" w:cs="Arial"/>
                  <w:b/>
                  <w:bCs/>
                  <w:sz w:val="22"/>
                  <w:szCs w:val="22"/>
                </w:rPr>
                <w:t>&lt;0.001</w:t>
              </w:r>
            </w:ins>
          </w:p>
        </w:tc>
      </w:tr>
      <w:tr w:rsidR="003609FF" w14:paraId="0A801902" w14:textId="77777777" w:rsidTr="006F5ED8">
        <w:trPr>
          <w:ins w:id="407" w:author="Krishna Sanaka" w:date="2025-12-24T11:06:00Z"/>
        </w:trPr>
        <w:tc>
          <w:tcPr>
            <w:tcW w:w="1375" w:type="dxa"/>
          </w:tcPr>
          <w:p w14:paraId="0E4CE935" w14:textId="55037FF9" w:rsidR="003609FF" w:rsidRPr="00E702D1" w:rsidRDefault="003609FF" w:rsidP="00FD703E">
            <w:pPr>
              <w:rPr>
                <w:ins w:id="408" w:author="Krishna Sanaka" w:date="2025-12-24T11:06:00Z" w16du:dateUtc="2025-12-24T16:06:00Z"/>
                <w:rFonts w:ascii="Arial" w:hAnsi="Arial" w:cs="Arial"/>
                <w:i/>
                <w:iCs/>
                <w:sz w:val="22"/>
                <w:szCs w:val="22"/>
              </w:rPr>
            </w:pPr>
            <w:ins w:id="409" w:author="Krishna Sanaka" w:date="2025-12-24T11:07:00Z" w16du:dateUtc="2025-12-24T16:07:00Z">
              <w:r>
                <w:rPr>
                  <w:rFonts w:ascii="Arial" w:hAnsi="Arial" w:cs="Arial"/>
                  <w:i/>
                  <w:iCs/>
                  <w:sz w:val="22"/>
                  <w:szCs w:val="22"/>
                </w:rPr>
                <w:t>South</w:t>
              </w:r>
            </w:ins>
          </w:p>
        </w:tc>
        <w:tc>
          <w:tcPr>
            <w:tcW w:w="1375" w:type="dxa"/>
          </w:tcPr>
          <w:p w14:paraId="379B3C05" w14:textId="045F3D26" w:rsidR="003609FF" w:rsidRPr="00E702D1" w:rsidRDefault="002242FD" w:rsidP="00FD703E">
            <w:pPr>
              <w:rPr>
                <w:ins w:id="410" w:author="Krishna Sanaka" w:date="2025-12-24T11:06:00Z" w16du:dateUtc="2025-12-24T16:06:00Z"/>
                <w:rFonts w:ascii="Arial" w:hAnsi="Arial" w:cs="Arial"/>
                <w:sz w:val="22"/>
                <w:szCs w:val="22"/>
              </w:rPr>
            </w:pPr>
            <w:ins w:id="411" w:author="Krishna Sanaka" w:date="2025-12-24T11:12:00Z" w16du:dateUtc="2025-12-24T16:12:00Z">
              <w:r>
                <w:rPr>
                  <w:rFonts w:ascii="Arial" w:hAnsi="Arial" w:cs="Arial"/>
                  <w:sz w:val="22"/>
                  <w:szCs w:val="22"/>
                </w:rPr>
                <w:t>0.47</w:t>
              </w:r>
            </w:ins>
          </w:p>
        </w:tc>
        <w:tc>
          <w:tcPr>
            <w:tcW w:w="1375" w:type="dxa"/>
          </w:tcPr>
          <w:p w14:paraId="595A5445" w14:textId="3E3EEFBC" w:rsidR="003609FF" w:rsidRDefault="00A10D8C" w:rsidP="00FD703E">
            <w:pPr>
              <w:rPr>
                <w:ins w:id="412" w:author="Krishna Sanaka" w:date="2025-12-24T11:06:00Z" w16du:dateUtc="2025-12-24T16:06:00Z"/>
                <w:rFonts w:ascii="Arial" w:hAnsi="Arial" w:cs="Arial"/>
                <w:sz w:val="22"/>
                <w:szCs w:val="22"/>
              </w:rPr>
            </w:pPr>
            <w:ins w:id="413" w:author="Krishna Sanaka" w:date="2025-12-24T11:15:00Z" w16du:dateUtc="2025-12-24T16:15:00Z">
              <w:r>
                <w:rPr>
                  <w:rFonts w:ascii="Arial" w:hAnsi="Arial" w:cs="Arial"/>
                  <w:sz w:val="22"/>
                  <w:szCs w:val="22"/>
                </w:rPr>
                <w:t>352</w:t>
              </w:r>
            </w:ins>
          </w:p>
        </w:tc>
        <w:tc>
          <w:tcPr>
            <w:tcW w:w="1375" w:type="dxa"/>
          </w:tcPr>
          <w:p w14:paraId="795FCDB4" w14:textId="10F7B263" w:rsidR="003609FF" w:rsidRDefault="002242FD" w:rsidP="00FD703E">
            <w:pPr>
              <w:rPr>
                <w:ins w:id="414" w:author="Krishna Sanaka" w:date="2025-12-24T11:06:00Z" w16du:dateUtc="2025-12-24T16:06:00Z"/>
                <w:rFonts w:ascii="Arial" w:hAnsi="Arial" w:cs="Arial"/>
                <w:sz w:val="22"/>
                <w:szCs w:val="22"/>
              </w:rPr>
            </w:pPr>
            <w:ins w:id="415" w:author="Krishna Sanaka" w:date="2025-12-24T11:12:00Z" w16du:dateUtc="2025-12-24T16:12:00Z">
              <w:r>
                <w:rPr>
                  <w:rFonts w:ascii="Arial" w:hAnsi="Arial" w:cs="Arial"/>
                  <w:sz w:val="22"/>
                  <w:szCs w:val="22"/>
                </w:rPr>
                <w:t>1.47</w:t>
              </w:r>
            </w:ins>
          </w:p>
        </w:tc>
        <w:tc>
          <w:tcPr>
            <w:tcW w:w="1375" w:type="dxa"/>
          </w:tcPr>
          <w:p w14:paraId="6B636F25" w14:textId="1597783A" w:rsidR="003609FF" w:rsidRDefault="005A02B8" w:rsidP="00FD703E">
            <w:pPr>
              <w:rPr>
                <w:ins w:id="416" w:author="Krishna Sanaka" w:date="2025-12-24T11:06:00Z" w16du:dateUtc="2025-12-24T16:06:00Z"/>
                <w:rFonts w:ascii="Arial" w:hAnsi="Arial" w:cs="Arial"/>
                <w:sz w:val="22"/>
                <w:szCs w:val="22"/>
              </w:rPr>
            </w:pPr>
            <w:ins w:id="417" w:author="Krishna Sanaka" w:date="2025-12-24T11:14:00Z" w16du:dateUtc="2025-12-24T16:14:00Z">
              <w:r>
                <w:rPr>
                  <w:rFonts w:ascii="Arial" w:hAnsi="Arial" w:cs="Arial"/>
                  <w:sz w:val="22"/>
                  <w:szCs w:val="22"/>
                </w:rPr>
                <w:t>1,863</w:t>
              </w:r>
            </w:ins>
          </w:p>
        </w:tc>
        <w:tc>
          <w:tcPr>
            <w:tcW w:w="1375" w:type="dxa"/>
          </w:tcPr>
          <w:p w14:paraId="60ABC8EA" w14:textId="3EC8AE8D" w:rsidR="003609FF" w:rsidRDefault="00812D27" w:rsidP="00FD703E">
            <w:pPr>
              <w:rPr>
                <w:ins w:id="418" w:author="Krishna Sanaka" w:date="2025-12-24T11:06:00Z" w16du:dateUtc="2025-12-24T16:06:00Z"/>
                <w:rFonts w:ascii="Arial" w:hAnsi="Arial" w:cs="Arial"/>
                <w:sz w:val="22"/>
                <w:szCs w:val="22"/>
              </w:rPr>
            </w:pPr>
            <w:ins w:id="419" w:author="Krishna Sanaka" w:date="2025-12-24T11:10:00Z" w16du:dateUtc="2025-12-24T16:10:00Z">
              <w:r>
                <w:rPr>
                  <w:rFonts w:ascii="Arial" w:hAnsi="Arial" w:cs="Arial"/>
                  <w:sz w:val="22"/>
                  <w:szCs w:val="22"/>
                </w:rPr>
                <w:t>3.87 (</w:t>
              </w:r>
            </w:ins>
            <w:ins w:id="420" w:author="Krishna Sanaka" w:date="2025-12-24T11:11:00Z" w16du:dateUtc="2025-12-24T16:11:00Z">
              <w:r w:rsidR="00F25E87">
                <w:rPr>
                  <w:rFonts w:ascii="Arial" w:hAnsi="Arial" w:cs="Arial"/>
                  <w:sz w:val="22"/>
                  <w:szCs w:val="22"/>
                </w:rPr>
                <w:t xml:space="preserve">3, </w:t>
              </w:r>
              <w:r w:rsidR="009D2D3D">
                <w:rPr>
                  <w:rFonts w:ascii="Arial" w:hAnsi="Arial" w:cs="Arial"/>
                  <w:sz w:val="22"/>
                  <w:szCs w:val="22"/>
                </w:rPr>
                <w:t>4.74)</w:t>
              </w:r>
            </w:ins>
          </w:p>
        </w:tc>
        <w:tc>
          <w:tcPr>
            <w:tcW w:w="1375" w:type="dxa"/>
          </w:tcPr>
          <w:p w14:paraId="39479732" w14:textId="0196B641" w:rsidR="003609FF" w:rsidRPr="00E702D1" w:rsidRDefault="003609FF" w:rsidP="00FD703E">
            <w:pPr>
              <w:rPr>
                <w:ins w:id="421" w:author="Krishna Sanaka" w:date="2025-12-24T11:06:00Z" w16du:dateUtc="2025-12-24T16:06:00Z"/>
                <w:rFonts w:ascii="Arial" w:hAnsi="Arial" w:cs="Arial"/>
                <w:b/>
                <w:bCs/>
                <w:sz w:val="22"/>
                <w:szCs w:val="22"/>
              </w:rPr>
            </w:pPr>
            <w:ins w:id="422" w:author="Krishna Sanaka" w:date="2025-12-24T11:07:00Z" w16du:dateUtc="2025-12-24T16:07:00Z">
              <w:r w:rsidRPr="00E702D1">
                <w:rPr>
                  <w:rFonts w:ascii="Arial" w:hAnsi="Arial" w:cs="Arial"/>
                  <w:b/>
                  <w:bCs/>
                  <w:sz w:val="22"/>
                  <w:szCs w:val="22"/>
                </w:rPr>
                <w:t>&lt;0.001</w:t>
              </w:r>
            </w:ins>
          </w:p>
        </w:tc>
      </w:tr>
      <w:tr w:rsidR="003609FF" w14:paraId="08213436" w14:textId="77777777" w:rsidTr="006F5ED8">
        <w:trPr>
          <w:ins w:id="423" w:author="Krishna Sanaka" w:date="2025-12-24T11:06:00Z"/>
        </w:trPr>
        <w:tc>
          <w:tcPr>
            <w:tcW w:w="1375" w:type="dxa"/>
          </w:tcPr>
          <w:p w14:paraId="6F4C0BE9" w14:textId="545B6553" w:rsidR="003609FF" w:rsidRPr="00E702D1" w:rsidRDefault="003609FF" w:rsidP="00FD703E">
            <w:pPr>
              <w:rPr>
                <w:ins w:id="424" w:author="Krishna Sanaka" w:date="2025-12-24T11:06:00Z" w16du:dateUtc="2025-12-24T16:06:00Z"/>
                <w:rFonts w:ascii="Arial" w:hAnsi="Arial" w:cs="Arial"/>
                <w:i/>
                <w:iCs/>
                <w:sz w:val="22"/>
                <w:szCs w:val="22"/>
              </w:rPr>
            </w:pPr>
            <w:ins w:id="425" w:author="Krishna Sanaka" w:date="2025-12-24T11:07:00Z" w16du:dateUtc="2025-12-24T16:07:00Z">
              <w:r>
                <w:rPr>
                  <w:rFonts w:ascii="Arial" w:hAnsi="Arial" w:cs="Arial"/>
                  <w:i/>
                  <w:iCs/>
                  <w:sz w:val="22"/>
                  <w:szCs w:val="22"/>
                </w:rPr>
                <w:t>West</w:t>
              </w:r>
            </w:ins>
          </w:p>
        </w:tc>
        <w:tc>
          <w:tcPr>
            <w:tcW w:w="1375" w:type="dxa"/>
          </w:tcPr>
          <w:p w14:paraId="5371CD99" w14:textId="20E17747" w:rsidR="003609FF" w:rsidRPr="00E702D1" w:rsidRDefault="002242FD" w:rsidP="00FD703E">
            <w:pPr>
              <w:rPr>
                <w:ins w:id="426" w:author="Krishna Sanaka" w:date="2025-12-24T11:06:00Z" w16du:dateUtc="2025-12-24T16:06:00Z"/>
                <w:rFonts w:ascii="Arial" w:hAnsi="Arial" w:cs="Arial"/>
                <w:sz w:val="22"/>
                <w:szCs w:val="22"/>
              </w:rPr>
            </w:pPr>
            <w:ins w:id="427" w:author="Krishna Sanaka" w:date="2025-12-24T11:12:00Z" w16du:dateUtc="2025-12-24T16:12:00Z">
              <w:r>
                <w:rPr>
                  <w:rFonts w:ascii="Arial" w:hAnsi="Arial" w:cs="Arial"/>
                  <w:sz w:val="22"/>
                  <w:szCs w:val="22"/>
                </w:rPr>
                <w:t>0.41</w:t>
              </w:r>
            </w:ins>
          </w:p>
        </w:tc>
        <w:tc>
          <w:tcPr>
            <w:tcW w:w="1375" w:type="dxa"/>
          </w:tcPr>
          <w:p w14:paraId="4FE94C42" w14:textId="1199D8B2" w:rsidR="003609FF" w:rsidRDefault="00A87C2E" w:rsidP="00FD703E">
            <w:pPr>
              <w:rPr>
                <w:ins w:id="428" w:author="Krishna Sanaka" w:date="2025-12-24T11:06:00Z" w16du:dateUtc="2025-12-24T16:06:00Z"/>
                <w:rFonts w:ascii="Arial" w:hAnsi="Arial" w:cs="Arial"/>
                <w:sz w:val="22"/>
                <w:szCs w:val="22"/>
              </w:rPr>
            </w:pPr>
            <w:ins w:id="429" w:author="Krishna Sanaka" w:date="2025-12-24T11:15:00Z" w16du:dateUtc="2025-12-24T16:15:00Z">
              <w:r>
                <w:rPr>
                  <w:rFonts w:ascii="Arial" w:hAnsi="Arial" w:cs="Arial"/>
                  <w:sz w:val="22"/>
                  <w:szCs w:val="22"/>
                </w:rPr>
                <w:t>177</w:t>
              </w:r>
            </w:ins>
          </w:p>
        </w:tc>
        <w:tc>
          <w:tcPr>
            <w:tcW w:w="1375" w:type="dxa"/>
          </w:tcPr>
          <w:p w14:paraId="441F6C79" w14:textId="7C4F995A" w:rsidR="003609FF" w:rsidRDefault="002242FD" w:rsidP="00FD703E">
            <w:pPr>
              <w:rPr>
                <w:ins w:id="430" w:author="Krishna Sanaka" w:date="2025-12-24T11:06:00Z" w16du:dateUtc="2025-12-24T16:06:00Z"/>
                <w:rFonts w:ascii="Arial" w:hAnsi="Arial" w:cs="Arial"/>
                <w:sz w:val="22"/>
                <w:szCs w:val="22"/>
              </w:rPr>
            </w:pPr>
            <w:ins w:id="431" w:author="Krishna Sanaka" w:date="2025-12-24T11:12:00Z" w16du:dateUtc="2025-12-24T16:12:00Z">
              <w:r>
                <w:rPr>
                  <w:rFonts w:ascii="Arial" w:hAnsi="Arial" w:cs="Arial"/>
                  <w:sz w:val="22"/>
                  <w:szCs w:val="22"/>
                </w:rPr>
                <w:t>1.02</w:t>
              </w:r>
            </w:ins>
          </w:p>
        </w:tc>
        <w:tc>
          <w:tcPr>
            <w:tcW w:w="1375" w:type="dxa"/>
          </w:tcPr>
          <w:p w14:paraId="04913866" w14:textId="76578FC0" w:rsidR="003609FF" w:rsidRDefault="00CB1430" w:rsidP="00FD703E">
            <w:pPr>
              <w:rPr>
                <w:ins w:id="432" w:author="Krishna Sanaka" w:date="2025-12-24T11:06:00Z" w16du:dateUtc="2025-12-24T16:06:00Z"/>
                <w:rFonts w:ascii="Arial" w:hAnsi="Arial" w:cs="Arial"/>
                <w:sz w:val="22"/>
                <w:szCs w:val="22"/>
              </w:rPr>
            </w:pPr>
            <w:ins w:id="433" w:author="Krishna Sanaka" w:date="2025-12-24T11:14:00Z" w16du:dateUtc="2025-12-24T16:14:00Z">
              <w:r>
                <w:rPr>
                  <w:rFonts w:ascii="Arial" w:hAnsi="Arial" w:cs="Arial"/>
                  <w:sz w:val="22"/>
                  <w:szCs w:val="22"/>
                </w:rPr>
                <w:t>779</w:t>
              </w:r>
            </w:ins>
          </w:p>
        </w:tc>
        <w:tc>
          <w:tcPr>
            <w:tcW w:w="1375" w:type="dxa"/>
          </w:tcPr>
          <w:p w14:paraId="522D5DBF" w14:textId="434EB6DC" w:rsidR="003609FF" w:rsidRDefault="003A5466" w:rsidP="00FD703E">
            <w:pPr>
              <w:rPr>
                <w:ins w:id="434" w:author="Krishna Sanaka" w:date="2025-12-24T11:06:00Z" w16du:dateUtc="2025-12-24T16:06:00Z"/>
                <w:rFonts w:ascii="Arial" w:hAnsi="Arial" w:cs="Arial"/>
                <w:sz w:val="22"/>
                <w:szCs w:val="22"/>
              </w:rPr>
            </w:pPr>
            <w:ins w:id="435" w:author="Krishna Sanaka" w:date="2025-12-24T11:11:00Z" w16du:dateUtc="2025-12-24T16:11:00Z">
              <w:r>
                <w:rPr>
                  <w:rFonts w:ascii="Arial" w:hAnsi="Arial" w:cs="Arial"/>
                  <w:sz w:val="22"/>
                  <w:szCs w:val="22"/>
                </w:rPr>
                <w:t>2.72 (</w:t>
              </w:r>
              <w:r w:rsidR="00601291">
                <w:rPr>
                  <w:rFonts w:ascii="Arial" w:hAnsi="Arial" w:cs="Arial"/>
                  <w:sz w:val="22"/>
                  <w:szCs w:val="22"/>
                </w:rPr>
                <w:t>1.88, 3.57)</w:t>
              </w:r>
            </w:ins>
          </w:p>
        </w:tc>
        <w:tc>
          <w:tcPr>
            <w:tcW w:w="1375" w:type="dxa"/>
          </w:tcPr>
          <w:p w14:paraId="3172472C" w14:textId="4009C873" w:rsidR="003609FF" w:rsidRPr="00E702D1" w:rsidRDefault="003609FF" w:rsidP="00FD703E">
            <w:pPr>
              <w:rPr>
                <w:ins w:id="436" w:author="Krishna Sanaka" w:date="2025-12-24T11:06:00Z" w16du:dateUtc="2025-12-24T16:06:00Z"/>
                <w:rFonts w:ascii="Arial" w:hAnsi="Arial" w:cs="Arial"/>
                <w:b/>
                <w:bCs/>
                <w:sz w:val="22"/>
                <w:szCs w:val="22"/>
              </w:rPr>
            </w:pPr>
            <w:ins w:id="437" w:author="Krishna Sanaka" w:date="2025-12-24T11:07:00Z" w16du:dateUtc="2025-12-24T16:07:00Z">
              <w:r w:rsidRPr="00E702D1">
                <w:rPr>
                  <w:rFonts w:ascii="Arial" w:hAnsi="Arial" w:cs="Arial"/>
                  <w:b/>
                  <w:bCs/>
                  <w:sz w:val="22"/>
                  <w:szCs w:val="22"/>
                </w:rPr>
                <w:t>&lt;0.001</w:t>
              </w:r>
            </w:ins>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42557DD7" w:rsidR="006F5ED8" w:rsidRPr="00E702D1" w:rsidRDefault="006F5ED8" w:rsidP="00FD703E">
            <w:pPr>
              <w:rPr>
                <w:rFonts w:ascii="Arial" w:hAnsi="Arial" w:cs="Arial"/>
                <w:sz w:val="22"/>
                <w:szCs w:val="22"/>
              </w:rPr>
            </w:pPr>
            <w:r w:rsidRPr="00E702D1">
              <w:rPr>
                <w:rFonts w:ascii="Arial" w:hAnsi="Arial" w:cs="Arial"/>
                <w:sz w:val="22"/>
                <w:szCs w:val="22"/>
              </w:rPr>
              <w:t>0.</w:t>
            </w:r>
            <w:ins w:id="438" w:author="Krishna Sanaka" w:date="2025-12-24T12:32:00Z" w16du:dateUtc="2025-12-24T17:32:00Z">
              <w:r w:rsidR="004F30C6">
                <w:rPr>
                  <w:rFonts w:ascii="Arial" w:hAnsi="Arial" w:cs="Arial"/>
                  <w:sz w:val="22"/>
                  <w:szCs w:val="22"/>
                </w:rPr>
                <w:t>35</w:t>
              </w:r>
            </w:ins>
            <w:del w:id="439" w:author="Krishna Sanaka" w:date="2025-12-24T12:32:00Z" w16du:dateUtc="2025-12-24T17:32:00Z">
              <w:r w:rsidRPr="00E702D1" w:rsidDel="004F30C6">
                <w:rPr>
                  <w:rFonts w:ascii="Arial" w:hAnsi="Arial" w:cs="Arial"/>
                  <w:sz w:val="22"/>
                  <w:szCs w:val="22"/>
                </w:rPr>
                <w:delText>28</w:delText>
              </w:r>
            </w:del>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7380BC33" w:rsidR="006F5ED8" w:rsidRPr="00E702D1" w:rsidRDefault="00677F4B" w:rsidP="00FD703E">
            <w:pPr>
              <w:rPr>
                <w:rFonts w:ascii="Arial" w:hAnsi="Arial" w:cs="Arial"/>
                <w:sz w:val="22"/>
                <w:szCs w:val="22"/>
              </w:rPr>
            </w:pPr>
            <w:ins w:id="440" w:author="Krishna Sanaka" w:date="2025-12-24T12:38:00Z" w16du:dateUtc="2025-12-24T17:38:00Z">
              <w:r>
                <w:rPr>
                  <w:rFonts w:ascii="Arial" w:hAnsi="Arial" w:cs="Arial"/>
                  <w:sz w:val="22"/>
                  <w:szCs w:val="22"/>
                </w:rPr>
                <w:t>1.05</w:t>
              </w:r>
            </w:ins>
            <w:del w:id="441" w:author="Krishna Sanaka" w:date="2025-12-24T12:38:00Z" w16du:dateUtc="2025-12-24T17:38:00Z">
              <w:r w:rsidR="006F5ED8" w:rsidDel="00677F4B">
                <w:rPr>
                  <w:rFonts w:ascii="Arial" w:hAnsi="Arial" w:cs="Arial"/>
                  <w:sz w:val="22"/>
                  <w:szCs w:val="22"/>
                </w:rPr>
                <w:delText>0.83</w:delText>
              </w:r>
            </w:del>
          </w:p>
        </w:tc>
        <w:tc>
          <w:tcPr>
            <w:tcW w:w="1375" w:type="dxa"/>
          </w:tcPr>
          <w:p w14:paraId="4C1AB3D0" w14:textId="361FA3CA" w:rsidR="006F5ED8" w:rsidRPr="00E702D1" w:rsidRDefault="006F5ED8" w:rsidP="00FD703E">
            <w:pPr>
              <w:rPr>
                <w:rFonts w:ascii="Arial" w:hAnsi="Arial" w:cs="Arial"/>
                <w:sz w:val="22"/>
                <w:szCs w:val="22"/>
              </w:rPr>
            </w:pPr>
            <w:r>
              <w:rPr>
                <w:rFonts w:ascii="Arial" w:hAnsi="Arial" w:cs="Arial"/>
                <w:sz w:val="22"/>
                <w:szCs w:val="22"/>
              </w:rPr>
              <w:t>3,53</w:t>
            </w:r>
            <w:ins w:id="442" w:author="Krishna Sanaka" w:date="2025-12-24T12:38:00Z" w16du:dateUtc="2025-12-24T17:38:00Z">
              <w:r w:rsidR="00677F4B">
                <w:rPr>
                  <w:rFonts w:ascii="Arial" w:hAnsi="Arial" w:cs="Arial"/>
                  <w:sz w:val="22"/>
                  <w:szCs w:val="22"/>
                </w:rPr>
                <w:t>1</w:t>
              </w:r>
            </w:ins>
            <w:del w:id="443" w:author="Krishna Sanaka" w:date="2025-12-24T12:38:00Z" w16du:dateUtc="2025-12-24T17:38:00Z">
              <w:r w:rsidDel="00677F4B">
                <w:rPr>
                  <w:rFonts w:ascii="Arial" w:hAnsi="Arial" w:cs="Arial"/>
                  <w:sz w:val="22"/>
                  <w:szCs w:val="22"/>
                </w:rPr>
                <w:delText>2</w:delText>
              </w:r>
            </w:del>
          </w:p>
        </w:tc>
        <w:tc>
          <w:tcPr>
            <w:tcW w:w="1375" w:type="dxa"/>
          </w:tcPr>
          <w:p w14:paraId="46CEC03B" w14:textId="16143E23" w:rsidR="006F5ED8" w:rsidRPr="00E702D1" w:rsidRDefault="006F5ED8" w:rsidP="00FD703E">
            <w:pPr>
              <w:rPr>
                <w:rFonts w:ascii="Arial" w:hAnsi="Arial" w:cs="Arial"/>
                <w:sz w:val="22"/>
                <w:szCs w:val="22"/>
              </w:rPr>
            </w:pPr>
            <w:r>
              <w:rPr>
                <w:rFonts w:ascii="Arial" w:hAnsi="Arial" w:cs="Arial"/>
                <w:sz w:val="22"/>
                <w:szCs w:val="22"/>
              </w:rPr>
              <w:t>4.0</w:t>
            </w:r>
            <w:ins w:id="444" w:author="Krishna Sanaka" w:date="2025-12-24T14:51:00Z" w16du:dateUtc="2025-12-24T19:51:00Z">
              <w:r w:rsidR="00370C39">
                <w:rPr>
                  <w:rFonts w:ascii="Arial" w:hAnsi="Arial" w:cs="Arial"/>
                  <w:sz w:val="22"/>
                  <w:szCs w:val="22"/>
                </w:rPr>
                <w:t>7</w:t>
              </w:r>
            </w:ins>
            <w:del w:id="445" w:author="Krishna Sanaka" w:date="2025-12-24T14:51:00Z" w16du:dateUtc="2025-12-24T19:51:00Z">
              <w:r w:rsidDel="00370C39">
                <w:rPr>
                  <w:rFonts w:ascii="Arial" w:hAnsi="Arial" w:cs="Arial"/>
                  <w:sz w:val="22"/>
                  <w:szCs w:val="22"/>
                </w:rPr>
                <w:delText>4</w:delText>
              </w:r>
            </w:del>
            <w:r>
              <w:rPr>
                <w:rFonts w:ascii="Arial" w:hAnsi="Arial" w:cs="Arial"/>
                <w:sz w:val="22"/>
                <w:szCs w:val="22"/>
              </w:rPr>
              <w:t xml:space="preserve"> (3.0</w:t>
            </w:r>
            <w:ins w:id="446" w:author="Krishna Sanaka" w:date="2025-12-24T14:51:00Z" w16du:dateUtc="2025-12-24T19:51:00Z">
              <w:r w:rsidR="00370C39">
                <w:rPr>
                  <w:rFonts w:ascii="Arial" w:hAnsi="Arial" w:cs="Arial"/>
                  <w:sz w:val="22"/>
                  <w:szCs w:val="22"/>
                </w:rPr>
                <w:t>7</w:t>
              </w:r>
            </w:ins>
            <w:del w:id="447" w:author="Krishna Sanaka" w:date="2025-12-24T14:51:00Z" w16du:dateUtc="2025-12-24T19:51:00Z">
              <w:r w:rsidDel="00370C39">
                <w:rPr>
                  <w:rFonts w:ascii="Arial" w:hAnsi="Arial" w:cs="Arial"/>
                  <w:sz w:val="22"/>
                  <w:szCs w:val="22"/>
                </w:rPr>
                <w:delText>3</w:delText>
              </w:r>
            </w:del>
            <w:r>
              <w:rPr>
                <w:rFonts w:ascii="Arial" w:hAnsi="Arial" w:cs="Arial"/>
                <w:sz w:val="22"/>
                <w:szCs w:val="22"/>
              </w:rPr>
              <w:t>, 5.</w:t>
            </w:r>
            <w:ins w:id="448" w:author="Krishna Sanaka" w:date="2025-12-24T14:52:00Z" w16du:dateUtc="2025-12-24T19:52:00Z">
              <w:r w:rsidR="00370C39">
                <w:rPr>
                  <w:rFonts w:ascii="Arial" w:hAnsi="Arial" w:cs="Arial"/>
                  <w:sz w:val="22"/>
                  <w:szCs w:val="22"/>
                </w:rPr>
                <w:t>1</w:t>
              </w:r>
            </w:ins>
            <w:del w:id="449" w:author="Krishna Sanaka" w:date="2025-12-24T14:52:00Z" w16du:dateUtc="2025-12-24T19:52:00Z">
              <w:r w:rsidDel="00370C39">
                <w:rPr>
                  <w:rFonts w:ascii="Arial" w:hAnsi="Arial" w:cs="Arial"/>
                  <w:sz w:val="22"/>
                  <w:szCs w:val="22"/>
                </w:rPr>
                <w:delText>07</w:delText>
              </w:r>
            </w:del>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727634D0" w:rsidR="006F5ED8" w:rsidRPr="00E702D1" w:rsidRDefault="006F5ED8" w:rsidP="00FD703E">
            <w:pPr>
              <w:rPr>
                <w:rFonts w:ascii="Arial" w:hAnsi="Arial" w:cs="Arial"/>
                <w:sz w:val="22"/>
                <w:szCs w:val="22"/>
              </w:rPr>
            </w:pPr>
            <w:r>
              <w:rPr>
                <w:rFonts w:ascii="Arial" w:hAnsi="Arial" w:cs="Arial"/>
                <w:sz w:val="22"/>
                <w:szCs w:val="22"/>
              </w:rPr>
              <w:t>0.0</w:t>
            </w:r>
            <w:ins w:id="450" w:author="Krishna Sanaka" w:date="2025-12-24T12:33:00Z" w16du:dateUtc="2025-12-24T17:33:00Z">
              <w:r w:rsidR="00A3425A">
                <w:rPr>
                  <w:rFonts w:ascii="Arial" w:hAnsi="Arial" w:cs="Arial"/>
                  <w:sz w:val="22"/>
                  <w:szCs w:val="22"/>
                </w:rPr>
                <w:t>8</w:t>
              </w:r>
            </w:ins>
            <w:del w:id="451" w:author="Krishna Sanaka" w:date="2025-12-24T12:33:00Z" w16du:dateUtc="2025-12-24T17:33:00Z">
              <w:r w:rsidDel="00A3425A">
                <w:rPr>
                  <w:rFonts w:ascii="Arial" w:hAnsi="Arial" w:cs="Arial"/>
                  <w:sz w:val="22"/>
                  <w:szCs w:val="22"/>
                </w:rPr>
                <w:delText>6</w:delText>
              </w:r>
            </w:del>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0FE41DB3" w:rsidR="006F5ED8" w:rsidRPr="00E702D1" w:rsidRDefault="006F5ED8" w:rsidP="00FD703E">
            <w:pPr>
              <w:rPr>
                <w:rFonts w:ascii="Arial" w:hAnsi="Arial" w:cs="Arial"/>
                <w:sz w:val="22"/>
                <w:szCs w:val="22"/>
              </w:rPr>
            </w:pPr>
            <w:r>
              <w:rPr>
                <w:rFonts w:ascii="Arial" w:hAnsi="Arial" w:cs="Arial"/>
                <w:sz w:val="22"/>
                <w:szCs w:val="22"/>
              </w:rPr>
              <w:t>0.2</w:t>
            </w:r>
            <w:ins w:id="452" w:author="Krishna Sanaka" w:date="2025-12-24T12:39:00Z" w16du:dateUtc="2025-12-24T17:39:00Z">
              <w:r w:rsidR="00247D2A">
                <w:rPr>
                  <w:rFonts w:ascii="Arial" w:hAnsi="Arial" w:cs="Arial"/>
                  <w:sz w:val="22"/>
                  <w:szCs w:val="22"/>
                </w:rPr>
                <w:t>7</w:t>
              </w:r>
            </w:ins>
            <w:del w:id="453" w:author="Krishna Sanaka" w:date="2025-12-24T12:39:00Z" w16du:dateUtc="2025-12-24T17:39:00Z">
              <w:r w:rsidDel="00247D2A">
                <w:rPr>
                  <w:rFonts w:ascii="Arial" w:hAnsi="Arial" w:cs="Arial"/>
                  <w:sz w:val="22"/>
                  <w:szCs w:val="22"/>
                </w:rPr>
                <w:delText>1</w:delText>
              </w:r>
            </w:del>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5A00C717" w:rsidR="006F5ED8" w:rsidRPr="00E702D1" w:rsidRDefault="006F5ED8" w:rsidP="00FD703E">
            <w:pPr>
              <w:rPr>
                <w:rFonts w:ascii="Arial" w:hAnsi="Arial" w:cs="Arial"/>
                <w:sz w:val="22"/>
                <w:szCs w:val="22"/>
              </w:rPr>
            </w:pPr>
            <w:r>
              <w:rPr>
                <w:rFonts w:ascii="Arial" w:hAnsi="Arial" w:cs="Arial"/>
                <w:sz w:val="22"/>
                <w:szCs w:val="22"/>
              </w:rPr>
              <w:t>5.</w:t>
            </w:r>
            <w:ins w:id="454" w:author="Krishna Sanaka" w:date="2025-12-24T14:52:00Z" w16du:dateUtc="2025-12-24T19:52:00Z">
              <w:r w:rsidR="00370C39">
                <w:rPr>
                  <w:rFonts w:ascii="Arial" w:hAnsi="Arial" w:cs="Arial"/>
                  <w:sz w:val="22"/>
                  <w:szCs w:val="22"/>
                </w:rPr>
                <w:t>54</w:t>
              </w:r>
            </w:ins>
            <w:del w:id="455" w:author="Krishna Sanaka" w:date="2025-12-24T14:52:00Z" w16du:dateUtc="2025-12-24T19:52:00Z">
              <w:r w:rsidDel="00370C39">
                <w:rPr>
                  <w:rFonts w:ascii="Arial" w:hAnsi="Arial" w:cs="Arial"/>
                  <w:sz w:val="22"/>
                  <w:szCs w:val="22"/>
                </w:rPr>
                <w:delText>27</w:delText>
              </w:r>
            </w:del>
            <w:r>
              <w:rPr>
                <w:rFonts w:ascii="Arial" w:hAnsi="Arial" w:cs="Arial"/>
                <w:sz w:val="22"/>
                <w:szCs w:val="22"/>
              </w:rPr>
              <w:t xml:space="preserve"> (4.</w:t>
            </w:r>
            <w:ins w:id="456" w:author="Krishna Sanaka" w:date="2025-12-24T14:52:00Z" w16du:dateUtc="2025-12-24T19:52:00Z">
              <w:r w:rsidR="00370C39">
                <w:rPr>
                  <w:rFonts w:ascii="Arial" w:hAnsi="Arial" w:cs="Arial"/>
                  <w:sz w:val="22"/>
                  <w:szCs w:val="22"/>
                </w:rPr>
                <w:t>48</w:t>
              </w:r>
            </w:ins>
            <w:del w:id="457" w:author="Krishna Sanaka" w:date="2025-12-24T14:52:00Z" w16du:dateUtc="2025-12-24T19:52:00Z">
              <w:r w:rsidDel="00370C39">
                <w:rPr>
                  <w:rFonts w:ascii="Arial" w:hAnsi="Arial" w:cs="Arial"/>
                  <w:sz w:val="22"/>
                  <w:szCs w:val="22"/>
                </w:rPr>
                <w:delText>19</w:delText>
              </w:r>
            </w:del>
            <w:r>
              <w:rPr>
                <w:rFonts w:ascii="Arial" w:hAnsi="Arial" w:cs="Arial"/>
                <w:sz w:val="22"/>
                <w:szCs w:val="22"/>
              </w:rPr>
              <w:t>, 6.</w:t>
            </w:r>
            <w:ins w:id="458" w:author="Krishna Sanaka" w:date="2025-12-24T14:52:00Z" w16du:dateUtc="2025-12-24T19:52:00Z">
              <w:r w:rsidR="00370C39">
                <w:rPr>
                  <w:rFonts w:ascii="Arial" w:hAnsi="Arial" w:cs="Arial"/>
                  <w:sz w:val="22"/>
                  <w:szCs w:val="22"/>
                </w:rPr>
                <w:t>61</w:t>
              </w:r>
            </w:ins>
            <w:del w:id="459" w:author="Krishna Sanaka" w:date="2025-12-24T14:52:00Z" w16du:dateUtc="2025-12-24T19:52:00Z">
              <w:r w:rsidDel="00370C39">
                <w:rPr>
                  <w:rFonts w:ascii="Arial" w:hAnsi="Arial" w:cs="Arial"/>
                  <w:sz w:val="22"/>
                  <w:szCs w:val="22"/>
                </w:rPr>
                <w:delText>36</w:delText>
              </w:r>
            </w:del>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lastRenderedPageBreak/>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1B00BA21" w:rsidR="006F5ED8" w:rsidRPr="00E702D1" w:rsidRDefault="006F5ED8" w:rsidP="00FD703E">
            <w:pPr>
              <w:rPr>
                <w:rFonts w:ascii="Arial" w:hAnsi="Arial" w:cs="Arial"/>
                <w:sz w:val="22"/>
                <w:szCs w:val="22"/>
              </w:rPr>
            </w:pPr>
            <w:r>
              <w:rPr>
                <w:rFonts w:ascii="Arial" w:hAnsi="Arial" w:cs="Arial"/>
                <w:sz w:val="22"/>
                <w:szCs w:val="22"/>
              </w:rPr>
              <w:t>0.0</w:t>
            </w:r>
            <w:ins w:id="460" w:author="Krishna Sanaka" w:date="2025-12-24T12:42:00Z" w16du:dateUtc="2025-12-24T17:42:00Z">
              <w:r w:rsidR="000C5FBD">
                <w:rPr>
                  <w:rFonts w:ascii="Arial" w:hAnsi="Arial" w:cs="Arial"/>
                  <w:sz w:val="22"/>
                  <w:szCs w:val="22"/>
                </w:rPr>
                <w:t>8</w:t>
              </w:r>
            </w:ins>
            <w:del w:id="461" w:author="Krishna Sanaka" w:date="2025-12-24T12:42:00Z" w16du:dateUtc="2025-12-24T17:42:00Z">
              <w:r w:rsidDel="000C5FBD">
                <w:rPr>
                  <w:rFonts w:ascii="Arial" w:hAnsi="Arial" w:cs="Arial"/>
                  <w:sz w:val="22"/>
                  <w:szCs w:val="22"/>
                </w:rPr>
                <w:delText>6</w:delText>
              </w:r>
            </w:del>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F5EEC3A" w:rsidR="006F5ED8" w:rsidRPr="00E702D1" w:rsidRDefault="002A4C16" w:rsidP="00FD703E">
            <w:pPr>
              <w:rPr>
                <w:rFonts w:ascii="Arial" w:hAnsi="Arial" w:cs="Arial"/>
                <w:sz w:val="22"/>
                <w:szCs w:val="22"/>
              </w:rPr>
            </w:pPr>
            <w:ins w:id="462" w:author="Krishna Sanaka" w:date="2025-12-24T14:52:00Z" w16du:dateUtc="2025-12-24T19:52:00Z">
              <w:r>
                <w:rPr>
                  <w:rFonts w:ascii="Arial" w:hAnsi="Arial" w:cs="Arial"/>
                  <w:sz w:val="22"/>
                  <w:szCs w:val="22"/>
                </w:rPr>
                <w:t>7.9</w:t>
              </w:r>
            </w:ins>
            <w:del w:id="463" w:author="Krishna Sanaka" w:date="2025-12-24T14:52:00Z" w16du:dateUtc="2025-12-24T19:52:00Z">
              <w:r w:rsidR="006F5ED8" w:rsidDel="002A4C16">
                <w:rPr>
                  <w:rFonts w:ascii="Arial" w:hAnsi="Arial" w:cs="Arial"/>
                  <w:sz w:val="22"/>
                  <w:szCs w:val="22"/>
                </w:rPr>
                <w:delText>6.85</w:delText>
              </w:r>
            </w:del>
            <w:r w:rsidR="006F5ED8">
              <w:rPr>
                <w:rFonts w:ascii="Arial" w:hAnsi="Arial" w:cs="Arial"/>
                <w:sz w:val="22"/>
                <w:szCs w:val="22"/>
              </w:rPr>
              <w:t xml:space="preserve"> (</w:t>
            </w:r>
            <w:del w:id="464" w:author="Krishna Sanaka" w:date="2025-12-24T14:52:00Z" w16du:dateUtc="2025-12-24T19:52:00Z">
              <w:r w:rsidR="006F5ED8" w:rsidDel="002A4C16">
                <w:rPr>
                  <w:rFonts w:ascii="Arial" w:hAnsi="Arial" w:cs="Arial"/>
                  <w:sz w:val="22"/>
                  <w:szCs w:val="22"/>
                </w:rPr>
                <w:delText>5.09</w:delText>
              </w:r>
            </w:del>
            <w:ins w:id="465" w:author="Krishna Sanaka" w:date="2025-12-24T14:52:00Z" w16du:dateUtc="2025-12-24T19:52:00Z">
              <w:r>
                <w:rPr>
                  <w:rFonts w:ascii="Arial" w:hAnsi="Arial" w:cs="Arial"/>
                  <w:sz w:val="22"/>
                  <w:szCs w:val="22"/>
                </w:rPr>
                <w:t>6.23</w:t>
              </w:r>
            </w:ins>
            <w:r w:rsidR="006F5ED8">
              <w:rPr>
                <w:rFonts w:ascii="Arial" w:hAnsi="Arial" w:cs="Arial"/>
                <w:sz w:val="22"/>
                <w:szCs w:val="22"/>
              </w:rPr>
              <w:t xml:space="preserve">, </w:t>
            </w:r>
            <w:del w:id="466" w:author="Krishna Sanaka" w:date="2025-12-24T14:53:00Z" w16du:dateUtc="2025-12-24T19:53:00Z">
              <w:r w:rsidR="006F5ED8" w:rsidDel="002A4C16">
                <w:rPr>
                  <w:rFonts w:ascii="Arial" w:hAnsi="Arial" w:cs="Arial"/>
                  <w:sz w:val="22"/>
                  <w:szCs w:val="22"/>
                </w:rPr>
                <w:delText>8.64</w:delText>
              </w:r>
            </w:del>
            <w:ins w:id="467" w:author="Krishna Sanaka" w:date="2025-12-24T14:53:00Z" w16du:dateUtc="2025-12-24T19:53:00Z">
              <w:r>
                <w:rPr>
                  <w:rFonts w:ascii="Arial" w:hAnsi="Arial" w:cs="Arial"/>
                  <w:sz w:val="22"/>
                  <w:szCs w:val="22"/>
                </w:rPr>
                <w:t>9.6</w:t>
              </w:r>
            </w:ins>
            <w:r w:rsidR="006F5ED8">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785C2F9D" w:rsidR="006F5ED8" w:rsidRPr="00E702D1" w:rsidRDefault="006F5ED8" w:rsidP="00FD703E">
            <w:pPr>
              <w:rPr>
                <w:rFonts w:ascii="Arial" w:hAnsi="Arial" w:cs="Arial"/>
                <w:sz w:val="22"/>
                <w:szCs w:val="22"/>
              </w:rPr>
            </w:pPr>
            <w:r w:rsidRPr="00E702D1">
              <w:rPr>
                <w:rFonts w:ascii="Arial" w:hAnsi="Arial" w:cs="Arial"/>
                <w:sz w:val="22"/>
                <w:szCs w:val="22"/>
              </w:rPr>
              <w:t>0.0</w:t>
            </w:r>
            <w:ins w:id="468" w:author="Krishna Sanaka" w:date="2025-12-24T12:35:00Z" w16du:dateUtc="2025-12-24T17:35:00Z">
              <w:r w:rsidR="00AA3F17">
                <w:rPr>
                  <w:rFonts w:ascii="Arial" w:hAnsi="Arial" w:cs="Arial"/>
                  <w:sz w:val="22"/>
                  <w:szCs w:val="22"/>
                </w:rPr>
                <w:t>9</w:t>
              </w:r>
            </w:ins>
            <w:del w:id="469" w:author="Krishna Sanaka" w:date="2025-12-24T12:35:00Z" w16du:dateUtc="2025-12-24T17:35:00Z">
              <w:r w:rsidRPr="00E702D1" w:rsidDel="00AA3F17">
                <w:rPr>
                  <w:rFonts w:ascii="Arial" w:hAnsi="Arial" w:cs="Arial"/>
                  <w:sz w:val="22"/>
                  <w:szCs w:val="22"/>
                </w:rPr>
                <w:delText>7</w:delText>
              </w:r>
            </w:del>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1B594623" w:rsidR="006F5ED8" w:rsidRPr="00E702D1" w:rsidRDefault="006F5ED8" w:rsidP="00FD703E">
            <w:pPr>
              <w:rPr>
                <w:rFonts w:ascii="Arial" w:hAnsi="Arial" w:cs="Arial"/>
                <w:sz w:val="22"/>
                <w:szCs w:val="22"/>
              </w:rPr>
            </w:pPr>
            <w:r>
              <w:rPr>
                <w:rFonts w:ascii="Arial" w:hAnsi="Arial" w:cs="Arial"/>
                <w:sz w:val="22"/>
                <w:szCs w:val="22"/>
              </w:rPr>
              <w:t>0.</w:t>
            </w:r>
            <w:ins w:id="470" w:author="Krishna Sanaka" w:date="2025-12-24T12:43:00Z" w16du:dateUtc="2025-12-24T17:43:00Z">
              <w:r w:rsidR="00AC7C7A">
                <w:rPr>
                  <w:rFonts w:ascii="Arial" w:hAnsi="Arial" w:cs="Arial"/>
                  <w:sz w:val="22"/>
                  <w:szCs w:val="22"/>
                </w:rPr>
                <w:t>35</w:t>
              </w:r>
            </w:ins>
            <w:del w:id="471" w:author="Krishna Sanaka" w:date="2025-12-24T12:43:00Z" w16du:dateUtc="2025-12-24T17:43:00Z">
              <w:r w:rsidDel="00AC7C7A">
                <w:rPr>
                  <w:rFonts w:ascii="Arial" w:hAnsi="Arial" w:cs="Arial"/>
                  <w:sz w:val="22"/>
                  <w:szCs w:val="22"/>
                </w:rPr>
                <w:delText>27</w:delText>
              </w:r>
            </w:del>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5FAA6004" w:rsidR="006F5ED8" w:rsidRPr="00E702D1" w:rsidRDefault="006F5ED8" w:rsidP="00FD703E">
            <w:pPr>
              <w:rPr>
                <w:rFonts w:ascii="Arial" w:hAnsi="Arial" w:cs="Arial"/>
                <w:sz w:val="22"/>
                <w:szCs w:val="22"/>
              </w:rPr>
            </w:pPr>
            <w:r>
              <w:rPr>
                <w:rFonts w:ascii="Arial" w:hAnsi="Arial" w:cs="Arial"/>
                <w:sz w:val="22"/>
                <w:szCs w:val="22"/>
              </w:rPr>
              <w:t>6.</w:t>
            </w:r>
            <w:ins w:id="472" w:author="Krishna Sanaka" w:date="2025-12-24T14:53:00Z" w16du:dateUtc="2025-12-24T19:53:00Z">
              <w:r w:rsidR="002A4C16">
                <w:rPr>
                  <w:rFonts w:ascii="Arial" w:hAnsi="Arial" w:cs="Arial"/>
                  <w:sz w:val="22"/>
                  <w:szCs w:val="22"/>
                </w:rPr>
                <w:t>99</w:t>
              </w:r>
            </w:ins>
            <w:del w:id="473" w:author="Krishna Sanaka" w:date="2025-12-24T14:53:00Z" w16du:dateUtc="2025-12-24T19:53:00Z">
              <w:r w:rsidDel="002A4C16">
                <w:rPr>
                  <w:rFonts w:ascii="Arial" w:hAnsi="Arial" w:cs="Arial"/>
                  <w:sz w:val="22"/>
                  <w:szCs w:val="22"/>
                </w:rPr>
                <w:delText>17</w:delText>
              </w:r>
            </w:del>
            <w:r>
              <w:rPr>
                <w:rFonts w:ascii="Arial" w:hAnsi="Arial" w:cs="Arial"/>
                <w:sz w:val="22"/>
                <w:szCs w:val="22"/>
              </w:rPr>
              <w:t xml:space="preserve"> (</w:t>
            </w:r>
            <w:del w:id="474" w:author="Krishna Sanaka" w:date="2025-12-24T14:53:00Z" w16du:dateUtc="2025-12-24T19:53:00Z">
              <w:r w:rsidDel="002A4C16">
                <w:rPr>
                  <w:rFonts w:ascii="Arial" w:hAnsi="Arial" w:cs="Arial"/>
                  <w:sz w:val="22"/>
                  <w:szCs w:val="22"/>
                </w:rPr>
                <w:delText>5.32</w:delText>
              </w:r>
            </w:del>
            <w:ins w:id="475" w:author="Krishna Sanaka" w:date="2025-12-24T14:53:00Z" w16du:dateUtc="2025-12-24T19:53:00Z">
              <w:r w:rsidR="002A4C16">
                <w:rPr>
                  <w:rFonts w:ascii="Arial" w:hAnsi="Arial" w:cs="Arial"/>
                  <w:sz w:val="22"/>
                  <w:szCs w:val="22"/>
                </w:rPr>
                <w:t>6.12</w:t>
              </w:r>
            </w:ins>
            <w:r>
              <w:rPr>
                <w:rFonts w:ascii="Arial" w:hAnsi="Arial" w:cs="Arial"/>
                <w:sz w:val="22"/>
                <w:szCs w:val="22"/>
              </w:rPr>
              <w:t>, 7.</w:t>
            </w:r>
            <w:del w:id="476" w:author="Krishna Sanaka" w:date="2025-12-24T14:53:00Z" w16du:dateUtc="2025-12-24T19:53:00Z">
              <w:r w:rsidDel="002A4C16">
                <w:rPr>
                  <w:rFonts w:ascii="Arial" w:hAnsi="Arial" w:cs="Arial"/>
                  <w:sz w:val="22"/>
                  <w:szCs w:val="22"/>
                </w:rPr>
                <w:delText>04</w:delText>
              </w:r>
            </w:del>
            <w:ins w:id="477" w:author="Krishna Sanaka" w:date="2025-12-24T14:53:00Z" w16du:dateUtc="2025-12-24T19:53:00Z">
              <w:r w:rsidR="002A4C16">
                <w:rPr>
                  <w:rFonts w:ascii="Arial" w:hAnsi="Arial" w:cs="Arial"/>
                  <w:sz w:val="22"/>
                  <w:szCs w:val="22"/>
                </w:rPr>
                <w:t>87</w:t>
              </w:r>
            </w:ins>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54A64798" w14:textId="67841629" w:rsidR="004C2CB2" w:rsidDel="00BD5EDF" w:rsidRDefault="00A17BB5" w:rsidP="00FD703E">
      <w:pPr>
        <w:spacing w:after="0" w:line="240" w:lineRule="auto"/>
        <w:rPr>
          <w:ins w:id="478" w:author="Krishna Sanaka" w:date="2025-12-24T14:56:00Z" w16du:dateUtc="2025-12-24T19:56:00Z"/>
          <w:del w:id="479" w:author="Sanaka, Krishna [2]" w:date="2025-12-29T17:49:00Z" w16du:dateUtc="2025-12-29T22:49:00Z"/>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w:t>
      </w:r>
      <w:ins w:id="480" w:author="Krishna Sanaka" w:date="2025-12-24T16:00:00Z" w16du:dateUtc="2025-12-24T21:00:00Z">
        <w:r w:rsidR="00C540DF">
          <w:rPr>
            <w:rFonts w:ascii="Arial" w:hAnsi="Arial" w:cs="Arial"/>
          </w:rPr>
          <w:t xml:space="preserve"> NH = Non-Hispanic;</w:t>
        </w:r>
      </w:ins>
      <w:r w:rsidR="00373DD1">
        <w:rPr>
          <w:rFonts w:ascii="Arial" w:hAnsi="Arial" w:cs="Arial"/>
        </w:rPr>
        <w:t xml:space="preserve"> 95% CI = 95% confidence interval.</w:t>
      </w:r>
    </w:p>
    <w:p w14:paraId="05094975" w14:textId="4B9FFEF5" w:rsidR="009C73EF" w:rsidDel="00BD5EDF" w:rsidRDefault="004C2CB2">
      <w:pPr>
        <w:spacing w:after="0" w:line="240" w:lineRule="auto"/>
        <w:rPr>
          <w:ins w:id="481" w:author="Krishna Sanaka" w:date="2025-12-25T11:29:00Z" w16du:dateUtc="2025-12-25T16:29:00Z"/>
          <w:del w:id="482" w:author="Sanaka, Krishna [2]" w:date="2025-12-29T17:49:00Z" w16du:dateUtc="2025-12-29T22:49:00Z"/>
          <w:rFonts w:ascii="Arial" w:hAnsi="Arial" w:cs="Arial"/>
        </w:rPr>
        <w:pPrChange w:id="483" w:author="Sanaka, Krishna [2]" w:date="2025-12-29T17:49:00Z" w16du:dateUtc="2025-12-29T22:49:00Z">
          <w:pPr/>
        </w:pPrChange>
      </w:pPr>
      <w:ins w:id="484" w:author="Krishna Sanaka" w:date="2025-12-24T14:56:00Z" w16du:dateUtc="2025-12-24T19:56:00Z">
        <w:del w:id="485" w:author="Sanaka, Krishna [2]" w:date="2025-12-29T17:49:00Z" w16du:dateUtc="2025-12-29T22:49:00Z">
          <w:r w:rsidDel="00BD5EDF">
            <w:rPr>
              <w:rFonts w:ascii="Arial" w:hAnsi="Arial" w:cs="Arial"/>
            </w:rPr>
            <w:br w:type="page"/>
          </w:r>
        </w:del>
      </w:ins>
      <w:bookmarkStart w:id="486" w:name="_Hlk217561824"/>
      <w:ins w:id="487" w:author="Krishna Sanaka" w:date="2025-12-25T11:29:00Z" w16du:dateUtc="2025-12-25T16:29:00Z">
        <w:del w:id="488" w:author="Sanaka, Krishna [2]" w:date="2025-12-29T17:49:00Z" w16du:dateUtc="2025-12-29T22:49:00Z">
          <w:r w:rsidR="009C73EF" w:rsidDel="00BD5EDF">
            <w:rPr>
              <w:rFonts w:ascii="Arial" w:hAnsi="Arial" w:cs="Arial"/>
              <w:b/>
              <w:bCs/>
            </w:rPr>
            <w:lastRenderedPageBreak/>
            <w:delText>Supplementary Table 1. Distribution of osteomyelitis-related deaths by age group and comorbidity in 1999 and 2023.</w:delText>
          </w:r>
          <w:bookmarkEnd w:id="486"/>
        </w:del>
      </w:ins>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C73EF" w:rsidDel="00BD5EDF" w14:paraId="6F0B73DF" w14:textId="1D514155" w:rsidTr="005C0842">
        <w:trPr>
          <w:ins w:id="489" w:author="Krishna Sanaka" w:date="2025-12-25T11:29:00Z"/>
          <w:del w:id="490" w:author="Sanaka, Krishna [2]" w:date="2025-12-29T17:49:00Z"/>
        </w:trPr>
        <w:tc>
          <w:tcPr>
            <w:tcW w:w="1558" w:type="dxa"/>
          </w:tcPr>
          <w:p w14:paraId="5053B2F8" w14:textId="58C9ED1B" w:rsidR="009C73EF" w:rsidRPr="005C0842" w:rsidDel="00BD5EDF" w:rsidRDefault="009C73EF" w:rsidP="00BD5EDF">
            <w:pPr>
              <w:rPr>
                <w:ins w:id="491" w:author="Krishna Sanaka" w:date="2025-12-25T11:29:00Z" w16du:dateUtc="2025-12-25T16:29:00Z"/>
                <w:del w:id="492" w:author="Sanaka, Krishna [2]" w:date="2025-12-29T17:49:00Z" w16du:dateUtc="2025-12-29T22:49:00Z"/>
                <w:rFonts w:ascii="Arial" w:hAnsi="Arial" w:cs="Arial"/>
                <w:b/>
                <w:bCs/>
              </w:rPr>
            </w:pPr>
            <w:ins w:id="493" w:author="Krishna Sanaka" w:date="2025-12-25T11:29:00Z" w16du:dateUtc="2025-12-25T16:29:00Z">
              <w:del w:id="494" w:author="Sanaka, Krishna [2]" w:date="2025-12-29T17:49:00Z" w16du:dateUtc="2025-12-29T22:49:00Z">
                <w:r w:rsidDel="00BD5EDF">
                  <w:rPr>
                    <w:rFonts w:ascii="Arial" w:hAnsi="Arial" w:cs="Arial"/>
                    <w:b/>
                    <w:bCs/>
                  </w:rPr>
                  <w:delText>Age Group</w:delText>
                </w:r>
              </w:del>
            </w:ins>
          </w:p>
        </w:tc>
        <w:tc>
          <w:tcPr>
            <w:tcW w:w="1558" w:type="dxa"/>
          </w:tcPr>
          <w:p w14:paraId="3605A70A" w14:textId="1088AF72" w:rsidR="009C73EF" w:rsidRPr="005C0842" w:rsidDel="00BD5EDF" w:rsidRDefault="009C73EF" w:rsidP="00BD5EDF">
            <w:pPr>
              <w:rPr>
                <w:ins w:id="495" w:author="Krishna Sanaka" w:date="2025-12-25T11:29:00Z" w16du:dateUtc="2025-12-25T16:29:00Z"/>
                <w:del w:id="496" w:author="Sanaka, Krishna [2]" w:date="2025-12-29T17:49:00Z" w16du:dateUtc="2025-12-29T22:49:00Z"/>
                <w:rFonts w:ascii="Arial" w:hAnsi="Arial" w:cs="Arial"/>
                <w:b/>
                <w:bCs/>
              </w:rPr>
            </w:pPr>
            <w:ins w:id="497" w:author="Krishna Sanaka" w:date="2025-12-25T11:29:00Z" w16du:dateUtc="2025-12-25T16:29:00Z">
              <w:del w:id="498" w:author="Sanaka, Krishna [2]" w:date="2025-12-29T17:49:00Z" w16du:dateUtc="2025-12-29T22:49:00Z">
                <w:r w:rsidDel="00BD5EDF">
                  <w:rPr>
                    <w:rFonts w:ascii="Arial" w:hAnsi="Arial" w:cs="Arial"/>
                    <w:b/>
                    <w:bCs/>
                  </w:rPr>
                  <w:delText>Total Deaths</w:delText>
                </w:r>
              </w:del>
            </w:ins>
          </w:p>
        </w:tc>
        <w:tc>
          <w:tcPr>
            <w:tcW w:w="1558" w:type="dxa"/>
          </w:tcPr>
          <w:p w14:paraId="11E60766" w14:textId="559F9239" w:rsidR="009C73EF" w:rsidRPr="005C0842" w:rsidDel="00BD5EDF" w:rsidRDefault="009C73EF" w:rsidP="00BD5EDF">
            <w:pPr>
              <w:rPr>
                <w:ins w:id="499" w:author="Krishna Sanaka" w:date="2025-12-25T11:29:00Z" w16du:dateUtc="2025-12-25T16:29:00Z"/>
                <w:del w:id="500" w:author="Sanaka, Krishna [2]" w:date="2025-12-29T17:49:00Z" w16du:dateUtc="2025-12-29T22:49:00Z"/>
                <w:rFonts w:ascii="Arial" w:hAnsi="Arial" w:cs="Arial"/>
                <w:b/>
                <w:bCs/>
              </w:rPr>
            </w:pPr>
            <w:ins w:id="501" w:author="Krishna Sanaka" w:date="2025-12-25T11:29:00Z" w16du:dateUtc="2025-12-25T16:29:00Z">
              <w:del w:id="502" w:author="Sanaka, Krishna [2]" w:date="2025-12-29T17:49:00Z" w16du:dateUtc="2025-12-29T22:49:00Z">
                <w:r w:rsidDel="00BD5EDF">
                  <w:rPr>
                    <w:rFonts w:ascii="Arial" w:hAnsi="Arial" w:cs="Arial"/>
                    <w:b/>
                    <w:bCs/>
                  </w:rPr>
                  <w:delText>Diabetes</w:delText>
                </w:r>
              </w:del>
            </w:ins>
          </w:p>
        </w:tc>
        <w:tc>
          <w:tcPr>
            <w:tcW w:w="1558" w:type="dxa"/>
          </w:tcPr>
          <w:p w14:paraId="40B68296" w14:textId="191FDC83" w:rsidR="009C73EF" w:rsidRPr="005C0842" w:rsidDel="00BD5EDF" w:rsidRDefault="009C73EF" w:rsidP="00BD5EDF">
            <w:pPr>
              <w:rPr>
                <w:ins w:id="503" w:author="Krishna Sanaka" w:date="2025-12-25T11:29:00Z" w16du:dateUtc="2025-12-25T16:29:00Z"/>
                <w:del w:id="504" w:author="Sanaka, Krishna [2]" w:date="2025-12-29T17:49:00Z" w16du:dateUtc="2025-12-29T22:49:00Z"/>
                <w:rFonts w:ascii="Arial" w:hAnsi="Arial" w:cs="Arial"/>
                <w:b/>
                <w:bCs/>
              </w:rPr>
            </w:pPr>
            <w:ins w:id="505" w:author="Krishna Sanaka" w:date="2025-12-25T11:29:00Z" w16du:dateUtc="2025-12-25T16:29:00Z">
              <w:del w:id="506" w:author="Sanaka, Krishna [2]" w:date="2025-12-29T17:49:00Z" w16du:dateUtc="2025-12-29T22:49:00Z">
                <w:r w:rsidDel="00BD5EDF">
                  <w:rPr>
                    <w:rFonts w:ascii="Arial" w:hAnsi="Arial" w:cs="Arial"/>
                    <w:b/>
                    <w:bCs/>
                  </w:rPr>
                  <w:delText>Peripheral Vascular Disease</w:delText>
                </w:r>
              </w:del>
            </w:ins>
          </w:p>
        </w:tc>
        <w:tc>
          <w:tcPr>
            <w:tcW w:w="1559" w:type="dxa"/>
          </w:tcPr>
          <w:p w14:paraId="34BC869D" w14:textId="2831DFF3" w:rsidR="009C73EF" w:rsidRPr="005C0842" w:rsidDel="00BD5EDF" w:rsidRDefault="009C73EF" w:rsidP="00BD5EDF">
            <w:pPr>
              <w:rPr>
                <w:ins w:id="507" w:author="Krishna Sanaka" w:date="2025-12-25T11:29:00Z" w16du:dateUtc="2025-12-25T16:29:00Z"/>
                <w:del w:id="508" w:author="Sanaka, Krishna [2]" w:date="2025-12-29T17:49:00Z" w16du:dateUtc="2025-12-29T22:49:00Z"/>
                <w:rFonts w:ascii="Arial" w:hAnsi="Arial" w:cs="Arial"/>
                <w:b/>
                <w:bCs/>
              </w:rPr>
            </w:pPr>
            <w:ins w:id="509" w:author="Krishna Sanaka" w:date="2025-12-25T11:29:00Z" w16du:dateUtc="2025-12-25T16:29:00Z">
              <w:del w:id="510" w:author="Sanaka, Krishna [2]" w:date="2025-12-29T17:49:00Z" w16du:dateUtc="2025-12-29T22:49:00Z">
                <w:r w:rsidDel="00BD5EDF">
                  <w:rPr>
                    <w:rFonts w:ascii="Arial" w:hAnsi="Arial" w:cs="Arial"/>
                    <w:b/>
                    <w:bCs/>
                  </w:rPr>
                  <w:delText>Trauma</w:delText>
                </w:r>
              </w:del>
            </w:ins>
          </w:p>
        </w:tc>
        <w:tc>
          <w:tcPr>
            <w:tcW w:w="1559" w:type="dxa"/>
          </w:tcPr>
          <w:p w14:paraId="3F8511DF" w14:textId="0BCEF31C" w:rsidR="009C73EF" w:rsidRPr="005C0842" w:rsidDel="00BD5EDF" w:rsidRDefault="009C73EF" w:rsidP="00BD5EDF">
            <w:pPr>
              <w:rPr>
                <w:ins w:id="511" w:author="Krishna Sanaka" w:date="2025-12-25T11:29:00Z" w16du:dateUtc="2025-12-25T16:29:00Z"/>
                <w:del w:id="512" w:author="Sanaka, Krishna [2]" w:date="2025-12-29T17:49:00Z" w16du:dateUtc="2025-12-29T22:49:00Z"/>
                <w:rFonts w:ascii="Arial" w:hAnsi="Arial" w:cs="Arial"/>
                <w:b/>
                <w:bCs/>
              </w:rPr>
            </w:pPr>
            <w:ins w:id="513" w:author="Krishna Sanaka" w:date="2025-12-25T11:29:00Z" w16du:dateUtc="2025-12-25T16:29:00Z">
              <w:del w:id="514" w:author="Sanaka, Krishna [2]" w:date="2025-12-29T17:49:00Z" w16du:dateUtc="2025-12-29T22:49:00Z">
                <w:r w:rsidDel="00BD5EDF">
                  <w:rPr>
                    <w:rFonts w:ascii="Arial" w:hAnsi="Arial" w:cs="Arial"/>
                    <w:b/>
                    <w:bCs/>
                  </w:rPr>
                  <w:delText>Decubitus Ulcer</w:delText>
                </w:r>
              </w:del>
            </w:ins>
          </w:p>
        </w:tc>
      </w:tr>
      <w:tr w:rsidR="009C73EF" w:rsidDel="00BD5EDF" w14:paraId="4DF20E29" w14:textId="76BD42CE" w:rsidTr="005C0842">
        <w:trPr>
          <w:ins w:id="515" w:author="Krishna Sanaka" w:date="2025-12-25T11:29:00Z"/>
          <w:del w:id="516" w:author="Sanaka, Krishna [2]" w:date="2025-12-29T17:49:00Z"/>
        </w:trPr>
        <w:tc>
          <w:tcPr>
            <w:tcW w:w="9350" w:type="dxa"/>
            <w:gridSpan w:val="6"/>
          </w:tcPr>
          <w:p w14:paraId="25692661" w14:textId="3A4B5309" w:rsidR="009C73EF" w:rsidDel="00BD5EDF" w:rsidRDefault="009C73EF" w:rsidP="00BD5EDF">
            <w:pPr>
              <w:rPr>
                <w:ins w:id="517" w:author="Krishna Sanaka" w:date="2025-12-25T11:29:00Z" w16du:dateUtc="2025-12-25T16:29:00Z"/>
                <w:del w:id="518" w:author="Sanaka, Krishna [2]" w:date="2025-12-29T17:49:00Z" w16du:dateUtc="2025-12-29T22:49:00Z"/>
                <w:rFonts w:ascii="Arial" w:hAnsi="Arial" w:cs="Arial"/>
              </w:rPr>
            </w:pPr>
            <w:ins w:id="519" w:author="Krishna Sanaka" w:date="2025-12-25T11:29:00Z" w16du:dateUtc="2025-12-25T16:29:00Z">
              <w:del w:id="520" w:author="Sanaka, Krishna [2]" w:date="2025-12-29T17:49:00Z" w16du:dateUtc="2025-12-29T22:49:00Z">
                <w:r w:rsidDel="00BD5EDF">
                  <w:rPr>
                    <w:rFonts w:ascii="Arial" w:hAnsi="Arial" w:cs="Arial"/>
                  </w:rPr>
                  <w:delText>1999</w:delText>
                </w:r>
              </w:del>
            </w:ins>
          </w:p>
        </w:tc>
      </w:tr>
      <w:tr w:rsidR="009C73EF" w:rsidDel="00BD5EDF" w14:paraId="05B103C6" w14:textId="5F9B726D" w:rsidTr="005C0842">
        <w:trPr>
          <w:ins w:id="521" w:author="Krishna Sanaka" w:date="2025-12-25T11:29:00Z"/>
          <w:del w:id="522" w:author="Sanaka, Krishna [2]" w:date="2025-12-29T17:49:00Z"/>
        </w:trPr>
        <w:tc>
          <w:tcPr>
            <w:tcW w:w="1558" w:type="dxa"/>
          </w:tcPr>
          <w:p w14:paraId="5A161A34" w14:textId="2B6054F0" w:rsidR="009C73EF" w:rsidDel="00BD5EDF" w:rsidRDefault="009C73EF" w:rsidP="00BD5EDF">
            <w:pPr>
              <w:rPr>
                <w:ins w:id="523" w:author="Krishna Sanaka" w:date="2025-12-25T11:29:00Z" w16du:dateUtc="2025-12-25T16:29:00Z"/>
                <w:del w:id="524" w:author="Sanaka, Krishna [2]" w:date="2025-12-29T17:49:00Z" w16du:dateUtc="2025-12-29T22:49:00Z"/>
                <w:rFonts w:ascii="Arial" w:hAnsi="Arial" w:cs="Arial"/>
              </w:rPr>
            </w:pPr>
            <w:ins w:id="525" w:author="Krishna Sanaka" w:date="2025-12-25T11:29:00Z" w16du:dateUtc="2025-12-25T16:29:00Z">
              <w:del w:id="526" w:author="Sanaka, Krishna [2]" w:date="2025-12-29T17:49:00Z" w16du:dateUtc="2025-12-29T22:49:00Z">
                <w:r w:rsidDel="00BD5EDF">
                  <w:rPr>
                    <w:rFonts w:ascii="Arial" w:hAnsi="Arial" w:cs="Arial"/>
                  </w:rPr>
                  <w:delText>15-34</w:delText>
                </w:r>
              </w:del>
            </w:ins>
          </w:p>
        </w:tc>
        <w:tc>
          <w:tcPr>
            <w:tcW w:w="1558" w:type="dxa"/>
          </w:tcPr>
          <w:p w14:paraId="1CF81888" w14:textId="128CE9B1" w:rsidR="009C73EF" w:rsidDel="00BD5EDF" w:rsidRDefault="009C73EF" w:rsidP="00BD5EDF">
            <w:pPr>
              <w:rPr>
                <w:ins w:id="527" w:author="Krishna Sanaka" w:date="2025-12-25T11:29:00Z" w16du:dateUtc="2025-12-25T16:29:00Z"/>
                <w:del w:id="528" w:author="Sanaka, Krishna [2]" w:date="2025-12-29T17:49:00Z" w16du:dateUtc="2025-12-29T22:49:00Z"/>
                <w:rFonts w:ascii="Arial" w:hAnsi="Arial" w:cs="Arial"/>
              </w:rPr>
            </w:pPr>
            <w:ins w:id="529" w:author="Krishna Sanaka" w:date="2025-12-25T11:29:00Z" w16du:dateUtc="2025-12-25T16:29:00Z">
              <w:del w:id="530" w:author="Sanaka, Krishna [2]" w:date="2025-12-29T17:49:00Z" w16du:dateUtc="2025-12-29T22:49:00Z">
                <w:r w:rsidDel="00BD5EDF">
                  <w:rPr>
                    <w:rFonts w:ascii="Arial" w:hAnsi="Arial" w:cs="Arial"/>
                  </w:rPr>
                  <w:delText>17</w:delText>
                </w:r>
              </w:del>
            </w:ins>
          </w:p>
        </w:tc>
        <w:tc>
          <w:tcPr>
            <w:tcW w:w="1558" w:type="dxa"/>
          </w:tcPr>
          <w:p w14:paraId="74D1D280" w14:textId="3E7EFC50" w:rsidR="009C73EF" w:rsidDel="00BD5EDF" w:rsidRDefault="009C73EF" w:rsidP="00BD5EDF">
            <w:pPr>
              <w:rPr>
                <w:ins w:id="531" w:author="Krishna Sanaka" w:date="2025-12-25T11:29:00Z" w16du:dateUtc="2025-12-25T16:29:00Z"/>
                <w:del w:id="532" w:author="Sanaka, Krishna [2]" w:date="2025-12-29T17:49:00Z" w16du:dateUtc="2025-12-29T22:49:00Z"/>
                <w:rFonts w:ascii="Arial" w:hAnsi="Arial" w:cs="Arial"/>
              </w:rPr>
            </w:pPr>
            <w:ins w:id="533" w:author="Krishna Sanaka" w:date="2025-12-25T11:29:00Z" w16du:dateUtc="2025-12-25T16:29:00Z">
              <w:del w:id="534" w:author="Sanaka, Krishna [2]" w:date="2025-12-29T17:49:00Z" w16du:dateUtc="2025-12-29T22:49:00Z">
                <w:r w:rsidDel="00BD5EDF">
                  <w:rPr>
                    <w:rFonts w:ascii="Arial" w:hAnsi="Arial" w:cs="Arial"/>
                  </w:rPr>
                  <w:delText>N/A</w:delText>
                </w:r>
              </w:del>
            </w:ins>
          </w:p>
        </w:tc>
        <w:tc>
          <w:tcPr>
            <w:tcW w:w="1558" w:type="dxa"/>
          </w:tcPr>
          <w:p w14:paraId="30856213" w14:textId="791DA50F" w:rsidR="009C73EF" w:rsidDel="00BD5EDF" w:rsidRDefault="009C73EF" w:rsidP="00BD5EDF">
            <w:pPr>
              <w:rPr>
                <w:ins w:id="535" w:author="Krishna Sanaka" w:date="2025-12-25T11:29:00Z" w16du:dateUtc="2025-12-25T16:29:00Z"/>
                <w:del w:id="536" w:author="Sanaka, Krishna [2]" w:date="2025-12-29T17:49:00Z" w16du:dateUtc="2025-12-29T22:49:00Z"/>
                <w:rFonts w:ascii="Arial" w:hAnsi="Arial" w:cs="Arial"/>
              </w:rPr>
            </w:pPr>
            <w:ins w:id="537" w:author="Krishna Sanaka" w:date="2025-12-25T11:29:00Z" w16du:dateUtc="2025-12-25T16:29:00Z">
              <w:del w:id="538" w:author="Sanaka, Krishna [2]" w:date="2025-12-29T17:49:00Z" w16du:dateUtc="2025-12-29T22:49:00Z">
                <w:r w:rsidDel="00BD5EDF">
                  <w:rPr>
                    <w:rFonts w:ascii="Arial" w:hAnsi="Arial" w:cs="Arial"/>
                  </w:rPr>
                  <w:delText>N/A</w:delText>
                </w:r>
              </w:del>
            </w:ins>
          </w:p>
        </w:tc>
        <w:tc>
          <w:tcPr>
            <w:tcW w:w="1559" w:type="dxa"/>
          </w:tcPr>
          <w:p w14:paraId="08104A33" w14:textId="4A719935" w:rsidR="009C73EF" w:rsidDel="00BD5EDF" w:rsidRDefault="009C73EF" w:rsidP="00BD5EDF">
            <w:pPr>
              <w:rPr>
                <w:ins w:id="539" w:author="Krishna Sanaka" w:date="2025-12-25T11:29:00Z" w16du:dateUtc="2025-12-25T16:29:00Z"/>
                <w:del w:id="540" w:author="Sanaka, Krishna [2]" w:date="2025-12-29T17:49:00Z" w16du:dateUtc="2025-12-29T22:49:00Z"/>
                <w:rFonts w:ascii="Arial" w:hAnsi="Arial" w:cs="Arial"/>
              </w:rPr>
            </w:pPr>
            <w:ins w:id="541" w:author="Krishna Sanaka" w:date="2025-12-25T11:29:00Z" w16du:dateUtc="2025-12-25T16:29:00Z">
              <w:del w:id="542" w:author="Sanaka, Krishna [2]" w:date="2025-12-29T17:49:00Z" w16du:dateUtc="2025-12-29T22:49:00Z">
                <w:r w:rsidDel="00BD5EDF">
                  <w:rPr>
                    <w:rFonts w:ascii="Arial" w:hAnsi="Arial" w:cs="Arial"/>
                  </w:rPr>
                  <w:delText>N/A</w:delText>
                </w:r>
              </w:del>
            </w:ins>
          </w:p>
        </w:tc>
        <w:tc>
          <w:tcPr>
            <w:tcW w:w="1559" w:type="dxa"/>
          </w:tcPr>
          <w:p w14:paraId="73FB2B17" w14:textId="02505A0E" w:rsidR="009C73EF" w:rsidDel="00BD5EDF" w:rsidRDefault="009C73EF" w:rsidP="00BD5EDF">
            <w:pPr>
              <w:rPr>
                <w:ins w:id="543" w:author="Krishna Sanaka" w:date="2025-12-25T11:29:00Z" w16du:dateUtc="2025-12-25T16:29:00Z"/>
                <w:del w:id="544" w:author="Sanaka, Krishna [2]" w:date="2025-12-29T17:49:00Z" w16du:dateUtc="2025-12-29T22:49:00Z"/>
                <w:rFonts w:ascii="Arial" w:hAnsi="Arial" w:cs="Arial"/>
              </w:rPr>
            </w:pPr>
            <w:ins w:id="545" w:author="Krishna Sanaka" w:date="2025-12-25T11:29:00Z" w16du:dateUtc="2025-12-25T16:29:00Z">
              <w:del w:id="546" w:author="Sanaka, Krishna [2]" w:date="2025-12-29T17:49:00Z" w16du:dateUtc="2025-12-29T22:49:00Z">
                <w:r w:rsidDel="00BD5EDF">
                  <w:rPr>
                    <w:rFonts w:ascii="Arial" w:hAnsi="Arial" w:cs="Arial"/>
                  </w:rPr>
                  <w:delText>N/A</w:delText>
                </w:r>
              </w:del>
            </w:ins>
          </w:p>
        </w:tc>
      </w:tr>
      <w:tr w:rsidR="009C73EF" w:rsidDel="00BD5EDF" w14:paraId="2C323571" w14:textId="18E4ED7F" w:rsidTr="005C0842">
        <w:trPr>
          <w:ins w:id="547" w:author="Krishna Sanaka" w:date="2025-12-25T11:29:00Z"/>
          <w:del w:id="548" w:author="Sanaka, Krishna [2]" w:date="2025-12-29T17:49:00Z"/>
        </w:trPr>
        <w:tc>
          <w:tcPr>
            <w:tcW w:w="1558" w:type="dxa"/>
          </w:tcPr>
          <w:p w14:paraId="72EA847D" w14:textId="2BAE83F1" w:rsidR="009C73EF" w:rsidDel="00BD5EDF" w:rsidRDefault="009C73EF" w:rsidP="00BD5EDF">
            <w:pPr>
              <w:rPr>
                <w:ins w:id="549" w:author="Krishna Sanaka" w:date="2025-12-25T11:29:00Z" w16du:dateUtc="2025-12-25T16:29:00Z"/>
                <w:del w:id="550" w:author="Sanaka, Krishna [2]" w:date="2025-12-29T17:49:00Z" w16du:dateUtc="2025-12-29T22:49:00Z"/>
                <w:rFonts w:ascii="Arial" w:hAnsi="Arial" w:cs="Arial"/>
              </w:rPr>
            </w:pPr>
            <w:ins w:id="551" w:author="Krishna Sanaka" w:date="2025-12-25T11:29:00Z" w16du:dateUtc="2025-12-25T16:29:00Z">
              <w:del w:id="552" w:author="Sanaka, Krishna [2]" w:date="2025-12-29T17:49:00Z" w16du:dateUtc="2025-12-29T22:49:00Z">
                <w:r w:rsidDel="00BD5EDF">
                  <w:rPr>
                    <w:rFonts w:ascii="Arial" w:hAnsi="Arial" w:cs="Arial"/>
                  </w:rPr>
                  <w:delText>35-64</w:delText>
                </w:r>
              </w:del>
            </w:ins>
          </w:p>
        </w:tc>
        <w:tc>
          <w:tcPr>
            <w:tcW w:w="1558" w:type="dxa"/>
          </w:tcPr>
          <w:p w14:paraId="29E9AD24" w14:textId="1E0C7DDE" w:rsidR="009C73EF" w:rsidDel="00BD5EDF" w:rsidRDefault="009C73EF" w:rsidP="00BD5EDF">
            <w:pPr>
              <w:rPr>
                <w:ins w:id="553" w:author="Krishna Sanaka" w:date="2025-12-25T11:29:00Z" w16du:dateUtc="2025-12-25T16:29:00Z"/>
                <w:del w:id="554" w:author="Sanaka, Krishna [2]" w:date="2025-12-29T17:49:00Z" w16du:dateUtc="2025-12-29T22:49:00Z"/>
                <w:rFonts w:ascii="Arial" w:hAnsi="Arial" w:cs="Arial"/>
              </w:rPr>
            </w:pPr>
            <w:ins w:id="555" w:author="Krishna Sanaka" w:date="2025-12-25T11:29:00Z" w16du:dateUtc="2025-12-25T16:29:00Z">
              <w:del w:id="556" w:author="Sanaka, Krishna [2]" w:date="2025-12-29T17:49:00Z" w16du:dateUtc="2025-12-29T22:49:00Z">
                <w:r w:rsidDel="00BD5EDF">
                  <w:rPr>
                    <w:rFonts w:ascii="Arial" w:hAnsi="Arial" w:cs="Arial"/>
                  </w:rPr>
                  <w:delText>439</w:delText>
                </w:r>
              </w:del>
            </w:ins>
          </w:p>
        </w:tc>
        <w:tc>
          <w:tcPr>
            <w:tcW w:w="1558" w:type="dxa"/>
          </w:tcPr>
          <w:p w14:paraId="04A40FFB" w14:textId="16ECF24C" w:rsidR="009C73EF" w:rsidDel="00BD5EDF" w:rsidRDefault="009C73EF" w:rsidP="00BD5EDF">
            <w:pPr>
              <w:rPr>
                <w:ins w:id="557" w:author="Krishna Sanaka" w:date="2025-12-25T11:29:00Z" w16du:dateUtc="2025-12-25T16:29:00Z"/>
                <w:del w:id="558" w:author="Sanaka, Krishna [2]" w:date="2025-12-29T17:49:00Z" w16du:dateUtc="2025-12-29T22:49:00Z"/>
                <w:rFonts w:ascii="Arial" w:hAnsi="Arial" w:cs="Arial"/>
              </w:rPr>
            </w:pPr>
            <w:ins w:id="559" w:author="Krishna Sanaka" w:date="2025-12-25T11:29:00Z" w16du:dateUtc="2025-12-25T16:29:00Z">
              <w:del w:id="560" w:author="Sanaka, Krishna [2]" w:date="2025-12-29T17:49:00Z" w16du:dateUtc="2025-12-29T22:49:00Z">
                <w:r w:rsidDel="00BD5EDF">
                  <w:rPr>
                    <w:rFonts w:ascii="Arial" w:hAnsi="Arial" w:cs="Arial"/>
                  </w:rPr>
                  <w:delText>174 (39.6</w:delText>
                </w:r>
              </w:del>
            </w:ins>
            <w:ins w:id="561" w:author="Krishna Sanaka" w:date="2025-12-25T13:20:00Z" w16du:dateUtc="2025-12-25T18:20:00Z">
              <w:del w:id="562" w:author="Sanaka, Krishna [2]" w:date="2025-12-29T17:49:00Z" w16du:dateUtc="2025-12-29T22:49:00Z">
                <w:r w:rsidR="009470BC" w:rsidDel="00BD5EDF">
                  <w:rPr>
                    <w:rFonts w:ascii="Arial" w:hAnsi="Arial" w:cs="Arial"/>
                  </w:rPr>
                  <w:delText>4</w:delText>
                </w:r>
              </w:del>
            </w:ins>
            <w:ins w:id="563" w:author="Krishna Sanaka" w:date="2025-12-25T11:29:00Z" w16du:dateUtc="2025-12-25T16:29:00Z">
              <w:del w:id="564" w:author="Sanaka, Krishna [2]" w:date="2025-12-29T17:49:00Z" w16du:dateUtc="2025-12-29T22:49:00Z">
                <w:r w:rsidDel="00BD5EDF">
                  <w:rPr>
                    <w:rFonts w:ascii="Arial" w:hAnsi="Arial" w:cs="Arial"/>
                  </w:rPr>
                  <w:delText>%)</w:delText>
                </w:r>
              </w:del>
            </w:ins>
          </w:p>
        </w:tc>
        <w:tc>
          <w:tcPr>
            <w:tcW w:w="1558" w:type="dxa"/>
          </w:tcPr>
          <w:p w14:paraId="2505B1C1" w14:textId="4D6B7C6C" w:rsidR="009C73EF" w:rsidDel="00BD5EDF" w:rsidRDefault="009C73EF" w:rsidP="00BD5EDF">
            <w:pPr>
              <w:rPr>
                <w:ins w:id="565" w:author="Krishna Sanaka" w:date="2025-12-25T11:29:00Z" w16du:dateUtc="2025-12-25T16:29:00Z"/>
                <w:del w:id="566" w:author="Sanaka, Krishna [2]" w:date="2025-12-29T17:49:00Z" w16du:dateUtc="2025-12-29T22:49:00Z"/>
                <w:rFonts w:ascii="Arial" w:hAnsi="Arial" w:cs="Arial"/>
              </w:rPr>
            </w:pPr>
            <w:ins w:id="567" w:author="Krishna Sanaka" w:date="2025-12-25T11:29:00Z" w16du:dateUtc="2025-12-25T16:29:00Z">
              <w:del w:id="568" w:author="Sanaka, Krishna [2]" w:date="2025-12-29T17:49:00Z" w16du:dateUtc="2025-12-29T22:49:00Z">
                <w:r w:rsidDel="00BD5EDF">
                  <w:rPr>
                    <w:rFonts w:ascii="Arial" w:hAnsi="Arial" w:cs="Arial"/>
                  </w:rPr>
                  <w:delText>13 (</w:delText>
                </w:r>
              </w:del>
            </w:ins>
            <w:ins w:id="569" w:author="Krishna Sanaka" w:date="2025-12-25T13:20:00Z" w16du:dateUtc="2025-12-25T18:20:00Z">
              <w:del w:id="570" w:author="Sanaka, Krishna [2]" w:date="2025-12-29T17:49:00Z" w16du:dateUtc="2025-12-29T22:49:00Z">
                <w:r w:rsidR="009470BC" w:rsidDel="00BD5EDF">
                  <w:rPr>
                    <w:rFonts w:ascii="Arial" w:hAnsi="Arial" w:cs="Arial"/>
                  </w:rPr>
                  <w:delText>2.96</w:delText>
                </w:r>
              </w:del>
            </w:ins>
            <w:ins w:id="571" w:author="Krishna Sanaka" w:date="2025-12-25T11:29:00Z" w16du:dateUtc="2025-12-25T16:29:00Z">
              <w:del w:id="572" w:author="Sanaka, Krishna [2]" w:date="2025-12-29T17:49:00Z" w16du:dateUtc="2025-12-29T22:49:00Z">
                <w:r w:rsidDel="00BD5EDF">
                  <w:rPr>
                    <w:rFonts w:ascii="Arial" w:hAnsi="Arial" w:cs="Arial"/>
                  </w:rPr>
                  <w:delText>%)</w:delText>
                </w:r>
              </w:del>
            </w:ins>
          </w:p>
        </w:tc>
        <w:tc>
          <w:tcPr>
            <w:tcW w:w="1559" w:type="dxa"/>
          </w:tcPr>
          <w:p w14:paraId="6680FAF9" w14:textId="4B589BD4" w:rsidR="009C73EF" w:rsidDel="00BD5EDF" w:rsidRDefault="009C73EF" w:rsidP="00BD5EDF">
            <w:pPr>
              <w:rPr>
                <w:ins w:id="573" w:author="Krishna Sanaka" w:date="2025-12-25T11:29:00Z" w16du:dateUtc="2025-12-25T16:29:00Z"/>
                <w:del w:id="574" w:author="Sanaka, Krishna [2]" w:date="2025-12-29T17:49:00Z" w16du:dateUtc="2025-12-29T22:49:00Z"/>
                <w:rFonts w:ascii="Arial" w:hAnsi="Arial" w:cs="Arial"/>
              </w:rPr>
            </w:pPr>
            <w:ins w:id="575" w:author="Krishna Sanaka" w:date="2025-12-25T11:29:00Z" w16du:dateUtc="2025-12-25T16:29:00Z">
              <w:del w:id="576" w:author="Sanaka, Krishna [2]" w:date="2025-12-29T17:49:00Z" w16du:dateUtc="2025-12-29T22:49:00Z">
                <w:r w:rsidDel="00BD5EDF">
                  <w:rPr>
                    <w:rFonts w:ascii="Arial" w:hAnsi="Arial" w:cs="Arial"/>
                  </w:rPr>
                  <w:delText>16* (3.</w:delText>
                </w:r>
              </w:del>
            </w:ins>
            <w:ins w:id="577" w:author="Krishna Sanaka" w:date="2025-12-25T13:20:00Z" w16du:dateUtc="2025-12-25T18:20:00Z">
              <w:del w:id="578" w:author="Sanaka, Krishna [2]" w:date="2025-12-29T17:49:00Z" w16du:dateUtc="2025-12-29T22:49:00Z">
                <w:r w:rsidR="009470BC" w:rsidDel="00BD5EDF">
                  <w:rPr>
                    <w:rFonts w:ascii="Arial" w:hAnsi="Arial" w:cs="Arial"/>
                  </w:rPr>
                  <w:delText>65</w:delText>
                </w:r>
              </w:del>
            </w:ins>
            <w:ins w:id="579" w:author="Krishna Sanaka" w:date="2025-12-25T11:29:00Z" w16du:dateUtc="2025-12-25T16:29:00Z">
              <w:del w:id="580" w:author="Sanaka, Krishna [2]" w:date="2025-12-29T17:49:00Z" w16du:dateUtc="2025-12-29T22:49:00Z">
                <w:r w:rsidDel="00BD5EDF">
                  <w:rPr>
                    <w:rFonts w:ascii="Arial" w:hAnsi="Arial" w:cs="Arial"/>
                  </w:rPr>
                  <w:delText>%)</w:delText>
                </w:r>
              </w:del>
            </w:ins>
          </w:p>
        </w:tc>
        <w:tc>
          <w:tcPr>
            <w:tcW w:w="1559" w:type="dxa"/>
          </w:tcPr>
          <w:p w14:paraId="7D2915B1" w14:textId="5F1A8ECB" w:rsidR="009C73EF" w:rsidDel="00BD5EDF" w:rsidRDefault="009C73EF" w:rsidP="00BD5EDF">
            <w:pPr>
              <w:rPr>
                <w:ins w:id="581" w:author="Krishna Sanaka" w:date="2025-12-25T11:29:00Z" w16du:dateUtc="2025-12-25T16:29:00Z"/>
                <w:del w:id="582" w:author="Sanaka, Krishna [2]" w:date="2025-12-29T17:49:00Z" w16du:dateUtc="2025-12-29T22:49:00Z"/>
                <w:rFonts w:ascii="Arial" w:hAnsi="Arial" w:cs="Arial"/>
              </w:rPr>
            </w:pPr>
            <w:ins w:id="583" w:author="Krishna Sanaka" w:date="2025-12-25T11:29:00Z" w16du:dateUtc="2025-12-25T16:29:00Z">
              <w:del w:id="584" w:author="Sanaka, Krishna [2]" w:date="2025-12-29T17:49:00Z" w16du:dateUtc="2025-12-29T22:49:00Z">
                <w:r w:rsidDel="00BD5EDF">
                  <w:rPr>
                    <w:rFonts w:ascii="Arial" w:hAnsi="Arial" w:cs="Arial"/>
                  </w:rPr>
                  <w:delText>35 (</w:delText>
                </w:r>
              </w:del>
            </w:ins>
            <w:ins w:id="585" w:author="Krishna Sanaka" w:date="2025-12-25T13:20:00Z" w16du:dateUtc="2025-12-25T18:20:00Z">
              <w:del w:id="586" w:author="Sanaka, Krishna [2]" w:date="2025-12-29T17:49:00Z" w16du:dateUtc="2025-12-29T22:49:00Z">
                <w:r w:rsidR="009470BC" w:rsidDel="00BD5EDF">
                  <w:rPr>
                    <w:rFonts w:ascii="Arial" w:hAnsi="Arial" w:cs="Arial"/>
                  </w:rPr>
                  <w:delText>7.97</w:delText>
                </w:r>
              </w:del>
            </w:ins>
            <w:ins w:id="587" w:author="Krishna Sanaka" w:date="2025-12-25T11:29:00Z" w16du:dateUtc="2025-12-25T16:29:00Z">
              <w:del w:id="588" w:author="Sanaka, Krishna [2]" w:date="2025-12-29T17:49:00Z" w16du:dateUtc="2025-12-29T22:49:00Z">
                <w:r w:rsidDel="00BD5EDF">
                  <w:rPr>
                    <w:rFonts w:ascii="Arial" w:hAnsi="Arial" w:cs="Arial"/>
                  </w:rPr>
                  <w:delText>%)</w:delText>
                </w:r>
              </w:del>
            </w:ins>
          </w:p>
        </w:tc>
      </w:tr>
      <w:tr w:rsidR="009C73EF" w:rsidDel="00BD5EDF" w14:paraId="62397DB5" w14:textId="094F59AB" w:rsidTr="005C0842">
        <w:trPr>
          <w:ins w:id="589" w:author="Krishna Sanaka" w:date="2025-12-25T11:29:00Z"/>
          <w:del w:id="590" w:author="Sanaka, Krishna [2]" w:date="2025-12-29T17:49:00Z"/>
        </w:trPr>
        <w:tc>
          <w:tcPr>
            <w:tcW w:w="1558" w:type="dxa"/>
          </w:tcPr>
          <w:p w14:paraId="1D38F98F" w14:textId="0E498F85" w:rsidR="009C73EF" w:rsidDel="00BD5EDF" w:rsidRDefault="009C73EF" w:rsidP="00BD5EDF">
            <w:pPr>
              <w:rPr>
                <w:ins w:id="591" w:author="Krishna Sanaka" w:date="2025-12-25T11:29:00Z" w16du:dateUtc="2025-12-25T16:29:00Z"/>
                <w:del w:id="592" w:author="Sanaka, Krishna [2]" w:date="2025-12-29T17:49:00Z" w16du:dateUtc="2025-12-29T22:49:00Z"/>
                <w:rFonts w:ascii="Arial" w:hAnsi="Arial" w:cs="Arial"/>
              </w:rPr>
            </w:pPr>
            <w:ins w:id="593" w:author="Krishna Sanaka" w:date="2025-12-25T11:29:00Z" w16du:dateUtc="2025-12-25T16:29:00Z">
              <w:del w:id="594" w:author="Sanaka, Krishna [2]" w:date="2025-12-29T17:49:00Z" w16du:dateUtc="2025-12-29T22:49:00Z">
                <w:r w:rsidDel="00BD5EDF">
                  <w:rPr>
                    <w:rFonts w:ascii="Arial" w:hAnsi="Arial" w:cs="Arial"/>
                  </w:rPr>
                  <w:delText>65+</w:delText>
                </w:r>
              </w:del>
            </w:ins>
          </w:p>
        </w:tc>
        <w:tc>
          <w:tcPr>
            <w:tcW w:w="1558" w:type="dxa"/>
          </w:tcPr>
          <w:p w14:paraId="2DCA9DB2" w14:textId="056DFF5A" w:rsidR="009C73EF" w:rsidDel="00BD5EDF" w:rsidRDefault="009C73EF" w:rsidP="00BD5EDF">
            <w:pPr>
              <w:rPr>
                <w:ins w:id="595" w:author="Krishna Sanaka" w:date="2025-12-25T11:29:00Z" w16du:dateUtc="2025-12-25T16:29:00Z"/>
                <w:del w:id="596" w:author="Sanaka, Krishna [2]" w:date="2025-12-29T17:49:00Z" w16du:dateUtc="2025-12-29T22:49:00Z"/>
                <w:rFonts w:ascii="Arial" w:hAnsi="Arial" w:cs="Arial"/>
              </w:rPr>
            </w:pPr>
            <w:ins w:id="597" w:author="Krishna Sanaka" w:date="2025-12-25T11:29:00Z" w16du:dateUtc="2025-12-25T16:29:00Z">
              <w:del w:id="598" w:author="Sanaka, Krishna [2]" w:date="2025-12-29T17:49:00Z" w16du:dateUtc="2025-12-29T22:49:00Z">
                <w:r w:rsidDel="00BD5EDF">
                  <w:rPr>
                    <w:rFonts w:ascii="Arial" w:hAnsi="Arial" w:cs="Arial"/>
                  </w:rPr>
                  <w:delText>2,183</w:delText>
                </w:r>
              </w:del>
            </w:ins>
          </w:p>
        </w:tc>
        <w:tc>
          <w:tcPr>
            <w:tcW w:w="1558" w:type="dxa"/>
          </w:tcPr>
          <w:p w14:paraId="511078B9" w14:textId="6F1FF770" w:rsidR="009C73EF" w:rsidDel="00BD5EDF" w:rsidRDefault="009C73EF" w:rsidP="00BD5EDF">
            <w:pPr>
              <w:rPr>
                <w:ins w:id="599" w:author="Krishna Sanaka" w:date="2025-12-25T11:29:00Z" w16du:dateUtc="2025-12-25T16:29:00Z"/>
                <w:del w:id="600" w:author="Sanaka, Krishna [2]" w:date="2025-12-29T17:49:00Z" w16du:dateUtc="2025-12-29T22:49:00Z"/>
                <w:rFonts w:ascii="Arial" w:hAnsi="Arial" w:cs="Arial"/>
              </w:rPr>
            </w:pPr>
            <w:ins w:id="601" w:author="Krishna Sanaka" w:date="2025-12-25T11:29:00Z" w16du:dateUtc="2025-12-25T16:29:00Z">
              <w:del w:id="602" w:author="Sanaka, Krishna [2]" w:date="2025-12-29T17:49:00Z" w16du:dateUtc="2025-12-29T22:49:00Z">
                <w:r w:rsidDel="00BD5EDF">
                  <w:rPr>
                    <w:rFonts w:ascii="Arial" w:hAnsi="Arial" w:cs="Arial"/>
                  </w:rPr>
                  <w:delText>696 (31.</w:delText>
                </w:r>
              </w:del>
            </w:ins>
            <w:ins w:id="603" w:author="Krishna Sanaka" w:date="2025-12-25T13:20:00Z" w16du:dateUtc="2025-12-25T18:20:00Z">
              <w:del w:id="604" w:author="Sanaka, Krishna [2]" w:date="2025-12-29T17:49:00Z" w16du:dateUtc="2025-12-29T22:49:00Z">
                <w:r w:rsidR="009470BC" w:rsidDel="00BD5EDF">
                  <w:rPr>
                    <w:rFonts w:ascii="Arial" w:hAnsi="Arial" w:cs="Arial"/>
                  </w:rPr>
                  <w:delText>8</w:delText>
                </w:r>
              </w:del>
            </w:ins>
            <w:ins w:id="605" w:author="Krishna Sanaka" w:date="2025-12-25T11:29:00Z" w16du:dateUtc="2025-12-25T16:29:00Z">
              <w:del w:id="606" w:author="Sanaka, Krishna [2]" w:date="2025-12-29T17:49:00Z" w16du:dateUtc="2025-12-29T22:49:00Z">
                <w:r w:rsidDel="00BD5EDF">
                  <w:rPr>
                    <w:rFonts w:ascii="Arial" w:hAnsi="Arial" w:cs="Arial"/>
                  </w:rPr>
                  <w:delText>9%)</w:delText>
                </w:r>
              </w:del>
            </w:ins>
          </w:p>
        </w:tc>
        <w:tc>
          <w:tcPr>
            <w:tcW w:w="1558" w:type="dxa"/>
          </w:tcPr>
          <w:p w14:paraId="7FF440D9" w14:textId="0F02B54D" w:rsidR="009C73EF" w:rsidDel="00BD5EDF" w:rsidRDefault="009C73EF" w:rsidP="00BD5EDF">
            <w:pPr>
              <w:rPr>
                <w:ins w:id="607" w:author="Krishna Sanaka" w:date="2025-12-25T11:29:00Z" w16du:dateUtc="2025-12-25T16:29:00Z"/>
                <w:del w:id="608" w:author="Sanaka, Krishna [2]" w:date="2025-12-29T17:49:00Z" w16du:dateUtc="2025-12-29T22:49:00Z"/>
                <w:rFonts w:ascii="Arial" w:hAnsi="Arial" w:cs="Arial"/>
              </w:rPr>
            </w:pPr>
            <w:ins w:id="609" w:author="Krishna Sanaka" w:date="2025-12-25T11:29:00Z" w16du:dateUtc="2025-12-25T16:29:00Z">
              <w:del w:id="610" w:author="Sanaka, Krishna [2]" w:date="2025-12-29T17:49:00Z" w16du:dateUtc="2025-12-29T22:49:00Z">
                <w:r w:rsidDel="00BD5EDF">
                  <w:rPr>
                    <w:rFonts w:ascii="Arial" w:hAnsi="Arial" w:cs="Arial"/>
                  </w:rPr>
                  <w:delText>163 (7.</w:delText>
                </w:r>
              </w:del>
            </w:ins>
            <w:ins w:id="611" w:author="Krishna Sanaka" w:date="2025-12-25T13:20:00Z" w16du:dateUtc="2025-12-25T18:20:00Z">
              <w:del w:id="612" w:author="Sanaka, Krishna [2]" w:date="2025-12-29T17:49:00Z" w16du:dateUtc="2025-12-29T22:49:00Z">
                <w:r w:rsidR="009470BC" w:rsidDel="00BD5EDF">
                  <w:rPr>
                    <w:rFonts w:ascii="Arial" w:hAnsi="Arial" w:cs="Arial"/>
                  </w:rPr>
                  <w:delText>47</w:delText>
                </w:r>
              </w:del>
            </w:ins>
            <w:ins w:id="613" w:author="Krishna Sanaka" w:date="2025-12-25T11:29:00Z" w16du:dateUtc="2025-12-25T16:29:00Z">
              <w:del w:id="614" w:author="Sanaka, Krishna [2]" w:date="2025-12-29T17:49:00Z" w16du:dateUtc="2025-12-29T22:49:00Z">
                <w:r w:rsidDel="00BD5EDF">
                  <w:rPr>
                    <w:rFonts w:ascii="Arial" w:hAnsi="Arial" w:cs="Arial"/>
                  </w:rPr>
                  <w:delText>%)</w:delText>
                </w:r>
              </w:del>
            </w:ins>
          </w:p>
        </w:tc>
        <w:tc>
          <w:tcPr>
            <w:tcW w:w="1559" w:type="dxa"/>
          </w:tcPr>
          <w:p w14:paraId="5868B765" w14:textId="1D6120E6" w:rsidR="009C73EF" w:rsidDel="00BD5EDF" w:rsidRDefault="009C73EF" w:rsidP="00BD5EDF">
            <w:pPr>
              <w:rPr>
                <w:ins w:id="615" w:author="Krishna Sanaka" w:date="2025-12-25T11:29:00Z" w16du:dateUtc="2025-12-25T16:29:00Z"/>
                <w:del w:id="616" w:author="Sanaka, Krishna [2]" w:date="2025-12-29T17:49:00Z" w16du:dateUtc="2025-12-29T22:49:00Z"/>
                <w:rFonts w:ascii="Arial" w:hAnsi="Arial" w:cs="Arial"/>
              </w:rPr>
            </w:pPr>
            <w:ins w:id="617" w:author="Krishna Sanaka" w:date="2025-12-25T11:29:00Z" w16du:dateUtc="2025-12-25T16:29:00Z">
              <w:del w:id="618" w:author="Sanaka, Krishna [2]" w:date="2025-12-29T17:49:00Z" w16du:dateUtc="2025-12-29T22:49:00Z">
                <w:r w:rsidDel="00BD5EDF">
                  <w:rPr>
                    <w:rFonts w:ascii="Arial" w:hAnsi="Arial" w:cs="Arial"/>
                  </w:rPr>
                  <w:delText>47 (2.</w:delText>
                </w:r>
              </w:del>
            </w:ins>
            <w:ins w:id="619" w:author="Krishna Sanaka" w:date="2025-12-25T13:20:00Z" w16du:dateUtc="2025-12-25T18:20:00Z">
              <w:del w:id="620" w:author="Sanaka, Krishna [2]" w:date="2025-12-29T17:49:00Z" w16du:dateUtc="2025-12-29T22:49:00Z">
                <w:r w:rsidR="009470BC" w:rsidDel="00BD5EDF">
                  <w:rPr>
                    <w:rFonts w:ascii="Arial" w:hAnsi="Arial" w:cs="Arial"/>
                  </w:rPr>
                  <w:delText>15</w:delText>
                </w:r>
              </w:del>
            </w:ins>
            <w:ins w:id="621" w:author="Krishna Sanaka" w:date="2025-12-25T11:29:00Z" w16du:dateUtc="2025-12-25T16:29:00Z">
              <w:del w:id="622" w:author="Sanaka, Krishna [2]" w:date="2025-12-29T17:49:00Z" w16du:dateUtc="2025-12-29T22:49:00Z">
                <w:r w:rsidDel="00BD5EDF">
                  <w:rPr>
                    <w:rFonts w:ascii="Arial" w:hAnsi="Arial" w:cs="Arial"/>
                  </w:rPr>
                  <w:delText>%)</w:delText>
                </w:r>
              </w:del>
            </w:ins>
          </w:p>
        </w:tc>
        <w:tc>
          <w:tcPr>
            <w:tcW w:w="1559" w:type="dxa"/>
          </w:tcPr>
          <w:p w14:paraId="4450938E" w14:textId="03810FFF" w:rsidR="009C73EF" w:rsidDel="00BD5EDF" w:rsidRDefault="009C73EF" w:rsidP="00BD5EDF">
            <w:pPr>
              <w:rPr>
                <w:ins w:id="623" w:author="Krishna Sanaka" w:date="2025-12-25T11:29:00Z" w16du:dateUtc="2025-12-25T16:29:00Z"/>
                <w:del w:id="624" w:author="Sanaka, Krishna [2]" w:date="2025-12-29T17:49:00Z" w16du:dateUtc="2025-12-29T22:49:00Z"/>
                <w:rFonts w:ascii="Arial" w:hAnsi="Arial" w:cs="Arial"/>
              </w:rPr>
            </w:pPr>
            <w:ins w:id="625" w:author="Krishna Sanaka" w:date="2025-12-25T11:29:00Z" w16du:dateUtc="2025-12-25T16:29:00Z">
              <w:del w:id="626" w:author="Sanaka, Krishna [2]" w:date="2025-12-29T17:49:00Z" w16du:dateUtc="2025-12-29T22:49:00Z">
                <w:r w:rsidDel="00BD5EDF">
                  <w:rPr>
                    <w:rFonts w:ascii="Arial" w:hAnsi="Arial" w:cs="Arial"/>
                  </w:rPr>
                  <w:delText>169 (7.7</w:delText>
                </w:r>
              </w:del>
            </w:ins>
            <w:ins w:id="627" w:author="Krishna Sanaka" w:date="2025-12-25T13:20:00Z" w16du:dateUtc="2025-12-25T18:20:00Z">
              <w:del w:id="628" w:author="Sanaka, Krishna [2]" w:date="2025-12-29T17:49:00Z" w16du:dateUtc="2025-12-29T22:49:00Z">
                <w:r w:rsidR="009470BC" w:rsidDel="00BD5EDF">
                  <w:rPr>
                    <w:rFonts w:ascii="Arial" w:hAnsi="Arial" w:cs="Arial"/>
                  </w:rPr>
                  <w:delText>4</w:delText>
                </w:r>
              </w:del>
            </w:ins>
            <w:ins w:id="629" w:author="Krishna Sanaka" w:date="2025-12-25T11:29:00Z" w16du:dateUtc="2025-12-25T16:29:00Z">
              <w:del w:id="630" w:author="Sanaka, Krishna [2]" w:date="2025-12-29T17:49:00Z" w16du:dateUtc="2025-12-29T22:49:00Z">
                <w:r w:rsidDel="00BD5EDF">
                  <w:rPr>
                    <w:rFonts w:ascii="Arial" w:hAnsi="Arial" w:cs="Arial"/>
                  </w:rPr>
                  <w:delText>%)</w:delText>
                </w:r>
              </w:del>
            </w:ins>
          </w:p>
        </w:tc>
      </w:tr>
      <w:tr w:rsidR="009C73EF" w:rsidDel="00BD5EDF" w14:paraId="3FB6FD17" w14:textId="08A94BD8" w:rsidTr="005C0842">
        <w:trPr>
          <w:ins w:id="631" w:author="Krishna Sanaka" w:date="2025-12-25T11:29:00Z"/>
          <w:del w:id="632" w:author="Sanaka, Krishna [2]" w:date="2025-12-29T17:49:00Z"/>
        </w:trPr>
        <w:tc>
          <w:tcPr>
            <w:tcW w:w="9350" w:type="dxa"/>
            <w:gridSpan w:val="6"/>
          </w:tcPr>
          <w:p w14:paraId="529881C3" w14:textId="75DF0AAB" w:rsidR="009C73EF" w:rsidDel="00BD5EDF" w:rsidRDefault="009C73EF" w:rsidP="00BD5EDF">
            <w:pPr>
              <w:rPr>
                <w:ins w:id="633" w:author="Krishna Sanaka" w:date="2025-12-25T11:29:00Z" w16du:dateUtc="2025-12-25T16:29:00Z"/>
                <w:del w:id="634" w:author="Sanaka, Krishna [2]" w:date="2025-12-29T17:49:00Z" w16du:dateUtc="2025-12-29T22:49:00Z"/>
                <w:rFonts w:ascii="Arial" w:hAnsi="Arial" w:cs="Arial"/>
              </w:rPr>
            </w:pPr>
            <w:ins w:id="635" w:author="Krishna Sanaka" w:date="2025-12-25T11:29:00Z" w16du:dateUtc="2025-12-25T16:29:00Z">
              <w:del w:id="636" w:author="Sanaka, Krishna [2]" w:date="2025-12-29T17:49:00Z" w16du:dateUtc="2025-12-29T22:49:00Z">
                <w:r w:rsidDel="00BD5EDF">
                  <w:rPr>
                    <w:rFonts w:ascii="Arial" w:hAnsi="Arial" w:cs="Arial"/>
                  </w:rPr>
                  <w:delText>2023</w:delText>
                </w:r>
              </w:del>
            </w:ins>
          </w:p>
        </w:tc>
      </w:tr>
      <w:tr w:rsidR="009C73EF" w:rsidDel="00BD5EDF" w14:paraId="3C50EA36" w14:textId="451790CA" w:rsidTr="005C0842">
        <w:trPr>
          <w:ins w:id="637" w:author="Krishna Sanaka" w:date="2025-12-25T11:29:00Z"/>
          <w:del w:id="638" w:author="Sanaka, Krishna [2]" w:date="2025-12-29T17:49:00Z"/>
        </w:trPr>
        <w:tc>
          <w:tcPr>
            <w:tcW w:w="1558" w:type="dxa"/>
          </w:tcPr>
          <w:p w14:paraId="6A1840BB" w14:textId="688C6F27" w:rsidR="009C73EF" w:rsidDel="00BD5EDF" w:rsidRDefault="009C73EF" w:rsidP="00BD5EDF">
            <w:pPr>
              <w:rPr>
                <w:ins w:id="639" w:author="Krishna Sanaka" w:date="2025-12-25T11:29:00Z" w16du:dateUtc="2025-12-25T16:29:00Z"/>
                <w:del w:id="640" w:author="Sanaka, Krishna [2]" w:date="2025-12-29T17:49:00Z" w16du:dateUtc="2025-12-29T22:49:00Z"/>
                <w:rFonts w:ascii="Arial" w:hAnsi="Arial" w:cs="Arial"/>
              </w:rPr>
            </w:pPr>
            <w:ins w:id="641" w:author="Krishna Sanaka" w:date="2025-12-25T11:29:00Z" w16du:dateUtc="2025-12-25T16:29:00Z">
              <w:del w:id="642" w:author="Sanaka, Krishna [2]" w:date="2025-12-29T17:49:00Z" w16du:dateUtc="2025-12-29T22:49:00Z">
                <w:r w:rsidDel="00BD5EDF">
                  <w:rPr>
                    <w:rFonts w:ascii="Arial" w:hAnsi="Arial" w:cs="Arial"/>
                  </w:rPr>
                  <w:delText>15-34</w:delText>
                </w:r>
              </w:del>
            </w:ins>
          </w:p>
        </w:tc>
        <w:tc>
          <w:tcPr>
            <w:tcW w:w="1558" w:type="dxa"/>
          </w:tcPr>
          <w:p w14:paraId="3F783CEC" w14:textId="51DDB152" w:rsidR="009C73EF" w:rsidDel="00BD5EDF" w:rsidRDefault="009C73EF" w:rsidP="00BD5EDF">
            <w:pPr>
              <w:rPr>
                <w:ins w:id="643" w:author="Krishna Sanaka" w:date="2025-12-25T11:29:00Z" w16du:dateUtc="2025-12-25T16:29:00Z"/>
                <w:del w:id="644" w:author="Sanaka, Krishna [2]" w:date="2025-12-29T17:49:00Z" w16du:dateUtc="2025-12-29T22:49:00Z"/>
                <w:rFonts w:ascii="Arial" w:hAnsi="Arial" w:cs="Arial"/>
              </w:rPr>
            </w:pPr>
            <w:ins w:id="645" w:author="Krishna Sanaka" w:date="2025-12-25T11:29:00Z" w16du:dateUtc="2025-12-25T16:29:00Z">
              <w:del w:id="646" w:author="Sanaka, Krishna [2]" w:date="2025-12-29T17:49:00Z" w16du:dateUtc="2025-12-29T22:49:00Z">
                <w:r w:rsidDel="00BD5EDF">
                  <w:rPr>
                    <w:rFonts w:ascii="Arial" w:hAnsi="Arial" w:cs="Arial"/>
                  </w:rPr>
                  <w:delText>79</w:delText>
                </w:r>
              </w:del>
            </w:ins>
          </w:p>
        </w:tc>
        <w:tc>
          <w:tcPr>
            <w:tcW w:w="1558" w:type="dxa"/>
          </w:tcPr>
          <w:p w14:paraId="02C5EE4C" w14:textId="626482F2" w:rsidR="009C73EF" w:rsidDel="00BD5EDF" w:rsidRDefault="009C73EF" w:rsidP="00BD5EDF">
            <w:pPr>
              <w:rPr>
                <w:ins w:id="647" w:author="Krishna Sanaka" w:date="2025-12-25T11:29:00Z" w16du:dateUtc="2025-12-25T16:29:00Z"/>
                <w:del w:id="648" w:author="Sanaka, Krishna [2]" w:date="2025-12-29T17:49:00Z" w16du:dateUtc="2025-12-29T22:49:00Z"/>
                <w:rFonts w:ascii="Arial" w:hAnsi="Arial" w:cs="Arial"/>
              </w:rPr>
            </w:pPr>
            <w:ins w:id="649" w:author="Krishna Sanaka" w:date="2025-12-25T11:29:00Z" w16du:dateUtc="2025-12-25T16:29:00Z">
              <w:del w:id="650" w:author="Sanaka, Krishna [2]" w:date="2025-12-29T17:49:00Z" w16du:dateUtc="2025-12-29T22:49:00Z">
                <w:r w:rsidDel="00BD5EDF">
                  <w:rPr>
                    <w:rFonts w:ascii="Arial" w:hAnsi="Arial" w:cs="Arial"/>
                  </w:rPr>
                  <w:delText>12 (15.</w:delText>
                </w:r>
              </w:del>
            </w:ins>
            <w:ins w:id="651" w:author="Krishna Sanaka" w:date="2025-12-25T13:20:00Z" w16du:dateUtc="2025-12-25T18:20:00Z">
              <w:del w:id="652" w:author="Sanaka, Krishna [2]" w:date="2025-12-29T17:49:00Z" w16du:dateUtc="2025-12-29T22:49:00Z">
                <w:r w:rsidR="009470BC" w:rsidDel="00BD5EDF">
                  <w:rPr>
                    <w:rFonts w:ascii="Arial" w:hAnsi="Arial" w:cs="Arial"/>
                  </w:rPr>
                  <w:delText>19</w:delText>
                </w:r>
              </w:del>
            </w:ins>
            <w:ins w:id="653" w:author="Krishna Sanaka" w:date="2025-12-25T11:29:00Z" w16du:dateUtc="2025-12-25T16:29:00Z">
              <w:del w:id="654" w:author="Sanaka, Krishna [2]" w:date="2025-12-29T17:49:00Z" w16du:dateUtc="2025-12-29T22:49:00Z">
                <w:r w:rsidDel="00BD5EDF">
                  <w:rPr>
                    <w:rFonts w:ascii="Arial" w:hAnsi="Arial" w:cs="Arial"/>
                  </w:rPr>
                  <w:delText>%)</w:delText>
                </w:r>
              </w:del>
            </w:ins>
          </w:p>
        </w:tc>
        <w:tc>
          <w:tcPr>
            <w:tcW w:w="1558" w:type="dxa"/>
          </w:tcPr>
          <w:p w14:paraId="7E5394CD" w14:textId="3CC56FA9" w:rsidR="009C73EF" w:rsidDel="00BD5EDF" w:rsidRDefault="009C73EF" w:rsidP="00BD5EDF">
            <w:pPr>
              <w:rPr>
                <w:ins w:id="655" w:author="Krishna Sanaka" w:date="2025-12-25T11:29:00Z" w16du:dateUtc="2025-12-25T16:29:00Z"/>
                <w:del w:id="656" w:author="Sanaka, Krishna [2]" w:date="2025-12-29T17:49:00Z" w16du:dateUtc="2025-12-29T22:49:00Z"/>
                <w:rFonts w:ascii="Arial" w:hAnsi="Arial" w:cs="Arial"/>
              </w:rPr>
            </w:pPr>
            <w:ins w:id="657" w:author="Krishna Sanaka" w:date="2025-12-25T11:29:00Z" w16du:dateUtc="2025-12-25T16:29:00Z">
              <w:del w:id="658" w:author="Sanaka, Krishna [2]" w:date="2025-12-29T17:49:00Z" w16du:dateUtc="2025-12-29T22:49:00Z">
                <w:r w:rsidDel="00BD5EDF">
                  <w:rPr>
                    <w:rFonts w:ascii="Arial" w:hAnsi="Arial" w:cs="Arial"/>
                  </w:rPr>
                  <w:delText>N/A</w:delText>
                </w:r>
              </w:del>
            </w:ins>
          </w:p>
        </w:tc>
        <w:tc>
          <w:tcPr>
            <w:tcW w:w="1559" w:type="dxa"/>
          </w:tcPr>
          <w:p w14:paraId="67806958" w14:textId="6C9C5AD9" w:rsidR="009C73EF" w:rsidDel="00BD5EDF" w:rsidRDefault="009C73EF" w:rsidP="00BD5EDF">
            <w:pPr>
              <w:rPr>
                <w:ins w:id="659" w:author="Krishna Sanaka" w:date="2025-12-25T11:29:00Z" w16du:dateUtc="2025-12-25T16:29:00Z"/>
                <w:del w:id="660" w:author="Sanaka, Krishna [2]" w:date="2025-12-29T17:49:00Z" w16du:dateUtc="2025-12-29T22:49:00Z"/>
                <w:rFonts w:ascii="Arial" w:hAnsi="Arial" w:cs="Arial"/>
              </w:rPr>
            </w:pPr>
            <w:ins w:id="661" w:author="Krishna Sanaka" w:date="2025-12-25T11:29:00Z" w16du:dateUtc="2025-12-25T16:29:00Z">
              <w:del w:id="662" w:author="Sanaka, Krishna [2]" w:date="2025-12-29T17:49:00Z" w16du:dateUtc="2025-12-29T22:49:00Z">
                <w:r w:rsidDel="00BD5EDF">
                  <w:rPr>
                    <w:rFonts w:ascii="Arial" w:hAnsi="Arial" w:cs="Arial"/>
                  </w:rPr>
                  <w:delText>N/A</w:delText>
                </w:r>
              </w:del>
            </w:ins>
          </w:p>
        </w:tc>
        <w:tc>
          <w:tcPr>
            <w:tcW w:w="1559" w:type="dxa"/>
          </w:tcPr>
          <w:p w14:paraId="445642E3" w14:textId="134B26AE" w:rsidR="009C73EF" w:rsidDel="00BD5EDF" w:rsidRDefault="009C73EF" w:rsidP="00BD5EDF">
            <w:pPr>
              <w:rPr>
                <w:ins w:id="663" w:author="Krishna Sanaka" w:date="2025-12-25T11:29:00Z" w16du:dateUtc="2025-12-25T16:29:00Z"/>
                <w:del w:id="664" w:author="Sanaka, Krishna [2]" w:date="2025-12-29T17:49:00Z" w16du:dateUtc="2025-12-29T22:49:00Z"/>
                <w:rFonts w:ascii="Arial" w:hAnsi="Arial" w:cs="Arial"/>
              </w:rPr>
            </w:pPr>
            <w:ins w:id="665" w:author="Krishna Sanaka" w:date="2025-12-25T11:29:00Z" w16du:dateUtc="2025-12-25T16:29:00Z">
              <w:del w:id="666" w:author="Sanaka, Krishna [2]" w:date="2025-12-29T17:49:00Z" w16du:dateUtc="2025-12-29T22:49:00Z">
                <w:r w:rsidDel="00BD5EDF">
                  <w:rPr>
                    <w:rFonts w:ascii="Arial" w:hAnsi="Arial" w:cs="Arial"/>
                  </w:rPr>
                  <w:delText>17 (21.5</w:delText>
                </w:r>
              </w:del>
            </w:ins>
            <w:ins w:id="667" w:author="Krishna Sanaka" w:date="2025-12-25T13:20:00Z" w16du:dateUtc="2025-12-25T18:20:00Z">
              <w:del w:id="668" w:author="Sanaka, Krishna [2]" w:date="2025-12-29T17:49:00Z" w16du:dateUtc="2025-12-29T22:49:00Z">
                <w:r w:rsidR="009470BC" w:rsidDel="00BD5EDF">
                  <w:rPr>
                    <w:rFonts w:ascii="Arial" w:hAnsi="Arial" w:cs="Arial"/>
                  </w:rPr>
                  <w:delText>2</w:delText>
                </w:r>
              </w:del>
            </w:ins>
            <w:ins w:id="669" w:author="Krishna Sanaka" w:date="2025-12-25T11:29:00Z" w16du:dateUtc="2025-12-25T16:29:00Z">
              <w:del w:id="670" w:author="Sanaka, Krishna [2]" w:date="2025-12-29T17:49:00Z" w16du:dateUtc="2025-12-29T22:49:00Z">
                <w:r w:rsidDel="00BD5EDF">
                  <w:rPr>
                    <w:rFonts w:ascii="Arial" w:hAnsi="Arial" w:cs="Arial"/>
                  </w:rPr>
                  <w:delText>%)</w:delText>
                </w:r>
              </w:del>
            </w:ins>
          </w:p>
        </w:tc>
      </w:tr>
      <w:tr w:rsidR="009C73EF" w:rsidDel="00BD5EDF" w14:paraId="77F46E6C" w14:textId="2A5732A4" w:rsidTr="005C0842">
        <w:trPr>
          <w:ins w:id="671" w:author="Krishna Sanaka" w:date="2025-12-25T11:29:00Z"/>
          <w:del w:id="672" w:author="Sanaka, Krishna [2]" w:date="2025-12-29T17:49:00Z"/>
        </w:trPr>
        <w:tc>
          <w:tcPr>
            <w:tcW w:w="1558" w:type="dxa"/>
          </w:tcPr>
          <w:p w14:paraId="0735FB1A" w14:textId="7720B8BE" w:rsidR="009C73EF" w:rsidDel="00BD5EDF" w:rsidRDefault="009C73EF" w:rsidP="00BD5EDF">
            <w:pPr>
              <w:rPr>
                <w:ins w:id="673" w:author="Krishna Sanaka" w:date="2025-12-25T11:29:00Z" w16du:dateUtc="2025-12-25T16:29:00Z"/>
                <w:del w:id="674" w:author="Sanaka, Krishna [2]" w:date="2025-12-29T17:49:00Z" w16du:dateUtc="2025-12-29T22:49:00Z"/>
                <w:rFonts w:ascii="Arial" w:hAnsi="Arial" w:cs="Arial"/>
              </w:rPr>
            </w:pPr>
            <w:ins w:id="675" w:author="Krishna Sanaka" w:date="2025-12-25T11:29:00Z" w16du:dateUtc="2025-12-25T16:29:00Z">
              <w:del w:id="676" w:author="Sanaka, Krishna [2]" w:date="2025-12-29T17:49:00Z" w16du:dateUtc="2025-12-29T22:49:00Z">
                <w:r w:rsidDel="00BD5EDF">
                  <w:rPr>
                    <w:rFonts w:ascii="Arial" w:hAnsi="Arial" w:cs="Arial"/>
                  </w:rPr>
                  <w:delText>35-64</w:delText>
                </w:r>
              </w:del>
            </w:ins>
          </w:p>
        </w:tc>
        <w:tc>
          <w:tcPr>
            <w:tcW w:w="1558" w:type="dxa"/>
          </w:tcPr>
          <w:p w14:paraId="3CEED3FC" w14:textId="1ABBC333" w:rsidR="009C73EF" w:rsidDel="00BD5EDF" w:rsidRDefault="009C73EF" w:rsidP="00BD5EDF">
            <w:pPr>
              <w:rPr>
                <w:ins w:id="677" w:author="Krishna Sanaka" w:date="2025-12-25T11:29:00Z" w16du:dateUtc="2025-12-25T16:29:00Z"/>
                <w:del w:id="678" w:author="Sanaka, Krishna [2]" w:date="2025-12-29T17:49:00Z" w16du:dateUtc="2025-12-29T22:49:00Z"/>
                <w:rFonts w:ascii="Arial" w:hAnsi="Arial" w:cs="Arial"/>
              </w:rPr>
            </w:pPr>
            <w:ins w:id="679" w:author="Krishna Sanaka" w:date="2025-12-25T11:29:00Z" w16du:dateUtc="2025-12-25T16:29:00Z">
              <w:del w:id="680" w:author="Sanaka, Krishna [2]" w:date="2025-12-29T17:49:00Z" w16du:dateUtc="2025-12-29T22:49:00Z">
                <w:r w:rsidDel="00BD5EDF">
                  <w:rPr>
                    <w:rFonts w:ascii="Arial" w:hAnsi="Arial" w:cs="Arial"/>
                  </w:rPr>
                  <w:delText>2,366</w:delText>
                </w:r>
              </w:del>
            </w:ins>
          </w:p>
        </w:tc>
        <w:tc>
          <w:tcPr>
            <w:tcW w:w="1558" w:type="dxa"/>
          </w:tcPr>
          <w:p w14:paraId="31474596" w14:textId="55A519A0" w:rsidR="009C73EF" w:rsidDel="00BD5EDF" w:rsidRDefault="009C73EF" w:rsidP="00BD5EDF">
            <w:pPr>
              <w:rPr>
                <w:ins w:id="681" w:author="Krishna Sanaka" w:date="2025-12-25T11:29:00Z" w16du:dateUtc="2025-12-25T16:29:00Z"/>
                <w:del w:id="682" w:author="Sanaka, Krishna [2]" w:date="2025-12-29T17:49:00Z" w16du:dateUtc="2025-12-29T22:49:00Z"/>
                <w:rFonts w:ascii="Arial" w:hAnsi="Arial" w:cs="Arial"/>
              </w:rPr>
            </w:pPr>
            <w:ins w:id="683" w:author="Krishna Sanaka" w:date="2025-12-25T11:29:00Z" w16du:dateUtc="2025-12-25T16:29:00Z">
              <w:del w:id="684" w:author="Sanaka, Krishna [2]" w:date="2025-12-29T17:49:00Z" w16du:dateUtc="2025-12-29T22:49:00Z">
                <w:r w:rsidDel="00BD5EDF">
                  <w:rPr>
                    <w:rFonts w:ascii="Arial" w:hAnsi="Arial" w:cs="Arial"/>
                  </w:rPr>
                  <w:delText>896 (37.</w:delText>
                </w:r>
              </w:del>
            </w:ins>
            <w:ins w:id="685" w:author="Krishna Sanaka" w:date="2025-12-25T13:20:00Z" w16du:dateUtc="2025-12-25T18:20:00Z">
              <w:del w:id="686" w:author="Sanaka, Krishna [2]" w:date="2025-12-29T17:49:00Z" w16du:dateUtc="2025-12-29T22:49:00Z">
                <w:r w:rsidR="009470BC" w:rsidDel="00BD5EDF">
                  <w:rPr>
                    <w:rFonts w:ascii="Arial" w:hAnsi="Arial" w:cs="Arial"/>
                  </w:rPr>
                  <w:delText>88</w:delText>
                </w:r>
              </w:del>
            </w:ins>
            <w:ins w:id="687" w:author="Krishna Sanaka" w:date="2025-12-25T11:29:00Z" w16du:dateUtc="2025-12-25T16:29:00Z">
              <w:del w:id="688" w:author="Sanaka, Krishna [2]" w:date="2025-12-29T17:49:00Z" w16du:dateUtc="2025-12-29T22:49:00Z">
                <w:r w:rsidDel="00BD5EDF">
                  <w:rPr>
                    <w:rFonts w:ascii="Arial" w:hAnsi="Arial" w:cs="Arial"/>
                  </w:rPr>
                  <w:delText>%)</w:delText>
                </w:r>
              </w:del>
            </w:ins>
          </w:p>
        </w:tc>
        <w:tc>
          <w:tcPr>
            <w:tcW w:w="1558" w:type="dxa"/>
          </w:tcPr>
          <w:p w14:paraId="16455992" w14:textId="5DB2E81C" w:rsidR="009C73EF" w:rsidDel="00BD5EDF" w:rsidRDefault="009C73EF" w:rsidP="00BD5EDF">
            <w:pPr>
              <w:rPr>
                <w:ins w:id="689" w:author="Krishna Sanaka" w:date="2025-12-25T11:29:00Z" w16du:dateUtc="2025-12-25T16:29:00Z"/>
                <w:del w:id="690" w:author="Sanaka, Krishna [2]" w:date="2025-12-29T17:49:00Z" w16du:dateUtc="2025-12-29T22:49:00Z"/>
                <w:rFonts w:ascii="Arial" w:hAnsi="Arial" w:cs="Arial"/>
              </w:rPr>
            </w:pPr>
            <w:ins w:id="691" w:author="Krishna Sanaka" w:date="2025-12-25T11:29:00Z" w16du:dateUtc="2025-12-25T16:29:00Z">
              <w:del w:id="692" w:author="Sanaka, Krishna [2]" w:date="2025-12-29T17:49:00Z" w16du:dateUtc="2025-12-29T22:49:00Z">
                <w:r w:rsidDel="00BD5EDF">
                  <w:rPr>
                    <w:rFonts w:ascii="Arial" w:hAnsi="Arial" w:cs="Arial"/>
                  </w:rPr>
                  <w:delText>115 (4.</w:delText>
                </w:r>
              </w:del>
            </w:ins>
            <w:ins w:id="693" w:author="Krishna Sanaka" w:date="2025-12-25T13:21:00Z" w16du:dateUtc="2025-12-25T18:21:00Z">
              <w:del w:id="694" w:author="Sanaka, Krishna [2]" w:date="2025-12-29T17:49:00Z" w16du:dateUtc="2025-12-29T22:49:00Z">
                <w:r w:rsidR="009470BC" w:rsidDel="00BD5EDF">
                  <w:rPr>
                    <w:rFonts w:ascii="Arial" w:hAnsi="Arial" w:cs="Arial"/>
                  </w:rPr>
                  <w:delText>86</w:delText>
                </w:r>
              </w:del>
            </w:ins>
            <w:ins w:id="695" w:author="Krishna Sanaka" w:date="2025-12-25T11:29:00Z" w16du:dateUtc="2025-12-25T16:29:00Z">
              <w:del w:id="696" w:author="Sanaka, Krishna [2]" w:date="2025-12-29T17:49:00Z" w16du:dateUtc="2025-12-29T22:49:00Z">
                <w:r w:rsidDel="00BD5EDF">
                  <w:rPr>
                    <w:rFonts w:ascii="Arial" w:hAnsi="Arial" w:cs="Arial"/>
                  </w:rPr>
                  <w:delText>%)</w:delText>
                </w:r>
              </w:del>
            </w:ins>
          </w:p>
        </w:tc>
        <w:tc>
          <w:tcPr>
            <w:tcW w:w="1559" w:type="dxa"/>
          </w:tcPr>
          <w:p w14:paraId="7D89F3DA" w14:textId="5148D0D2" w:rsidR="009C73EF" w:rsidDel="00BD5EDF" w:rsidRDefault="009C73EF" w:rsidP="00BD5EDF">
            <w:pPr>
              <w:rPr>
                <w:ins w:id="697" w:author="Krishna Sanaka" w:date="2025-12-25T11:29:00Z" w16du:dateUtc="2025-12-25T16:29:00Z"/>
                <w:del w:id="698" w:author="Sanaka, Krishna [2]" w:date="2025-12-29T17:49:00Z" w16du:dateUtc="2025-12-29T22:49:00Z"/>
                <w:rFonts w:ascii="Arial" w:hAnsi="Arial" w:cs="Arial"/>
              </w:rPr>
            </w:pPr>
            <w:ins w:id="699" w:author="Krishna Sanaka" w:date="2025-12-25T11:29:00Z" w16du:dateUtc="2025-12-25T16:29:00Z">
              <w:del w:id="700" w:author="Sanaka, Krishna [2]" w:date="2025-12-29T17:49:00Z" w16du:dateUtc="2025-12-29T22:49:00Z">
                <w:r w:rsidDel="00BD5EDF">
                  <w:rPr>
                    <w:rFonts w:ascii="Arial" w:hAnsi="Arial" w:cs="Arial"/>
                  </w:rPr>
                  <w:delText>54 (2.</w:delText>
                </w:r>
              </w:del>
            </w:ins>
            <w:ins w:id="701" w:author="Krishna Sanaka" w:date="2025-12-25T13:21:00Z" w16du:dateUtc="2025-12-25T18:21:00Z">
              <w:del w:id="702" w:author="Sanaka, Krishna [2]" w:date="2025-12-29T17:49:00Z" w16du:dateUtc="2025-12-29T22:49:00Z">
                <w:r w:rsidR="009470BC" w:rsidDel="00BD5EDF">
                  <w:rPr>
                    <w:rFonts w:ascii="Arial" w:hAnsi="Arial" w:cs="Arial"/>
                  </w:rPr>
                  <w:delText>28</w:delText>
                </w:r>
              </w:del>
            </w:ins>
            <w:ins w:id="703" w:author="Krishna Sanaka" w:date="2025-12-25T11:29:00Z" w16du:dateUtc="2025-12-25T16:29:00Z">
              <w:del w:id="704" w:author="Sanaka, Krishna [2]" w:date="2025-12-29T17:49:00Z" w16du:dateUtc="2025-12-29T22:49:00Z">
                <w:r w:rsidDel="00BD5EDF">
                  <w:rPr>
                    <w:rFonts w:ascii="Arial" w:hAnsi="Arial" w:cs="Arial"/>
                  </w:rPr>
                  <w:delText>%)</w:delText>
                </w:r>
              </w:del>
            </w:ins>
          </w:p>
        </w:tc>
        <w:tc>
          <w:tcPr>
            <w:tcW w:w="1559" w:type="dxa"/>
          </w:tcPr>
          <w:p w14:paraId="305CECC7" w14:textId="63896E3E" w:rsidR="009C73EF" w:rsidDel="00BD5EDF" w:rsidRDefault="009C73EF" w:rsidP="00BD5EDF">
            <w:pPr>
              <w:rPr>
                <w:ins w:id="705" w:author="Krishna Sanaka" w:date="2025-12-25T11:29:00Z" w16du:dateUtc="2025-12-25T16:29:00Z"/>
                <w:del w:id="706" w:author="Sanaka, Krishna [2]" w:date="2025-12-29T17:49:00Z" w16du:dateUtc="2025-12-29T22:49:00Z"/>
                <w:rFonts w:ascii="Arial" w:hAnsi="Arial" w:cs="Arial"/>
              </w:rPr>
            </w:pPr>
            <w:ins w:id="707" w:author="Krishna Sanaka" w:date="2025-12-25T11:29:00Z" w16du:dateUtc="2025-12-25T16:29:00Z">
              <w:del w:id="708" w:author="Sanaka, Krishna [2]" w:date="2025-12-29T17:49:00Z" w16du:dateUtc="2025-12-29T22:49:00Z">
                <w:r w:rsidDel="00BD5EDF">
                  <w:rPr>
                    <w:rFonts w:ascii="Arial" w:hAnsi="Arial" w:cs="Arial"/>
                  </w:rPr>
                  <w:delText>251 (10.6</w:delText>
                </w:r>
              </w:del>
            </w:ins>
            <w:ins w:id="709" w:author="Krishna Sanaka" w:date="2025-12-25T13:21:00Z" w16du:dateUtc="2025-12-25T18:21:00Z">
              <w:del w:id="710" w:author="Sanaka, Krishna [2]" w:date="2025-12-29T17:49:00Z" w16du:dateUtc="2025-12-29T22:49:00Z">
                <w:r w:rsidR="009470BC" w:rsidDel="00BD5EDF">
                  <w:rPr>
                    <w:rFonts w:ascii="Arial" w:hAnsi="Arial" w:cs="Arial"/>
                  </w:rPr>
                  <w:delText>1</w:delText>
                </w:r>
              </w:del>
            </w:ins>
            <w:ins w:id="711" w:author="Krishna Sanaka" w:date="2025-12-25T11:29:00Z" w16du:dateUtc="2025-12-25T16:29:00Z">
              <w:del w:id="712" w:author="Sanaka, Krishna [2]" w:date="2025-12-29T17:49:00Z" w16du:dateUtc="2025-12-29T22:49:00Z">
                <w:r w:rsidDel="00BD5EDF">
                  <w:rPr>
                    <w:rFonts w:ascii="Arial" w:hAnsi="Arial" w:cs="Arial"/>
                  </w:rPr>
                  <w:delText>%)</w:delText>
                </w:r>
              </w:del>
            </w:ins>
          </w:p>
        </w:tc>
      </w:tr>
      <w:tr w:rsidR="009C73EF" w:rsidDel="00BD5EDF" w14:paraId="2DF41335" w14:textId="1D00210E" w:rsidTr="005C0842">
        <w:trPr>
          <w:ins w:id="713" w:author="Krishna Sanaka" w:date="2025-12-25T11:29:00Z"/>
          <w:del w:id="714" w:author="Sanaka, Krishna [2]" w:date="2025-12-29T17:49:00Z"/>
        </w:trPr>
        <w:tc>
          <w:tcPr>
            <w:tcW w:w="1558" w:type="dxa"/>
          </w:tcPr>
          <w:p w14:paraId="773D2728" w14:textId="702FED77" w:rsidR="009C73EF" w:rsidDel="00BD5EDF" w:rsidRDefault="009C73EF" w:rsidP="00BD5EDF">
            <w:pPr>
              <w:rPr>
                <w:ins w:id="715" w:author="Krishna Sanaka" w:date="2025-12-25T11:29:00Z" w16du:dateUtc="2025-12-25T16:29:00Z"/>
                <w:del w:id="716" w:author="Sanaka, Krishna [2]" w:date="2025-12-29T17:49:00Z" w16du:dateUtc="2025-12-29T22:49:00Z"/>
                <w:rFonts w:ascii="Arial" w:hAnsi="Arial" w:cs="Arial"/>
              </w:rPr>
            </w:pPr>
            <w:ins w:id="717" w:author="Krishna Sanaka" w:date="2025-12-25T11:29:00Z" w16du:dateUtc="2025-12-25T16:29:00Z">
              <w:del w:id="718" w:author="Sanaka, Krishna [2]" w:date="2025-12-29T17:49:00Z" w16du:dateUtc="2025-12-29T22:49:00Z">
                <w:r w:rsidDel="00BD5EDF">
                  <w:rPr>
                    <w:rFonts w:ascii="Arial" w:hAnsi="Arial" w:cs="Arial"/>
                  </w:rPr>
                  <w:delText>65+</w:delText>
                </w:r>
              </w:del>
            </w:ins>
          </w:p>
        </w:tc>
        <w:tc>
          <w:tcPr>
            <w:tcW w:w="1558" w:type="dxa"/>
          </w:tcPr>
          <w:p w14:paraId="00142864" w14:textId="52BFB31F" w:rsidR="009C73EF" w:rsidDel="00BD5EDF" w:rsidRDefault="009C73EF" w:rsidP="00BD5EDF">
            <w:pPr>
              <w:rPr>
                <w:ins w:id="719" w:author="Krishna Sanaka" w:date="2025-12-25T11:29:00Z" w16du:dateUtc="2025-12-25T16:29:00Z"/>
                <w:del w:id="720" w:author="Sanaka, Krishna [2]" w:date="2025-12-29T17:49:00Z" w16du:dateUtc="2025-12-29T22:49:00Z"/>
                <w:rFonts w:ascii="Arial" w:hAnsi="Arial" w:cs="Arial"/>
              </w:rPr>
            </w:pPr>
            <w:ins w:id="721" w:author="Krishna Sanaka" w:date="2025-12-25T11:29:00Z" w16du:dateUtc="2025-12-25T16:29:00Z">
              <w:del w:id="722" w:author="Sanaka, Krishna [2]" w:date="2025-12-29T17:49:00Z" w16du:dateUtc="2025-12-29T22:49:00Z">
                <w:r w:rsidDel="00BD5EDF">
                  <w:rPr>
                    <w:rFonts w:ascii="Arial" w:hAnsi="Arial" w:cs="Arial"/>
                  </w:rPr>
                  <w:delText>8,841</w:delText>
                </w:r>
              </w:del>
            </w:ins>
          </w:p>
        </w:tc>
        <w:tc>
          <w:tcPr>
            <w:tcW w:w="1558" w:type="dxa"/>
          </w:tcPr>
          <w:p w14:paraId="205E2560" w14:textId="224C11E4" w:rsidR="009C73EF" w:rsidDel="00BD5EDF" w:rsidRDefault="009C73EF" w:rsidP="00BD5EDF">
            <w:pPr>
              <w:rPr>
                <w:ins w:id="723" w:author="Krishna Sanaka" w:date="2025-12-25T11:29:00Z" w16du:dateUtc="2025-12-25T16:29:00Z"/>
                <w:del w:id="724" w:author="Sanaka, Krishna [2]" w:date="2025-12-29T17:49:00Z" w16du:dateUtc="2025-12-29T22:49:00Z"/>
                <w:rFonts w:ascii="Arial" w:hAnsi="Arial" w:cs="Arial"/>
              </w:rPr>
            </w:pPr>
            <w:ins w:id="725" w:author="Krishna Sanaka" w:date="2025-12-25T11:29:00Z" w16du:dateUtc="2025-12-25T16:29:00Z">
              <w:del w:id="726" w:author="Sanaka, Krishna [2]" w:date="2025-12-29T17:49:00Z" w16du:dateUtc="2025-12-29T22:49:00Z">
                <w:r w:rsidDel="00BD5EDF">
                  <w:rPr>
                    <w:rFonts w:ascii="Arial" w:hAnsi="Arial" w:cs="Arial"/>
                  </w:rPr>
                  <w:delText>2,632 (29.</w:delText>
                </w:r>
              </w:del>
            </w:ins>
            <w:ins w:id="727" w:author="Krishna Sanaka" w:date="2025-12-25T13:21:00Z" w16du:dateUtc="2025-12-25T18:21:00Z">
              <w:del w:id="728" w:author="Sanaka, Krishna [2]" w:date="2025-12-29T17:49:00Z" w16du:dateUtc="2025-12-29T22:49:00Z">
                <w:r w:rsidR="009470BC" w:rsidDel="00BD5EDF">
                  <w:rPr>
                    <w:rFonts w:ascii="Arial" w:hAnsi="Arial" w:cs="Arial"/>
                  </w:rPr>
                  <w:delText>7</w:delText>
                </w:r>
              </w:del>
            </w:ins>
            <w:ins w:id="729" w:author="Krishna Sanaka" w:date="2025-12-25T11:29:00Z" w16du:dateUtc="2025-12-25T16:29:00Z">
              <w:del w:id="730" w:author="Sanaka, Krishna [2]" w:date="2025-12-29T17:49:00Z" w16du:dateUtc="2025-12-29T22:49:00Z">
                <w:r w:rsidDel="00BD5EDF">
                  <w:rPr>
                    <w:rFonts w:ascii="Arial" w:hAnsi="Arial" w:cs="Arial"/>
                  </w:rPr>
                  <w:delText>8%)</w:delText>
                </w:r>
              </w:del>
            </w:ins>
          </w:p>
        </w:tc>
        <w:tc>
          <w:tcPr>
            <w:tcW w:w="1558" w:type="dxa"/>
          </w:tcPr>
          <w:p w14:paraId="56CC8B52" w14:textId="7FDD5250" w:rsidR="009C73EF" w:rsidDel="00BD5EDF" w:rsidRDefault="009C73EF" w:rsidP="00BD5EDF">
            <w:pPr>
              <w:rPr>
                <w:ins w:id="731" w:author="Krishna Sanaka" w:date="2025-12-25T11:29:00Z" w16du:dateUtc="2025-12-25T16:29:00Z"/>
                <w:del w:id="732" w:author="Sanaka, Krishna [2]" w:date="2025-12-29T17:49:00Z" w16du:dateUtc="2025-12-29T22:49:00Z"/>
                <w:rFonts w:ascii="Arial" w:hAnsi="Arial" w:cs="Arial"/>
              </w:rPr>
            </w:pPr>
            <w:ins w:id="733" w:author="Krishna Sanaka" w:date="2025-12-25T11:29:00Z" w16du:dateUtc="2025-12-25T16:29:00Z">
              <w:del w:id="734" w:author="Sanaka, Krishna [2]" w:date="2025-12-29T17:49:00Z" w16du:dateUtc="2025-12-29T22:49:00Z">
                <w:r w:rsidDel="00BD5EDF">
                  <w:rPr>
                    <w:rFonts w:ascii="Arial" w:hAnsi="Arial" w:cs="Arial"/>
                  </w:rPr>
                  <w:delText>824 (9.3</w:delText>
                </w:r>
              </w:del>
            </w:ins>
            <w:ins w:id="735" w:author="Krishna Sanaka" w:date="2025-12-25T13:21:00Z" w16du:dateUtc="2025-12-25T18:21:00Z">
              <w:del w:id="736" w:author="Sanaka, Krishna [2]" w:date="2025-12-29T17:49:00Z" w16du:dateUtc="2025-12-29T22:49:00Z">
                <w:r w:rsidR="009470BC" w:rsidDel="00BD5EDF">
                  <w:rPr>
                    <w:rFonts w:ascii="Arial" w:hAnsi="Arial" w:cs="Arial"/>
                  </w:rPr>
                  <w:delText>2</w:delText>
                </w:r>
              </w:del>
            </w:ins>
            <w:ins w:id="737" w:author="Krishna Sanaka" w:date="2025-12-25T11:29:00Z" w16du:dateUtc="2025-12-25T16:29:00Z">
              <w:del w:id="738" w:author="Sanaka, Krishna [2]" w:date="2025-12-29T17:49:00Z" w16du:dateUtc="2025-12-29T22:49:00Z">
                <w:r w:rsidDel="00BD5EDF">
                  <w:rPr>
                    <w:rFonts w:ascii="Arial" w:hAnsi="Arial" w:cs="Arial"/>
                  </w:rPr>
                  <w:delText>%)</w:delText>
                </w:r>
              </w:del>
            </w:ins>
          </w:p>
        </w:tc>
        <w:tc>
          <w:tcPr>
            <w:tcW w:w="1559" w:type="dxa"/>
          </w:tcPr>
          <w:p w14:paraId="0009C027" w14:textId="4E20DF50" w:rsidR="009C73EF" w:rsidDel="00BD5EDF" w:rsidRDefault="009C73EF" w:rsidP="00BD5EDF">
            <w:pPr>
              <w:rPr>
                <w:ins w:id="739" w:author="Krishna Sanaka" w:date="2025-12-25T11:29:00Z" w16du:dateUtc="2025-12-25T16:29:00Z"/>
                <w:del w:id="740" w:author="Sanaka, Krishna [2]" w:date="2025-12-29T17:49:00Z" w16du:dateUtc="2025-12-29T22:49:00Z"/>
                <w:rFonts w:ascii="Arial" w:hAnsi="Arial" w:cs="Arial"/>
              </w:rPr>
            </w:pPr>
            <w:ins w:id="741" w:author="Krishna Sanaka" w:date="2025-12-25T11:29:00Z" w16du:dateUtc="2025-12-25T16:29:00Z">
              <w:del w:id="742" w:author="Sanaka, Krishna [2]" w:date="2025-12-29T17:49:00Z" w16du:dateUtc="2025-12-29T22:49:00Z">
                <w:r w:rsidDel="00BD5EDF">
                  <w:rPr>
                    <w:rFonts w:ascii="Arial" w:hAnsi="Arial" w:cs="Arial"/>
                  </w:rPr>
                  <w:delText>222 (2.5</w:delText>
                </w:r>
              </w:del>
            </w:ins>
            <w:ins w:id="743" w:author="Krishna Sanaka" w:date="2025-12-25T13:21:00Z" w16du:dateUtc="2025-12-25T18:21:00Z">
              <w:del w:id="744" w:author="Sanaka, Krishna [2]" w:date="2025-12-29T17:49:00Z" w16du:dateUtc="2025-12-29T22:49:00Z">
                <w:r w:rsidR="009470BC" w:rsidDel="00BD5EDF">
                  <w:rPr>
                    <w:rFonts w:ascii="Arial" w:hAnsi="Arial" w:cs="Arial"/>
                  </w:rPr>
                  <w:delText>1</w:delText>
                </w:r>
              </w:del>
            </w:ins>
            <w:ins w:id="745" w:author="Krishna Sanaka" w:date="2025-12-25T11:29:00Z" w16du:dateUtc="2025-12-25T16:29:00Z">
              <w:del w:id="746" w:author="Sanaka, Krishna [2]" w:date="2025-12-29T17:49:00Z" w16du:dateUtc="2025-12-29T22:49:00Z">
                <w:r w:rsidDel="00BD5EDF">
                  <w:rPr>
                    <w:rFonts w:ascii="Arial" w:hAnsi="Arial" w:cs="Arial"/>
                  </w:rPr>
                  <w:delText>%)</w:delText>
                </w:r>
              </w:del>
            </w:ins>
          </w:p>
        </w:tc>
        <w:tc>
          <w:tcPr>
            <w:tcW w:w="1559" w:type="dxa"/>
          </w:tcPr>
          <w:p w14:paraId="111D5935" w14:textId="0B642C32" w:rsidR="009C73EF" w:rsidDel="00BD5EDF" w:rsidRDefault="009C73EF" w:rsidP="00BD5EDF">
            <w:pPr>
              <w:rPr>
                <w:ins w:id="747" w:author="Krishna Sanaka" w:date="2025-12-25T11:29:00Z" w16du:dateUtc="2025-12-25T16:29:00Z"/>
                <w:del w:id="748" w:author="Sanaka, Krishna [2]" w:date="2025-12-29T17:49:00Z" w16du:dateUtc="2025-12-29T22:49:00Z"/>
                <w:rFonts w:ascii="Arial" w:hAnsi="Arial" w:cs="Arial"/>
              </w:rPr>
            </w:pPr>
            <w:ins w:id="749" w:author="Krishna Sanaka" w:date="2025-12-25T11:29:00Z" w16du:dateUtc="2025-12-25T16:29:00Z">
              <w:del w:id="750" w:author="Sanaka, Krishna [2]" w:date="2025-12-29T17:49:00Z" w16du:dateUtc="2025-12-29T22:49:00Z">
                <w:r w:rsidDel="00BD5EDF">
                  <w:rPr>
                    <w:rFonts w:ascii="Arial" w:hAnsi="Arial" w:cs="Arial"/>
                  </w:rPr>
                  <w:delText>942 (10.</w:delText>
                </w:r>
              </w:del>
            </w:ins>
            <w:ins w:id="751" w:author="Krishna Sanaka" w:date="2025-12-25T13:21:00Z" w16du:dateUtc="2025-12-25T18:21:00Z">
              <w:del w:id="752" w:author="Sanaka, Krishna [2]" w:date="2025-12-29T17:49:00Z" w16du:dateUtc="2025-12-29T22:49:00Z">
                <w:r w:rsidR="009470BC" w:rsidDel="00BD5EDF">
                  <w:rPr>
                    <w:rFonts w:ascii="Arial" w:hAnsi="Arial" w:cs="Arial"/>
                  </w:rPr>
                  <w:delText>65</w:delText>
                </w:r>
              </w:del>
            </w:ins>
            <w:ins w:id="753" w:author="Krishna Sanaka" w:date="2025-12-25T11:29:00Z" w16du:dateUtc="2025-12-25T16:29:00Z">
              <w:del w:id="754" w:author="Sanaka, Krishna [2]" w:date="2025-12-29T17:49:00Z" w16du:dateUtc="2025-12-29T22:49:00Z">
                <w:r w:rsidDel="00BD5EDF">
                  <w:rPr>
                    <w:rFonts w:ascii="Arial" w:hAnsi="Arial" w:cs="Arial"/>
                  </w:rPr>
                  <w:delText>%)</w:delText>
                </w:r>
              </w:del>
            </w:ins>
          </w:p>
        </w:tc>
      </w:tr>
    </w:tbl>
    <w:p w14:paraId="0791AE4B" w14:textId="6CC93798" w:rsidR="009C73EF" w:rsidRPr="00A03763" w:rsidDel="00BD5EDF" w:rsidRDefault="009C73EF">
      <w:pPr>
        <w:rPr>
          <w:ins w:id="755" w:author="Krishna Sanaka" w:date="2025-12-25T11:29:00Z" w16du:dateUtc="2025-12-25T16:29:00Z"/>
          <w:del w:id="756" w:author="Sanaka, Krishna [2]" w:date="2025-12-29T17:49:00Z" w16du:dateUtc="2025-12-29T22:49:00Z"/>
          <w:rFonts w:ascii="Arial" w:hAnsi="Arial" w:cs="Arial"/>
        </w:rPr>
        <w:pPrChange w:id="757" w:author="Sanaka, Krishna [2]" w:date="2025-12-29T17:49:00Z" w16du:dateUtc="2025-12-29T22:49:00Z">
          <w:pPr>
            <w:spacing w:after="0" w:line="240" w:lineRule="auto"/>
          </w:pPr>
        </w:pPrChange>
      </w:pPr>
      <w:ins w:id="758" w:author="Krishna Sanaka" w:date="2025-12-25T11:29:00Z" w16du:dateUtc="2025-12-25T16:29:00Z">
        <w:del w:id="759" w:author="Sanaka, Krishna [2]" w:date="2025-12-29T17:49:00Z" w16du:dateUtc="2025-12-29T22:49:00Z">
          <w:r w:rsidDel="00BD5EDF">
            <w:rPr>
              <w:rFonts w:ascii="Arial" w:hAnsi="Arial" w:cs="Arial"/>
            </w:rPr>
            <w:delText>Values are presented as counts with percentages representing the proportion of deaths within each age group for the specified year. Osteomyelitis was considered as any multiple cause of death. Comorbidities were identified from contributing causes of death and are not mutually exclusive. N/A indicates insufficient counts to calculate stable estimates. * indicates that the value was taken f</w:delText>
          </w:r>
        </w:del>
      </w:ins>
      <w:ins w:id="760" w:author="Krishna Sanaka" w:date="2025-12-25T13:30:00Z" w16du:dateUtc="2025-12-25T18:30:00Z">
        <w:del w:id="761" w:author="Sanaka, Krishna [2]" w:date="2025-12-29T17:49:00Z" w16du:dateUtc="2025-12-29T22:49:00Z">
          <w:r w:rsidR="006F79E2" w:rsidDel="00BD5EDF">
            <w:rPr>
              <w:rFonts w:ascii="Arial" w:hAnsi="Arial" w:cs="Arial"/>
            </w:rPr>
            <w:delText>rom</w:delText>
          </w:r>
        </w:del>
      </w:ins>
      <w:ins w:id="762" w:author="Krishna Sanaka" w:date="2025-12-25T11:29:00Z" w16du:dateUtc="2025-12-25T16:29:00Z">
        <w:del w:id="763" w:author="Sanaka, Krishna [2]" w:date="2025-12-29T17:49:00Z" w16du:dateUtc="2025-12-29T22:49:00Z">
          <w:r w:rsidDel="00BD5EDF">
            <w:rPr>
              <w:rFonts w:ascii="Arial" w:hAnsi="Arial" w:cs="Arial"/>
            </w:rPr>
            <w:delText xml:space="preserve"> the year 2000 due to data for 1999 being unavailable.     </w:delText>
          </w:r>
        </w:del>
      </w:ins>
    </w:p>
    <w:p w14:paraId="149319F3" w14:textId="4682A350" w:rsidR="009C73EF" w:rsidDel="00BD5EDF" w:rsidRDefault="009C73EF" w:rsidP="00BD5EDF">
      <w:pPr>
        <w:rPr>
          <w:ins w:id="764" w:author="Krishna Sanaka" w:date="2025-12-25T11:29:00Z" w16du:dateUtc="2025-12-25T16:29:00Z"/>
          <w:del w:id="765" w:author="Sanaka, Krishna [2]" w:date="2025-12-29T17:49:00Z" w16du:dateUtc="2025-12-29T22:49:00Z"/>
          <w:rFonts w:ascii="Arial" w:hAnsi="Arial" w:cs="Arial"/>
          <w:b/>
          <w:bCs/>
        </w:rPr>
      </w:pPr>
      <w:ins w:id="766" w:author="Krishna Sanaka" w:date="2025-12-25T11:29:00Z" w16du:dateUtc="2025-12-25T16:29:00Z">
        <w:del w:id="767" w:author="Sanaka, Krishna [2]" w:date="2025-12-29T17:49:00Z" w16du:dateUtc="2025-12-29T22:49:00Z">
          <w:r w:rsidDel="00BD5EDF">
            <w:rPr>
              <w:rFonts w:ascii="Arial" w:hAnsi="Arial" w:cs="Arial"/>
              <w:b/>
              <w:bCs/>
            </w:rPr>
            <w:br w:type="page"/>
          </w:r>
        </w:del>
      </w:ins>
    </w:p>
    <w:p w14:paraId="1F8FB5DC" w14:textId="3F4E17D0" w:rsidR="007A2E9A" w:rsidDel="00BD5EDF" w:rsidRDefault="004C2CB2">
      <w:pPr>
        <w:rPr>
          <w:ins w:id="768" w:author="Krishna Sanaka" w:date="2025-12-24T15:08:00Z" w16du:dateUtc="2025-12-24T20:08:00Z"/>
          <w:del w:id="769" w:author="Sanaka, Krishna [2]" w:date="2025-12-29T17:49:00Z" w16du:dateUtc="2025-12-29T22:49:00Z"/>
          <w:rFonts w:ascii="Arial" w:hAnsi="Arial" w:cs="Arial"/>
        </w:rPr>
        <w:pPrChange w:id="770" w:author="Sanaka, Krishna [2]" w:date="2025-12-29T17:49:00Z" w16du:dateUtc="2025-12-29T22:49:00Z">
          <w:pPr>
            <w:spacing w:after="0" w:line="240" w:lineRule="auto"/>
          </w:pPr>
        </w:pPrChange>
      </w:pPr>
      <w:ins w:id="771" w:author="Krishna Sanaka" w:date="2025-12-24T14:56:00Z" w16du:dateUtc="2025-12-24T19:56:00Z">
        <w:del w:id="772" w:author="Sanaka, Krishna [2]" w:date="2025-12-29T17:49:00Z" w16du:dateUtc="2025-12-29T22:49:00Z">
          <w:r w:rsidDel="00BD5EDF">
            <w:rPr>
              <w:rFonts w:ascii="Arial" w:hAnsi="Arial" w:cs="Arial"/>
              <w:b/>
              <w:bCs/>
            </w:rPr>
            <w:lastRenderedPageBreak/>
            <w:delText xml:space="preserve">Supplementary Table </w:delText>
          </w:r>
        </w:del>
      </w:ins>
      <w:ins w:id="773" w:author="Krishna Sanaka" w:date="2025-12-25T11:29:00Z" w16du:dateUtc="2025-12-25T16:29:00Z">
        <w:del w:id="774" w:author="Sanaka, Krishna [2]" w:date="2025-12-29T17:49:00Z" w16du:dateUtc="2025-12-29T22:49:00Z">
          <w:r w:rsidR="009C73EF" w:rsidDel="00BD5EDF">
            <w:rPr>
              <w:rFonts w:ascii="Arial" w:hAnsi="Arial" w:cs="Arial"/>
              <w:b/>
              <w:bCs/>
            </w:rPr>
            <w:delText>2</w:delText>
          </w:r>
        </w:del>
      </w:ins>
      <w:ins w:id="775" w:author="Krishna Sanaka" w:date="2025-12-24T14:56:00Z" w16du:dateUtc="2025-12-24T19:56:00Z">
        <w:del w:id="776" w:author="Sanaka, Krishna [2]" w:date="2025-12-29T17:49:00Z" w16du:dateUtc="2025-12-29T22:49:00Z">
          <w:r w:rsidDel="00BD5EDF">
            <w:rPr>
              <w:rFonts w:ascii="Arial" w:hAnsi="Arial" w:cs="Arial"/>
              <w:b/>
              <w:bCs/>
            </w:rPr>
            <w:delText xml:space="preserve">. </w:delText>
          </w:r>
        </w:del>
      </w:ins>
      <w:ins w:id="777" w:author="Krishna Sanaka" w:date="2025-12-24T15:07:00Z" w16du:dateUtc="2025-12-24T20:07:00Z">
        <w:del w:id="778" w:author="Sanaka, Krishna [2]" w:date="2025-12-29T17:49:00Z" w16du:dateUtc="2025-12-29T22:49:00Z">
          <w:r w:rsidR="009458C6" w:rsidDel="00BD5EDF">
            <w:rPr>
              <w:rFonts w:ascii="Arial" w:hAnsi="Arial" w:cs="Arial"/>
              <w:b/>
              <w:bCs/>
            </w:rPr>
            <w:delText xml:space="preserve">Ratios of age-adjusted mortality rates </w:delText>
          </w:r>
          <w:r w:rsidR="00D23DF7" w:rsidDel="00BD5EDF">
            <w:rPr>
              <w:rFonts w:ascii="Arial" w:hAnsi="Arial" w:cs="Arial"/>
              <w:b/>
              <w:bCs/>
            </w:rPr>
            <w:delText>f</w:delText>
          </w:r>
        </w:del>
      </w:ins>
      <w:ins w:id="779" w:author="Krishna Sanaka" w:date="2025-12-24T15:08:00Z" w16du:dateUtc="2025-12-24T20:08:00Z">
        <w:del w:id="780" w:author="Sanaka, Krishna [2]" w:date="2025-12-29T17:49:00Z" w16du:dateUtc="2025-12-29T22:49:00Z">
          <w:r w:rsidR="00D23DF7" w:rsidDel="00BD5EDF">
            <w:rPr>
              <w:rFonts w:ascii="Arial" w:hAnsi="Arial" w:cs="Arial"/>
              <w:b/>
              <w:bCs/>
            </w:rPr>
            <w:delText xml:space="preserve">or osteomyelitis </w:delText>
          </w:r>
          <w:r w:rsidR="007A2E9A" w:rsidDel="00BD5EDF">
            <w:rPr>
              <w:rFonts w:ascii="Arial" w:hAnsi="Arial" w:cs="Arial"/>
              <w:b/>
              <w:bCs/>
            </w:rPr>
            <w:delText>by demographic group</w:delText>
          </w:r>
        </w:del>
      </w:ins>
      <w:ins w:id="781" w:author="Krishna Sanaka" w:date="2025-12-24T15:59:00Z" w16du:dateUtc="2025-12-24T20:59:00Z">
        <w:del w:id="782" w:author="Sanaka, Krishna [2]" w:date="2025-12-29T17:49:00Z" w16du:dateUtc="2025-12-29T22:49:00Z">
          <w:r w:rsidR="00C540DF" w:rsidDel="00BD5EDF">
            <w:rPr>
              <w:rFonts w:ascii="Arial" w:hAnsi="Arial" w:cs="Arial"/>
              <w:b/>
              <w:bCs/>
            </w:rPr>
            <w:delText xml:space="preserve"> in 1999 and 2023</w:delText>
          </w:r>
        </w:del>
      </w:ins>
      <w:ins w:id="783" w:author="Krishna Sanaka" w:date="2025-12-24T15:08:00Z" w16du:dateUtc="2025-12-24T20:08:00Z">
        <w:del w:id="784" w:author="Sanaka, Krishna [2]" w:date="2025-12-29T17:49:00Z" w16du:dateUtc="2025-12-29T22:49:00Z">
          <w:r w:rsidR="007A2E9A" w:rsidDel="00BD5EDF">
            <w:rPr>
              <w:rFonts w:ascii="Arial" w:hAnsi="Arial" w:cs="Arial"/>
              <w:b/>
              <w:bCs/>
            </w:rPr>
            <w:delText>.</w:delText>
          </w:r>
        </w:del>
      </w:ins>
    </w:p>
    <w:tbl>
      <w:tblPr>
        <w:tblStyle w:val="TableGrid"/>
        <w:tblW w:w="0" w:type="auto"/>
        <w:tblLook w:val="04A0" w:firstRow="1" w:lastRow="0" w:firstColumn="1" w:lastColumn="0" w:noHBand="0" w:noVBand="1"/>
      </w:tblPr>
      <w:tblGrid>
        <w:gridCol w:w="3116"/>
        <w:gridCol w:w="3117"/>
        <w:gridCol w:w="3117"/>
      </w:tblGrid>
      <w:tr w:rsidR="007A2E9A" w:rsidDel="00BD5EDF" w14:paraId="4467C1C7" w14:textId="7F65CDB3">
        <w:trPr>
          <w:ins w:id="785" w:author="Krishna Sanaka" w:date="2025-12-24T15:08:00Z"/>
          <w:del w:id="786" w:author="Sanaka, Krishna [2]" w:date="2025-12-29T17:49:00Z"/>
        </w:trPr>
        <w:tc>
          <w:tcPr>
            <w:tcW w:w="3116" w:type="dxa"/>
          </w:tcPr>
          <w:p w14:paraId="714B7B2A" w14:textId="07E6984D" w:rsidR="007A2E9A" w:rsidRPr="007A2E9A" w:rsidDel="00BD5EDF" w:rsidRDefault="007A2E9A" w:rsidP="00BD5EDF">
            <w:pPr>
              <w:rPr>
                <w:ins w:id="787" w:author="Krishna Sanaka" w:date="2025-12-24T15:08:00Z" w16du:dateUtc="2025-12-24T20:08:00Z"/>
                <w:del w:id="788" w:author="Sanaka, Krishna [2]" w:date="2025-12-29T17:49:00Z" w16du:dateUtc="2025-12-29T22:49:00Z"/>
                <w:rFonts w:ascii="Arial" w:hAnsi="Arial" w:cs="Arial"/>
                <w:b/>
                <w:bCs/>
                <w:sz w:val="22"/>
                <w:szCs w:val="22"/>
                <w:rPrChange w:id="789" w:author="Krishna Sanaka" w:date="2025-12-24T15:10:00Z" w16du:dateUtc="2025-12-24T20:10:00Z">
                  <w:rPr>
                    <w:ins w:id="790" w:author="Krishna Sanaka" w:date="2025-12-24T15:08:00Z" w16du:dateUtc="2025-12-24T20:08:00Z"/>
                    <w:del w:id="791" w:author="Sanaka, Krishna [2]" w:date="2025-12-29T17:49:00Z" w16du:dateUtc="2025-12-29T22:49:00Z"/>
                    <w:rFonts w:ascii="Arial" w:hAnsi="Arial" w:cs="Arial"/>
                  </w:rPr>
                </w:rPrChange>
              </w:rPr>
            </w:pPr>
            <w:ins w:id="792" w:author="Krishna Sanaka" w:date="2025-12-24T15:08:00Z" w16du:dateUtc="2025-12-24T20:08:00Z">
              <w:del w:id="793" w:author="Sanaka, Krishna [2]" w:date="2025-12-29T17:49:00Z" w16du:dateUtc="2025-12-29T22:49:00Z">
                <w:r w:rsidRPr="007A2E9A" w:rsidDel="00BD5EDF">
                  <w:rPr>
                    <w:rFonts w:ascii="Arial" w:hAnsi="Arial" w:cs="Arial"/>
                    <w:b/>
                    <w:bCs/>
                    <w:sz w:val="22"/>
                    <w:szCs w:val="22"/>
                    <w:rPrChange w:id="794" w:author="Krishna Sanaka" w:date="2025-12-24T15:10:00Z" w16du:dateUtc="2025-12-24T20:10:00Z">
                      <w:rPr>
                        <w:rFonts w:ascii="Arial" w:hAnsi="Arial" w:cs="Arial"/>
                        <w:b/>
                        <w:bCs/>
                      </w:rPr>
                    </w:rPrChange>
                  </w:rPr>
                  <w:delText>Group</w:delText>
                </w:r>
              </w:del>
            </w:ins>
          </w:p>
        </w:tc>
        <w:tc>
          <w:tcPr>
            <w:tcW w:w="3117" w:type="dxa"/>
          </w:tcPr>
          <w:p w14:paraId="77C0F4C3" w14:textId="66B9A8E1" w:rsidR="007A2E9A" w:rsidRPr="007A2E9A" w:rsidDel="00BD5EDF" w:rsidRDefault="007A2E9A" w:rsidP="00BD5EDF">
            <w:pPr>
              <w:rPr>
                <w:ins w:id="795" w:author="Krishna Sanaka" w:date="2025-12-24T15:08:00Z" w16du:dateUtc="2025-12-24T20:08:00Z"/>
                <w:del w:id="796" w:author="Sanaka, Krishna [2]" w:date="2025-12-29T17:49:00Z" w16du:dateUtc="2025-12-29T22:49:00Z"/>
                <w:rFonts w:ascii="Arial" w:hAnsi="Arial" w:cs="Arial"/>
                <w:b/>
                <w:bCs/>
                <w:sz w:val="22"/>
                <w:szCs w:val="22"/>
                <w:rPrChange w:id="797" w:author="Krishna Sanaka" w:date="2025-12-24T15:10:00Z" w16du:dateUtc="2025-12-24T20:10:00Z">
                  <w:rPr>
                    <w:ins w:id="798" w:author="Krishna Sanaka" w:date="2025-12-24T15:08:00Z" w16du:dateUtc="2025-12-24T20:08:00Z"/>
                    <w:del w:id="799" w:author="Sanaka, Krishna [2]" w:date="2025-12-29T17:49:00Z" w16du:dateUtc="2025-12-29T22:49:00Z"/>
                    <w:rFonts w:ascii="Arial" w:hAnsi="Arial" w:cs="Arial"/>
                  </w:rPr>
                </w:rPrChange>
              </w:rPr>
            </w:pPr>
            <w:ins w:id="800" w:author="Krishna Sanaka" w:date="2025-12-24T15:08:00Z" w16du:dateUtc="2025-12-24T20:08:00Z">
              <w:del w:id="801" w:author="Sanaka, Krishna [2]" w:date="2025-12-29T17:49:00Z" w16du:dateUtc="2025-12-29T22:49:00Z">
                <w:r w:rsidRPr="007A2E9A" w:rsidDel="00BD5EDF">
                  <w:rPr>
                    <w:rFonts w:ascii="Arial" w:hAnsi="Arial" w:cs="Arial"/>
                    <w:b/>
                    <w:bCs/>
                    <w:sz w:val="22"/>
                    <w:szCs w:val="22"/>
                    <w:rPrChange w:id="802" w:author="Krishna Sanaka" w:date="2025-12-24T15:10:00Z" w16du:dateUtc="2025-12-24T20:10:00Z">
                      <w:rPr>
                        <w:rFonts w:ascii="Arial" w:hAnsi="Arial" w:cs="Arial"/>
                        <w:b/>
                        <w:bCs/>
                      </w:rPr>
                    </w:rPrChange>
                  </w:rPr>
                  <w:delText xml:space="preserve">1999 </w:delText>
                </w:r>
              </w:del>
            </w:ins>
            <w:ins w:id="803" w:author="Krishna Sanaka" w:date="2025-12-24T15:09:00Z" w16du:dateUtc="2025-12-24T20:09:00Z">
              <w:del w:id="804" w:author="Sanaka, Krishna [2]" w:date="2025-12-29T17:49:00Z" w16du:dateUtc="2025-12-29T22:49:00Z">
                <w:r w:rsidRPr="007A2E9A" w:rsidDel="00BD5EDF">
                  <w:rPr>
                    <w:rFonts w:ascii="Arial" w:hAnsi="Arial" w:cs="Arial"/>
                    <w:b/>
                    <w:bCs/>
                    <w:sz w:val="22"/>
                    <w:szCs w:val="22"/>
                    <w:rPrChange w:id="805" w:author="Krishna Sanaka" w:date="2025-12-24T15:10:00Z" w16du:dateUtc="2025-12-24T20:10:00Z">
                      <w:rPr>
                        <w:rFonts w:ascii="Arial" w:hAnsi="Arial" w:cs="Arial"/>
                        <w:b/>
                        <w:bCs/>
                      </w:rPr>
                    </w:rPrChange>
                  </w:rPr>
                  <w:delText>Ratio</w:delText>
                </w:r>
              </w:del>
            </w:ins>
          </w:p>
        </w:tc>
        <w:tc>
          <w:tcPr>
            <w:tcW w:w="3117" w:type="dxa"/>
          </w:tcPr>
          <w:p w14:paraId="407ADC71" w14:textId="760A2CCE" w:rsidR="007A2E9A" w:rsidRPr="007A2E9A" w:rsidDel="00BD5EDF" w:rsidRDefault="007A2E9A" w:rsidP="00BD5EDF">
            <w:pPr>
              <w:rPr>
                <w:ins w:id="806" w:author="Krishna Sanaka" w:date="2025-12-24T15:08:00Z" w16du:dateUtc="2025-12-24T20:08:00Z"/>
                <w:del w:id="807" w:author="Sanaka, Krishna [2]" w:date="2025-12-29T17:49:00Z" w16du:dateUtc="2025-12-29T22:49:00Z"/>
                <w:rFonts w:ascii="Arial" w:hAnsi="Arial" w:cs="Arial"/>
                <w:b/>
                <w:bCs/>
                <w:sz w:val="22"/>
                <w:szCs w:val="22"/>
                <w:rPrChange w:id="808" w:author="Krishna Sanaka" w:date="2025-12-24T15:10:00Z" w16du:dateUtc="2025-12-24T20:10:00Z">
                  <w:rPr>
                    <w:ins w:id="809" w:author="Krishna Sanaka" w:date="2025-12-24T15:08:00Z" w16du:dateUtc="2025-12-24T20:08:00Z"/>
                    <w:del w:id="810" w:author="Sanaka, Krishna [2]" w:date="2025-12-29T17:49:00Z" w16du:dateUtc="2025-12-29T22:49:00Z"/>
                    <w:rFonts w:ascii="Arial" w:hAnsi="Arial" w:cs="Arial"/>
                  </w:rPr>
                </w:rPrChange>
              </w:rPr>
            </w:pPr>
            <w:ins w:id="811" w:author="Krishna Sanaka" w:date="2025-12-24T15:09:00Z" w16du:dateUtc="2025-12-24T20:09:00Z">
              <w:del w:id="812" w:author="Sanaka, Krishna [2]" w:date="2025-12-29T17:49:00Z" w16du:dateUtc="2025-12-29T22:49:00Z">
                <w:r w:rsidRPr="007A2E9A" w:rsidDel="00BD5EDF">
                  <w:rPr>
                    <w:rFonts w:ascii="Arial" w:hAnsi="Arial" w:cs="Arial"/>
                    <w:b/>
                    <w:bCs/>
                    <w:sz w:val="22"/>
                    <w:szCs w:val="22"/>
                    <w:rPrChange w:id="813" w:author="Krishna Sanaka" w:date="2025-12-24T15:10:00Z" w16du:dateUtc="2025-12-24T20:10:00Z">
                      <w:rPr>
                        <w:rFonts w:ascii="Arial" w:hAnsi="Arial" w:cs="Arial"/>
                        <w:b/>
                        <w:bCs/>
                      </w:rPr>
                    </w:rPrChange>
                  </w:rPr>
                  <w:delText>2023 Ratio</w:delText>
                </w:r>
              </w:del>
            </w:ins>
          </w:p>
        </w:tc>
      </w:tr>
      <w:tr w:rsidR="00C540DF" w:rsidDel="00BD5EDF" w14:paraId="109EF089" w14:textId="0AC1D88B" w:rsidTr="00C20A27">
        <w:trPr>
          <w:ins w:id="814" w:author="Krishna Sanaka" w:date="2025-12-24T15:51:00Z"/>
          <w:del w:id="815" w:author="Sanaka, Krishna [2]" w:date="2025-12-29T17:49:00Z"/>
        </w:trPr>
        <w:tc>
          <w:tcPr>
            <w:tcW w:w="9350" w:type="dxa"/>
            <w:gridSpan w:val="3"/>
          </w:tcPr>
          <w:p w14:paraId="0BD8A0D6" w14:textId="01072923" w:rsidR="00C540DF" w:rsidDel="00BD5EDF" w:rsidRDefault="00C540DF" w:rsidP="00BD5EDF">
            <w:pPr>
              <w:rPr>
                <w:ins w:id="816" w:author="Krishna Sanaka" w:date="2025-12-24T15:51:00Z" w16du:dateUtc="2025-12-24T20:51:00Z"/>
                <w:del w:id="817" w:author="Sanaka, Krishna [2]" w:date="2025-12-29T17:49:00Z" w16du:dateUtc="2025-12-29T22:49:00Z"/>
                <w:rFonts w:ascii="Arial" w:hAnsi="Arial" w:cs="Arial"/>
                <w:sz w:val="22"/>
                <w:szCs w:val="22"/>
              </w:rPr>
            </w:pPr>
            <w:ins w:id="818" w:author="Krishna Sanaka" w:date="2025-12-24T15:51:00Z" w16du:dateUtc="2025-12-24T20:51:00Z">
              <w:del w:id="819" w:author="Sanaka, Krishna [2]" w:date="2025-12-29T17:49:00Z" w16du:dateUtc="2025-12-29T22:49:00Z">
                <w:r w:rsidDel="00BD5EDF">
                  <w:rPr>
                    <w:rFonts w:ascii="Arial" w:hAnsi="Arial" w:cs="Arial"/>
                    <w:sz w:val="22"/>
                    <w:szCs w:val="22"/>
                  </w:rPr>
                  <w:delText>Sex</w:delText>
                </w:r>
              </w:del>
            </w:ins>
          </w:p>
        </w:tc>
      </w:tr>
      <w:tr w:rsidR="0056766B" w:rsidDel="00BD5EDF" w14:paraId="15576C4F" w14:textId="327AA5DE">
        <w:trPr>
          <w:ins w:id="820" w:author="Krishna Sanaka" w:date="2025-12-24T15:08:00Z"/>
          <w:del w:id="821" w:author="Sanaka, Krishna [2]" w:date="2025-12-29T17:49:00Z"/>
        </w:trPr>
        <w:tc>
          <w:tcPr>
            <w:tcW w:w="3116" w:type="dxa"/>
          </w:tcPr>
          <w:p w14:paraId="5B81CA41" w14:textId="27682CE2" w:rsidR="0056766B" w:rsidRPr="007A2E9A" w:rsidDel="00BD5EDF" w:rsidRDefault="0056766B" w:rsidP="00BD5EDF">
            <w:pPr>
              <w:rPr>
                <w:ins w:id="822" w:author="Krishna Sanaka" w:date="2025-12-24T15:08:00Z" w16du:dateUtc="2025-12-24T20:08:00Z"/>
                <w:del w:id="823" w:author="Sanaka, Krishna [2]" w:date="2025-12-29T17:49:00Z" w16du:dateUtc="2025-12-29T22:49:00Z"/>
                <w:rFonts w:ascii="Arial" w:hAnsi="Arial" w:cs="Arial"/>
                <w:i/>
                <w:iCs/>
                <w:sz w:val="22"/>
                <w:szCs w:val="22"/>
                <w:rPrChange w:id="824" w:author="Krishna Sanaka" w:date="2025-12-24T15:10:00Z" w16du:dateUtc="2025-12-24T20:10:00Z">
                  <w:rPr>
                    <w:ins w:id="825" w:author="Krishna Sanaka" w:date="2025-12-24T15:08:00Z" w16du:dateUtc="2025-12-24T20:08:00Z"/>
                    <w:del w:id="826" w:author="Sanaka, Krishna [2]" w:date="2025-12-29T17:49:00Z" w16du:dateUtc="2025-12-29T22:49:00Z"/>
                    <w:rFonts w:ascii="Arial" w:hAnsi="Arial" w:cs="Arial"/>
                  </w:rPr>
                </w:rPrChange>
              </w:rPr>
            </w:pPr>
            <w:ins w:id="827" w:author="Krishna Sanaka" w:date="2025-12-24T15:09:00Z" w16du:dateUtc="2025-12-24T20:09:00Z">
              <w:del w:id="828" w:author="Sanaka, Krishna [2]" w:date="2025-12-29T17:49:00Z" w16du:dateUtc="2025-12-29T22:49:00Z">
                <w:r w:rsidRPr="007A2E9A" w:rsidDel="00BD5EDF">
                  <w:rPr>
                    <w:rFonts w:ascii="Arial" w:hAnsi="Arial" w:cs="Arial"/>
                    <w:i/>
                    <w:iCs/>
                    <w:sz w:val="22"/>
                    <w:szCs w:val="22"/>
                  </w:rPr>
                  <w:delText>Male</w:delText>
                </w:r>
              </w:del>
            </w:ins>
          </w:p>
        </w:tc>
        <w:tc>
          <w:tcPr>
            <w:tcW w:w="3117" w:type="dxa"/>
          </w:tcPr>
          <w:p w14:paraId="1D390D16" w14:textId="1352C780" w:rsidR="0056766B" w:rsidRPr="007A2E9A" w:rsidDel="00BD5EDF" w:rsidRDefault="0056766B" w:rsidP="00BD5EDF">
            <w:pPr>
              <w:rPr>
                <w:ins w:id="829" w:author="Krishna Sanaka" w:date="2025-12-24T15:08:00Z" w16du:dateUtc="2025-12-24T20:08:00Z"/>
                <w:del w:id="830" w:author="Sanaka, Krishna [2]" w:date="2025-12-29T17:49:00Z" w16du:dateUtc="2025-12-29T22:49:00Z"/>
                <w:rFonts w:ascii="Arial" w:hAnsi="Arial" w:cs="Arial"/>
                <w:sz w:val="22"/>
                <w:szCs w:val="22"/>
                <w:rPrChange w:id="831" w:author="Krishna Sanaka" w:date="2025-12-24T15:10:00Z" w16du:dateUtc="2025-12-24T20:10:00Z">
                  <w:rPr>
                    <w:ins w:id="832" w:author="Krishna Sanaka" w:date="2025-12-24T15:08:00Z" w16du:dateUtc="2025-12-24T20:08:00Z"/>
                    <w:del w:id="833" w:author="Sanaka, Krishna [2]" w:date="2025-12-29T17:49:00Z" w16du:dateUtc="2025-12-29T22:49:00Z"/>
                    <w:rFonts w:ascii="Arial" w:hAnsi="Arial" w:cs="Arial"/>
                  </w:rPr>
                </w:rPrChange>
              </w:rPr>
            </w:pPr>
            <w:ins w:id="834" w:author="Krishna Sanaka" w:date="2025-12-24T15:12:00Z" w16du:dateUtc="2025-12-24T20:12:00Z">
              <w:del w:id="835" w:author="Sanaka, Krishna [2]" w:date="2025-12-29T17:49:00Z" w16du:dateUtc="2025-12-29T22:49:00Z">
                <w:r w:rsidDel="00BD5EDF">
                  <w:rPr>
                    <w:rFonts w:ascii="Arial" w:hAnsi="Arial" w:cs="Arial"/>
                    <w:sz w:val="22"/>
                    <w:szCs w:val="22"/>
                  </w:rPr>
                  <w:delText>Reference</w:delText>
                </w:r>
              </w:del>
            </w:ins>
          </w:p>
        </w:tc>
        <w:tc>
          <w:tcPr>
            <w:tcW w:w="3117" w:type="dxa"/>
          </w:tcPr>
          <w:p w14:paraId="30B7C6EE" w14:textId="729AAA0D" w:rsidR="0056766B" w:rsidRPr="007A2E9A" w:rsidDel="00BD5EDF" w:rsidRDefault="0056766B" w:rsidP="00BD5EDF">
            <w:pPr>
              <w:rPr>
                <w:ins w:id="836" w:author="Krishna Sanaka" w:date="2025-12-24T15:08:00Z" w16du:dateUtc="2025-12-24T20:08:00Z"/>
                <w:del w:id="837" w:author="Sanaka, Krishna [2]" w:date="2025-12-29T17:49:00Z" w16du:dateUtc="2025-12-29T22:49:00Z"/>
                <w:rFonts w:ascii="Arial" w:hAnsi="Arial" w:cs="Arial"/>
                <w:sz w:val="22"/>
                <w:szCs w:val="22"/>
                <w:rPrChange w:id="838" w:author="Krishna Sanaka" w:date="2025-12-24T15:10:00Z" w16du:dateUtc="2025-12-24T20:10:00Z">
                  <w:rPr>
                    <w:ins w:id="839" w:author="Krishna Sanaka" w:date="2025-12-24T15:08:00Z" w16du:dateUtc="2025-12-24T20:08:00Z"/>
                    <w:del w:id="840" w:author="Sanaka, Krishna [2]" w:date="2025-12-29T17:49:00Z" w16du:dateUtc="2025-12-29T22:49:00Z"/>
                    <w:rFonts w:ascii="Arial" w:hAnsi="Arial" w:cs="Arial"/>
                  </w:rPr>
                </w:rPrChange>
              </w:rPr>
            </w:pPr>
            <w:ins w:id="841" w:author="Krishna Sanaka" w:date="2025-12-24T15:12:00Z" w16du:dateUtc="2025-12-24T20:12:00Z">
              <w:del w:id="842" w:author="Sanaka, Krishna [2]" w:date="2025-12-29T17:49:00Z" w16du:dateUtc="2025-12-29T22:49:00Z">
                <w:r w:rsidDel="00BD5EDF">
                  <w:rPr>
                    <w:rFonts w:ascii="Arial" w:hAnsi="Arial" w:cs="Arial"/>
                    <w:sz w:val="22"/>
                    <w:szCs w:val="22"/>
                  </w:rPr>
                  <w:delText>Reference</w:delText>
                </w:r>
              </w:del>
            </w:ins>
          </w:p>
        </w:tc>
      </w:tr>
      <w:tr w:rsidR="0056766B" w:rsidDel="00BD5EDF" w14:paraId="51924D0A" w14:textId="5807624D">
        <w:trPr>
          <w:ins w:id="843" w:author="Krishna Sanaka" w:date="2025-12-24T15:08:00Z"/>
          <w:del w:id="844" w:author="Sanaka, Krishna [2]" w:date="2025-12-29T17:49:00Z"/>
        </w:trPr>
        <w:tc>
          <w:tcPr>
            <w:tcW w:w="3116" w:type="dxa"/>
          </w:tcPr>
          <w:p w14:paraId="55E2CFFD" w14:textId="18496FEF" w:rsidR="0056766B" w:rsidRPr="007A2E9A" w:rsidDel="00BD5EDF" w:rsidRDefault="0056766B" w:rsidP="00BD5EDF">
            <w:pPr>
              <w:rPr>
                <w:ins w:id="845" w:author="Krishna Sanaka" w:date="2025-12-24T15:08:00Z" w16du:dateUtc="2025-12-24T20:08:00Z"/>
                <w:del w:id="846" w:author="Sanaka, Krishna [2]" w:date="2025-12-29T17:49:00Z" w16du:dateUtc="2025-12-29T22:49:00Z"/>
                <w:rFonts w:ascii="Arial" w:hAnsi="Arial" w:cs="Arial"/>
                <w:i/>
                <w:iCs/>
                <w:sz w:val="22"/>
                <w:szCs w:val="22"/>
                <w:rPrChange w:id="847" w:author="Krishna Sanaka" w:date="2025-12-24T15:10:00Z" w16du:dateUtc="2025-12-24T20:10:00Z">
                  <w:rPr>
                    <w:ins w:id="848" w:author="Krishna Sanaka" w:date="2025-12-24T15:08:00Z" w16du:dateUtc="2025-12-24T20:08:00Z"/>
                    <w:del w:id="849" w:author="Sanaka, Krishna [2]" w:date="2025-12-29T17:49:00Z" w16du:dateUtc="2025-12-29T22:49:00Z"/>
                    <w:rFonts w:ascii="Arial" w:hAnsi="Arial" w:cs="Arial"/>
                  </w:rPr>
                </w:rPrChange>
              </w:rPr>
            </w:pPr>
            <w:ins w:id="850" w:author="Krishna Sanaka" w:date="2025-12-24T15:09:00Z" w16du:dateUtc="2025-12-24T20:09:00Z">
              <w:del w:id="851" w:author="Sanaka, Krishna [2]" w:date="2025-12-29T17:49:00Z" w16du:dateUtc="2025-12-29T22:49:00Z">
                <w:r w:rsidRPr="007A2E9A" w:rsidDel="00BD5EDF">
                  <w:rPr>
                    <w:rFonts w:ascii="Arial" w:hAnsi="Arial" w:cs="Arial"/>
                    <w:i/>
                    <w:iCs/>
                    <w:sz w:val="22"/>
                    <w:szCs w:val="22"/>
                  </w:rPr>
                  <w:delText>Female</w:delText>
                </w:r>
              </w:del>
            </w:ins>
          </w:p>
        </w:tc>
        <w:tc>
          <w:tcPr>
            <w:tcW w:w="3117" w:type="dxa"/>
          </w:tcPr>
          <w:p w14:paraId="79520D13" w14:textId="4D244604" w:rsidR="0056766B" w:rsidRPr="007A2E9A" w:rsidDel="00BD5EDF" w:rsidRDefault="00727E64" w:rsidP="00BD5EDF">
            <w:pPr>
              <w:rPr>
                <w:ins w:id="852" w:author="Krishna Sanaka" w:date="2025-12-24T15:08:00Z" w16du:dateUtc="2025-12-24T20:08:00Z"/>
                <w:del w:id="853" w:author="Sanaka, Krishna [2]" w:date="2025-12-29T17:49:00Z" w16du:dateUtc="2025-12-29T22:49:00Z"/>
                <w:rFonts w:ascii="Arial" w:hAnsi="Arial" w:cs="Arial"/>
                <w:sz w:val="22"/>
                <w:szCs w:val="22"/>
                <w:rPrChange w:id="854" w:author="Krishna Sanaka" w:date="2025-12-24T15:10:00Z" w16du:dateUtc="2025-12-24T20:10:00Z">
                  <w:rPr>
                    <w:ins w:id="855" w:author="Krishna Sanaka" w:date="2025-12-24T15:08:00Z" w16du:dateUtc="2025-12-24T20:08:00Z"/>
                    <w:del w:id="856" w:author="Sanaka, Krishna [2]" w:date="2025-12-29T17:49:00Z" w16du:dateUtc="2025-12-29T22:49:00Z"/>
                    <w:rFonts w:ascii="Arial" w:hAnsi="Arial" w:cs="Arial"/>
                  </w:rPr>
                </w:rPrChange>
              </w:rPr>
            </w:pPr>
            <w:ins w:id="857" w:author="Krishna Sanaka" w:date="2025-12-24T15:32:00Z" w16du:dateUtc="2025-12-24T20:32:00Z">
              <w:del w:id="858" w:author="Sanaka, Krishna [2]" w:date="2025-12-29T17:49:00Z" w16du:dateUtc="2025-12-29T22:49:00Z">
                <w:r w:rsidDel="00BD5EDF">
                  <w:rPr>
                    <w:rFonts w:ascii="Arial" w:hAnsi="Arial" w:cs="Arial"/>
                    <w:sz w:val="22"/>
                    <w:szCs w:val="22"/>
                  </w:rPr>
                  <w:delText>0.71</w:delText>
                </w:r>
              </w:del>
            </w:ins>
          </w:p>
        </w:tc>
        <w:tc>
          <w:tcPr>
            <w:tcW w:w="3117" w:type="dxa"/>
          </w:tcPr>
          <w:p w14:paraId="5BCC8EE2" w14:textId="04A56459" w:rsidR="0056766B" w:rsidRPr="007A2E9A" w:rsidDel="00BD5EDF" w:rsidRDefault="00727E64" w:rsidP="00BD5EDF">
            <w:pPr>
              <w:rPr>
                <w:ins w:id="859" w:author="Krishna Sanaka" w:date="2025-12-24T15:08:00Z" w16du:dateUtc="2025-12-24T20:08:00Z"/>
                <w:del w:id="860" w:author="Sanaka, Krishna [2]" w:date="2025-12-29T17:49:00Z" w16du:dateUtc="2025-12-29T22:49:00Z"/>
                <w:rFonts w:ascii="Arial" w:hAnsi="Arial" w:cs="Arial"/>
                <w:sz w:val="22"/>
                <w:szCs w:val="22"/>
                <w:rPrChange w:id="861" w:author="Krishna Sanaka" w:date="2025-12-24T15:10:00Z" w16du:dateUtc="2025-12-24T20:10:00Z">
                  <w:rPr>
                    <w:ins w:id="862" w:author="Krishna Sanaka" w:date="2025-12-24T15:08:00Z" w16du:dateUtc="2025-12-24T20:08:00Z"/>
                    <w:del w:id="863" w:author="Sanaka, Krishna [2]" w:date="2025-12-29T17:49:00Z" w16du:dateUtc="2025-12-29T22:49:00Z"/>
                    <w:rFonts w:ascii="Arial" w:hAnsi="Arial" w:cs="Arial"/>
                  </w:rPr>
                </w:rPrChange>
              </w:rPr>
            </w:pPr>
            <w:ins w:id="864" w:author="Krishna Sanaka" w:date="2025-12-24T15:34:00Z" w16du:dateUtc="2025-12-24T20:34:00Z">
              <w:del w:id="865" w:author="Sanaka, Krishna [2]" w:date="2025-12-29T17:49:00Z" w16du:dateUtc="2025-12-29T22:49:00Z">
                <w:r w:rsidDel="00BD5EDF">
                  <w:rPr>
                    <w:rFonts w:ascii="Arial" w:hAnsi="Arial" w:cs="Arial"/>
                    <w:sz w:val="22"/>
                    <w:szCs w:val="22"/>
                  </w:rPr>
                  <w:delText>0.58</w:delText>
                </w:r>
              </w:del>
            </w:ins>
          </w:p>
        </w:tc>
      </w:tr>
      <w:tr w:rsidR="00C540DF" w:rsidDel="00BD5EDF" w14:paraId="5954D0D3" w14:textId="1B1B94D0" w:rsidTr="006A4D70">
        <w:trPr>
          <w:ins w:id="866" w:author="Krishna Sanaka" w:date="2025-12-24T15:52:00Z"/>
          <w:del w:id="867" w:author="Sanaka, Krishna [2]" w:date="2025-12-29T17:49:00Z"/>
        </w:trPr>
        <w:tc>
          <w:tcPr>
            <w:tcW w:w="9350" w:type="dxa"/>
            <w:gridSpan w:val="3"/>
          </w:tcPr>
          <w:p w14:paraId="068C8EF4" w14:textId="44D0D8D7" w:rsidR="00C540DF" w:rsidDel="00BD5EDF" w:rsidRDefault="00C540DF" w:rsidP="00BD5EDF">
            <w:pPr>
              <w:rPr>
                <w:ins w:id="868" w:author="Krishna Sanaka" w:date="2025-12-24T15:52:00Z" w16du:dateUtc="2025-12-24T20:52:00Z"/>
                <w:del w:id="869" w:author="Sanaka, Krishna [2]" w:date="2025-12-29T17:49:00Z" w16du:dateUtc="2025-12-29T22:49:00Z"/>
                <w:rFonts w:ascii="Arial" w:hAnsi="Arial" w:cs="Arial"/>
                <w:sz w:val="22"/>
                <w:szCs w:val="22"/>
              </w:rPr>
            </w:pPr>
            <w:ins w:id="870" w:author="Krishna Sanaka" w:date="2025-12-24T15:52:00Z" w16du:dateUtc="2025-12-24T20:52:00Z">
              <w:del w:id="871" w:author="Sanaka, Krishna [2]" w:date="2025-12-29T17:49:00Z" w16du:dateUtc="2025-12-29T22:49:00Z">
                <w:r w:rsidDel="00BD5EDF">
                  <w:rPr>
                    <w:rFonts w:ascii="Arial" w:hAnsi="Arial" w:cs="Arial"/>
                    <w:sz w:val="22"/>
                    <w:szCs w:val="22"/>
                  </w:rPr>
                  <w:delText>Race/Ethnicity</w:delText>
                </w:r>
              </w:del>
            </w:ins>
          </w:p>
        </w:tc>
      </w:tr>
      <w:tr w:rsidR="00EF41F5" w:rsidDel="00BD5EDF" w14:paraId="153AAEE6" w14:textId="51A7FDFA">
        <w:trPr>
          <w:ins w:id="872" w:author="Krishna Sanaka" w:date="2025-12-24T15:08:00Z"/>
          <w:del w:id="873" w:author="Sanaka, Krishna [2]" w:date="2025-12-29T17:49:00Z"/>
        </w:trPr>
        <w:tc>
          <w:tcPr>
            <w:tcW w:w="3116" w:type="dxa"/>
          </w:tcPr>
          <w:p w14:paraId="74A269C6" w14:textId="0EBB8008" w:rsidR="00EF41F5" w:rsidRPr="007A2E9A" w:rsidDel="00BD5EDF" w:rsidRDefault="00EF41F5" w:rsidP="00BD5EDF">
            <w:pPr>
              <w:rPr>
                <w:ins w:id="874" w:author="Krishna Sanaka" w:date="2025-12-24T15:08:00Z" w16du:dateUtc="2025-12-24T20:08:00Z"/>
                <w:del w:id="875" w:author="Sanaka, Krishna [2]" w:date="2025-12-29T17:49:00Z" w16du:dateUtc="2025-12-29T22:49:00Z"/>
                <w:rFonts w:ascii="Arial" w:hAnsi="Arial" w:cs="Arial"/>
                <w:i/>
                <w:iCs/>
                <w:sz w:val="22"/>
                <w:szCs w:val="22"/>
                <w:rPrChange w:id="876" w:author="Krishna Sanaka" w:date="2025-12-24T15:10:00Z" w16du:dateUtc="2025-12-24T20:10:00Z">
                  <w:rPr>
                    <w:ins w:id="877" w:author="Krishna Sanaka" w:date="2025-12-24T15:08:00Z" w16du:dateUtc="2025-12-24T20:08:00Z"/>
                    <w:del w:id="878" w:author="Sanaka, Krishna [2]" w:date="2025-12-29T17:49:00Z" w16du:dateUtc="2025-12-29T22:49:00Z"/>
                    <w:rFonts w:ascii="Arial" w:hAnsi="Arial" w:cs="Arial"/>
                  </w:rPr>
                </w:rPrChange>
              </w:rPr>
            </w:pPr>
            <w:ins w:id="879" w:author="Krishna Sanaka" w:date="2025-12-24T15:09:00Z" w16du:dateUtc="2025-12-24T20:09:00Z">
              <w:del w:id="880" w:author="Sanaka, Krishna [2]" w:date="2025-12-29T17:49:00Z" w16du:dateUtc="2025-12-29T22:49:00Z">
                <w:r w:rsidRPr="007A2E9A" w:rsidDel="00BD5EDF">
                  <w:rPr>
                    <w:rFonts w:ascii="Arial" w:hAnsi="Arial" w:cs="Arial"/>
                    <w:i/>
                    <w:iCs/>
                    <w:sz w:val="22"/>
                    <w:szCs w:val="22"/>
                    <w:rPrChange w:id="881" w:author="Krishna Sanaka" w:date="2025-12-24T15:10:00Z" w16du:dateUtc="2025-12-24T20:10:00Z">
                      <w:rPr>
                        <w:rFonts w:ascii="Arial" w:hAnsi="Arial" w:cs="Arial"/>
                        <w:i/>
                        <w:iCs/>
                      </w:rPr>
                    </w:rPrChange>
                  </w:rPr>
                  <w:delText>NH White</w:delText>
                </w:r>
              </w:del>
            </w:ins>
          </w:p>
        </w:tc>
        <w:tc>
          <w:tcPr>
            <w:tcW w:w="3117" w:type="dxa"/>
          </w:tcPr>
          <w:p w14:paraId="15C0B569" w14:textId="7EAA47C5" w:rsidR="00EF41F5" w:rsidRPr="007A2E9A" w:rsidDel="00BD5EDF" w:rsidRDefault="00EF41F5" w:rsidP="00BD5EDF">
            <w:pPr>
              <w:rPr>
                <w:ins w:id="882" w:author="Krishna Sanaka" w:date="2025-12-24T15:08:00Z" w16du:dateUtc="2025-12-24T20:08:00Z"/>
                <w:del w:id="883" w:author="Sanaka, Krishna [2]" w:date="2025-12-29T17:49:00Z" w16du:dateUtc="2025-12-29T22:49:00Z"/>
                <w:rFonts w:ascii="Arial" w:hAnsi="Arial" w:cs="Arial"/>
                <w:sz w:val="22"/>
                <w:szCs w:val="22"/>
                <w:rPrChange w:id="884" w:author="Krishna Sanaka" w:date="2025-12-24T15:10:00Z" w16du:dateUtc="2025-12-24T20:10:00Z">
                  <w:rPr>
                    <w:ins w:id="885" w:author="Krishna Sanaka" w:date="2025-12-24T15:08:00Z" w16du:dateUtc="2025-12-24T20:08:00Z"/>
                    <w:del w:id="886" w:author="Sanaka, Krishna [2]" w:date="2025-12-29T17:49:00Z" w16du:dateUtc="2025-12-29T22:49:00Z"/>
                    <w:rFonts w:ascii="Arial" w:hAnsi="Arial" w:cs="Arial"/>
                  </w:rPr>
                </w:rPrChange>
              </w:rPr>
            </w:pPr>
            <w:ins w:id="887" w:author="Krishna Sanaka" w:date="2025-12-24T15:12:00Z" w16du:dateUtc="2025-12-24T20:12:00Z">
              <w:del w:id="888" w:author="Sanaka, Krishna [2]" w:date="2025-12-29T17:49:00Z" w16du:dateUtc="2025-12-29T22:49:00Z">
                <w:r w:rsidDel="00BD5EDF">
                  <w:rPr>
                    <w:rFonts w:ascii="Arial" w:hAnsi="Arial" w:cs="Arial"/>
                    <w:sz w:val="22"/>
                    <w:szCs w:val="22"/>
                  </w:rPr>
                  <w:delText>Reference</w:delText>
                </w:r>
              </w:del>
            </w:ins>
          </w:p>
        </w:tc>
        <w:tc>
          <w:tcPr>
            <w:tcW w:w="3117" w:type="dxa"/>
          </w:tcPr>
          <w:p w14:paraId="1CFC46F4" w14:textId="6B12F759" w:rsidR="00EF41F5" w:rsidRPr="007A2E9A" w:rsidDel="00BD5EDF" w:rsidRDefault="00EF41F5" w:rsidP="00BD5EDF">
            <w:pPr>
              <w:rPr>
                <w:ins w:id="889" w:author="Krishna Sanaka" w:date="2025-12-24T15:08:00Z" w16du:dateUtc="2025-12-24T20:08:00Z"/>
                <w:del w:id="890" w:author="Sanaka, Krishna [2]" w:date="2025-12-29T17:49:00Z" w16du:dateUtc="2025-12-29T22:49:00Z"/>
                <w:rFonts w:ascii="Arial" w:hAnsi="Arial" w:cs="Arial"/>
                <w:sz w:val="22"/>
                <w:szCs w:val="22"/>
                <w:rPrChange w:id="891" w:author="Krishna Sanaka" w:date="2025-12-24T15:10:00Z" w16du:dateUtc="2025-12-24T20:10:00Z">
                  <w:rPr>
                    <w:ins w:id="892" w:author="Krishna Sanaka" w:date="2025-12-24T15:08:00Z" w16du:dateUtc="2025-12-24T20:08:00Z"/>
                    <w:del w:id="893" w:author="Sanaka, Krishna [2]" w:date="2025-12-29T17:49:00Z" w16du:dateUtc="2025-12-29T22:49:00Z"/>
                    <w:rFonts w:ascii="Arial" w:hAnsi="Arial" w:cs="Arial"/>
                  </w:rPr>
                </w:rPrChange>
              </w:rPr>
            </w:pPr>
            <w:ins w:id="894" w:author="Krishna Sanaka" w:date="2025-12-24T15:12:00Z" w16du:dateUtc="2025-12-24T20:12:00Z">
              <w:del w:id="895" w:author="Sanaka, Krishna [2]" w:date="2025-12-29T17:49:00Z" w16du:dateUtc="2025-12-29T22:49:00Z">
                <w:r w:rsidDel="00BD5EDF">
                  <w:rPr>
                    <w:rFonts w:ascii="Arial" w:hAnsi="Arial" w:cs="Arial"/>
                    <w:sz w:val="22"/>
                    <w:szCs w:val="22"/>
                  </w:rPr>
                  <w:delText>Reference</w:delText>
                </w:r>
              </w:del>
            </w:ins>
          </w:p>
        </w:tc>
      </w:tr>
      <w:tr w:rsidR="00EF41F5" w:rsidDel="00BD5EDF" w14:paraId="18A59E53" w14:textId="18AA7796">
        <w:trPr>
          <w:ins w:id="896" w:author="Krishna Sanaka" w:date="2025-12-24T15:08:00Z"/>
          <w:del w:id="897" w:author="Sanaka, Krishna [2]" w:date="2025-12-29T17:49:00Z"/>
        </w:trPr>
        <w:tc>
          <w:tcPr>
            <w:tcW w:w="3116" w:type="dxa"/>
          </w:tcPr>
          <w:p w14:paraId="07546023" w14:textId="5C2980FA" w:rsidR="00EF41F5" w:rsidRPr="007A2E9A" w:rsidDel="00BD5EDF" w:rsidRDefault="00EF41F5" w:rsidP="00BD5EDF">
            <w:pPr>
              <w:rPr>
                <w:ins w:id="898" w:author="Krishna Sanaka" w:date="2025-12-24T15:08:00Z" w16du:dateUtc="2025-12-24T20:08:00Z"/>
                <w:del w:id="899" w:author="Sanaka, Krishna [2]" w:date="2025-12-29T17:49:00Z" w16du:dateUtc="2025-12-29T22:49:00Z"/>
                <w:rFonts w:ascii="Arial" w:hAnsi="Arial" w:cs="Arial"/>
                <w:i/>
                <w:iCs/>
                <w:sz w:val="22"/>
                <w:szCs w:val="22"/>
                <w:rPrChange w:id="900" w:author="Krishna Sanaka" w:date="2025-12-24T15:10:00Z" w16du:dateUtc="2025-12-24T20:10:00Z">
                  <w:rPr>
                    <w:ins w:id="901" w:author="Krishna Sanaka" w:date="2025-12-24T15:08:00Z" w16du:dateUtc="2025-12-24T20:08:00Z"/>
                    <w:del w:id="902" w:author="Sanaka, Krishna [2]" w:date="2025-12-29T17:49:00Z" w16du:dateUtc="2025-12-29T22:49:00Z"/>
                    <w:rFonts w:ascii="Arial" w:hAnsi="Arial" w:cs="Arial"/>
                  </w:rPr>
                </w:rPrChange>
              </w:rPr>
            </w:pPr>
            <w:ins w:id="903" w:author="Krishna Sanaka" w:date="2025-12-24T15:10:00Z" w16du:dateUtc="2025-12-24T20:10:00Z">
              <w:del w:id="904" w:author="Sanaka, Krishna [2]" w:date="2025-12-29T17:49:00Z" w16du:dateUtc="2025-12-29T22:49:00Z">
                <w:r w:rsidDel="00BD5EDF">
                  <w:rPr>
                    <w:rFonts w:ascii="Arial" w:hAnsi="Arial" w:cs="Arial"/>
                    <w:i/>
                    <w:iCs/>
                    <w:sz w:val="22"/>
                    <w:szCs w:val="22"/>
                  </w:rPr>
                  <w:delText>NH Black</w:delText>
                </w:r>
              </w:del>
            </w:ins>
          </w:p>
        </w:tc>
        <w:tc>
          <w:tcPr>
            <w:tcW w:w="3117" w:type="dxa"/>
          </w:tcPr>
          <w:p w14:paraId="4AF8C321" w14:textId="753D2B3C" w:rsidR="00EF41F5" w:rsidRPr="007A2E9A" w:rsidDel="00BD5EDF" w:rsidRDefault="003B73EC" w:rsidP="00BD5EDF">
            <w:pPr>
              <w:rPr>
                <w:ins w:id="905" w:author="Krishna Sanaka" w:date="2025-12-24T15:08:00Z" w16du:dateUtc="2025-12-24T20:08:00Z"/>
                <w:del w:id="906" w:author="Sanaka, Krishna [2]" w:date="2025-12-29T17:49:00Z" w16du:dateUtc="2025-12-29T22:49:00Z"/>
                <w:rFonts w:ascii="Arial" w:hAnsi="Arial" w:cs="Arial"/>
                <w:sz w:val="22"/>
                <w:szCs w:val="22"/>
                <w:rPrChange w:id="907" w:author="Krishna Sanaka" w:date="2025-12-24T15:10:00Z" w16du:dateUtc="2025-12-24T20:10:00Z">
                  <w:rPr>
                    <w:ins w:id="908" w:author="Krishna Sanaka" w:date="2025-12-24T15:08:00Z" w16du:dateUtc="2025-12-24T20:08:00Z"/>
                    <w:del w:id="909" w:author="Sanaka, Krishna [2]" w:date="2025-12-29T17:49:00Z" w16du:dateUtc="2025-12-29T22:49:00Z"/>
                    <w:rFonts w:ascii="Arial" w:hAnsi="Arial" w:cs="Arial"/>
                  </w:rPr>
                </w:rPrChange>
              </w:rPr>
            </w:pPr>
            <w:ins w:id="910" w:author="Krishna Sanaka" w:date="2025-12-24T15:35:00Z" w16du:dateUtc="2025-12-24T20:35:00Z">
              <w:del w:id="911" w:author="Sanaka, Krishna [2]" w:date="2025-12-29T17:49:00Z" w16du:dateUtc="2025-12-29T22:49:00Z">
                <w:r w:rsidDel="00BD5EDF">
                  <w:rPr>
                    <w:rFonts w:ascii="Arial" w:hAnsi="Arial" w:cs="Arial"/>
                    <w:sz w:val="22"/>
                    <w:szCs w:val="22"/>
                  </w:rPr>
                  <w:delText>2.16</w:delText>
                </w:r>
              </w:del>
            </w:ins>
          </w:p>
        </w:tc>
        <w:tc>
          <w:tcPr>
            <w:tcW w:w="3117" w:type="dxa"/>
          </w:tcPr>
          <w:p w14:paraId="4462AD78" w14:textId="7F812662" w:rsidR="00EF41F5" w:rsidRPr="007A2E9A" w:rsidDel="00BD5EDF" w:rsidRDefault="003B73EC" w:rsidP="00BD5EDF">
            <w:pPr>
              <w:rPr>
                <w:ins w:id="912" w:author="Krishna Sanaka" w:date="2025-12-24T15:08:00Z" w16du:dateUtc="2025-12-24T20:08:00Z"/>
                <w:del w:id="913" w:author="Sanaka, Krishna [2]" w:date="2025-12-29T17:49:00Z" w16du:dateUtc="2025-12-29T22:49:00Z"/>
                <w:rFonts w:ascii="Arial" w:hAnsi="Arial" w:cs="Arial"/>
                <w:sz w:val="22"/>
                <w:szCs w:val="22"/>
                <w:rPrChange w:id="914" w:author="Krishna Sanaka" w:date="2025-12-24T15:10:00Z" w16du:dateUtc="2025-12-24T20:10:00Z">
                  <w:rPr>
                    <w:ins w:id="915" w:author="Krishna Sanaka" w:date="2025-12-24T15:08:00Z" w16du:dateUtc="2025-12-24T20:08:00Z"/>
                    <w:del w:id="916" w:author="Sanaka, Krishna [2]" w:date="2025-12-29T17:49:00Z" w16du:dateUtc="2025-12-29T22:49:00Z"/>
                    <w:rFonts w:ascii="Arial" w:hAnsi="Arial" w:cs="Arial"/>
                  </w:rPr>
                </w:rPrChange>
              </w:rPr>
            </w:pPr>
            <w:ins w:id="917" w:author="Krishna Sanaka" w:date="2025-12-24T15:35:00Z" w16du:dateUtc="2025-12-24T20:35:00Z">
              <w:del w:id="918" w:author="Sanaka, Krishna [2]" w:date="2025-12-29T17:49:00Z" w16du:dateUtc="2025-12-29T22:49:00Z">
                <w:r w:rsidDel="00BD5EDF">
                  <w:rPr>
                    <w:rFonts w:ascii="Arial" w:hAnsi="Arial" w:cs="Arial"/>
                    <w:sz w:val="22"/>
                    <w:szCs w:val="22"/>
                  </w:rPr>
                  <w:delText>1.84</w:delText>
                </w:r>
              </w:del>
            </w:ins>
          </w:p>
        </w:tc>
      </w:tr>
      <w:tr w:rsidR="00EF41F5" w:rsidDel="00BD5EDF" w14:paraId="45117FFC" w14:textId="0BAA00B1">
        <w:trPr>
          <w:ins w:id="919" w:author="Krishna Sanaka" w:date="2025-12-24T15:08:00Z"/>
          <w:del w:id="920" w:author="Sanaka, Krishna [2]" w:date="2025-12-29T17:49:00Z"/>
        </w:trPr>
        <w:tc>
          <w:tcPr>
            <w:tcW w:w="3116" w:type="dxa"/>
          </w:tcPr>
          <w:p w14:paraId="24B7A5CE" w14:textId="347014B1" w:rsidR="00EF41F5" w:rsidRPr="007A2E9A" w:rsidDel="00BD5EDF" w:rsidRDefault="00EF41F5" w:rsidP="00BD5EDF">
            <w:pPr>
              <w:rPr>
                <w:ins w:id="921" w:author="Krishna Sanaka" w:date="2025-12-24T15:08:00Z" w16du:dateUtc="2025-12-24T20:08:00Z"/>
                <w:del w:id="922" w:author="Sanaka, Krishna [2]" w:date="2025-12-29T17:49:00Z" w16du:dateUtc="2025-12-29T22:49:00Z"/>
                <w:rFonts w:ascii="Arial" w:hAnsi="Arial" w:cs="Arial"/>
                <w:i/>
                <w:iCs/>
                <w:sz w:val="22"/>
                <w:szCs w:val="22"/>
                <w:rPrChange w:id="923" w:author="Krishna Sanaka" w:date="2025-12-24T15:10:00Z" w16du:dateUtc="2025-12-24T20:10:00Z">
                  <w:rPr>
                    <w:ins w:id="924" w:author="Krishna Sanaka" w:date="2025-12-24T15:08:00Z" w16du:dateUtc="2025-12-24T20:08:00Z"/>
                    <w:del w:id="925" w:author="Sanaka, Krishna [2]" w:date="2025-12-29T17:49:00Z" w16du:dateUtc="2025-12-29T22:49:00Z"/>
                    <w:rFonts w:ascii="Arial" w:hAnsi="Arial" w:cs="Arial"/>
                  </w:rPr>
                </w:rPrChange>
              </w:rPr>
            </w:pPr>
            <w:ins w:id="926" w:author="Krishna Sanaka" w:date="2025-12-24T15:10:00Z" w16du:dateUtc="2025-12-24T20:10:00Z">
              <w:del w:id="927" w:author="Sanaka, Krishna [2]" w:date="2025-12-29T17:49:00Z" w16du:dateUtc="2025-12-29T22:49:00Z">
                <w:r w:rsidDel="00BD5EDF">
                  <w:rPr>
                    <w:rFonts w:ascii="Arial" w:hAnsi="Arial" w:cs="Arial"/>
                    <w:i/>
                    <w:iCs/>
                    <w:sz w:val="22"/>
                    <w:szCs w:val="22"/>
                  </w:rPr>
                  <w:delText>Hispanic</w:delText>
                </w:r>
              </w:del>
            </w:ins>
          </w:p>
        </w:tc>
        <w:tc>
          <w:tcPr>
            <w:tcW w:w="3117" w:type="dxa"/>
          </w:tcPr>
          <w:p w14:paraId="34608689" w14:textId="26BD1241" w:rsidR="00EF41F5" w:rsidRPr="007A2E9A" w:rsidDel="00BD5EDF" w:rsidRDefault="00330530" w:rsidP="00BD5EDF">
            <w:pPr>
              <w:rPr>
                <w:ins w:id="928" w:author="Krishna Sanaka" w:date="2025-12-24T15:08:00Z" w16du:dateUtc="2025-12-24T20:08:00Z"/>
                <w:del w:id="929" w:author="Sanaka, Krishna [2]" w:date="2025-12-29T17:49:00Z" w16du:dateUtc="2025-12-29T22:49:00Z"/>
                <w:rFonts w:ascii="Arial" w:hAnsi="Arial" w:cs="Arial"/>
                <w:sz w:val="22"/>
                <w:szCs w:val="22"/>
                <w:rPrChange w:id="930" w:author="Krishna Sanaka" w:date="2025-12-24T15:10:00Z" w16du:dateUtc="2025-12-24T20:10:00Z">
                  <w:rPr>
                    <w:ins w:id="931" w:author="Krishna Sanaka" w:date="2025-12-24T15:08:00Z" w16du:dateUtc="2025-12-24T20:08:00Z"/>
                    <w:del w:id="932" w:author="Sanaka, Krishna [2]" w:date="2025-12-29T17:49:00Z" w16du:dateUtc="2025-12-29T22:49:00Z"/>
                    <w:rFonts w:ascii="Arial" w:hAnsi="Arial" w:cs="Arial"/>
                  </w:rPr>
                </w:rPrChange>
              </w:rPr>
            </w:pPr>
            <w:ins w:id="933" w:author="Krishna Sanaka" w:date="2025-12-24T15:36:00Z" w16du:dateUtc="2025-12-24T20:36:00Z">
              <w:del w:id="934" w:author="Sanaka, Krishna [2]" w:date="2025-12-29T17:49:00Z" w16du:dateUtc="2025-12-29T22:49:00Z">
                <w:r w:rsidDel="00BD5EDF">
                  <w:rPr>
                    <w:rFonts w:ascii="Arial" w:hAnsi="Arial" w:cs="Arial"/>
                    <w:sz w:val="22"/>
                    <w:szCs w:val="22"/>
                  </w:rPr>
                  <w:delText>0.87</w:delText>
                </w:r>
              </w:del>
            </w:ins>
          </w:p>
        </w:tc>
        <w:tc>
          <w:tcPr>
            <w:tcW w:w="3117" w:type="dxa"/>
          </w:tcPr>
          <w:p w14:paraId="7616002C" w14:textId="36FC648B" w:rsidR="00EF41F5" w:rsidRPr="007A2E9A" w:rsidDel="00BD5EDF" w:rsidRDefault="00330530" w:rsidP="00BD5EDF">
            <w:pPr>
              <w:rPr>
                <w:ins w:id="935" w:author="Krishna Sanaka" w:date="2025-12-24T15:08:00Z" w16du:dateUtc="2025-12-24T20:08:00Z"/>
                <w:del w:id="936" w:author="Sanaka, Krishna [2]" w:date="2025-12-29T17:49:00Z" w16du:dateUtc="2025-12-29T22:49:00Z"/>
                <w:rFonts w:ascii="Arial" w:hAnsi="Arial" w:cs="Arial"/>
                <w:sz w:val="22"/>
                <w:szCs w:val="22"/>
                <w:rPrChange w:id="937" w:author="Krishna Sanaka" w:date="2025-12-24T15:10:00Z" w16du:dateUtc="2025-12-24T20:10:00Z">
                  <w:rPr>
                    <w:ins w:id="938" w:author="Krishna Sanaka" w:date="2025-12-24T15:08:00Z" w16du:dateUtc="2025-12-24T20:08:00Z"/>
                    <w:del w:id="939" w:author="Sanaka, Krishna [2]" w:date="2025-12-29T17:49:00Z" w16du:dateUtc="2025-12-29T22:49:00Z"/>
                    <w:rFonts w:ascii="Arial" w:hAnsi="Arial" w:cs="Arial"/>
                  </w:rPr>
                </w:rPrChange>
              </w:rPr>
            </w:pPr>
            <w:ins w:id="940" w:author="Krishna Sanaka" w:date="2025-12-24T15:36:00Z" w16du:dateUtc="2025-12-24T20:36:00Z">
              <w:del w:id="941" w:author="Sanaka, Krishna [2]" w:date="2025-12-29T17:49:00Z" w16du:dateUtc="2025-12-29T22:49:00Z">
                <w:r w:rsidDel="00BD5EDF">
                  <w:rPr>
                    <w:rFonts w:ascii="Arial" w:hAnsi="Arial" w:cs="Arial"/>
                    <w:sz w:val="22"/>
                    <w:szCs w:val="22"/>
                  </w:rPr>
                  <w:delText>0.67</w:delText>
                </w:r>
              </w:del>
            </w:ins>
          </w:p>
        </w:tc>
      </w:tr>
      <w:tr w:rsidR="00EF41F5" w:rsidDel="00BD5EDF" w14:paraId="58FD21B3" w14:textId="4342179E">
        <w:trPr>
          <w:ins w:id="942" w:author="Krishna Sanaka" w:date="2025-12-24T15:08:00Z"/>
          <w:del w:id="943" w:author="Sanaka, Krishna [2]" w:date="2025-12-29T17:49:00Z"/>
        </w:trPr>
        <w:tc>
          <w:tcPr>
            <w:tcW w:w="3116" w:type="dxa"/>
          </w:tcPr>
          <w:p w14:paraId="4B67C4E2" w14:textId="7426C6CD" w:rsidR="00EF41F5" w:rsidRPr="007A2E9A" w:rsidDel="00BD5EDF" w:rsidRDefault="00EF41F5" w:rsidP="00BD5EDF">
            <w:pPr>
              <w:rPr>
                <w:ins w:id="944" w:author="Krishna Sanaka" w:date="2025-12-24T15:08:00Z" w16du:dateUtc="2025-12-24T20:08:00Z"/>
                <w:del w:id="945" w:author="Sanaka, Krishna [2]" w:date="2025-12-29T17:49:00Z" w16du:dateUtc="2025-12-29T22:49:00Z"/>
                <w:rFonts w:ascii="Arial" w:hAnsi="Arial" w:cs="Arial"/>
                <w:i/>
                <w:iCs/>
                <w:sz w:val="22"/>
                <w:szCs w:val="22"/>
                <w:rPrChange w:id="946" w:author="Krishna Sanaka" w:date="2025-12-24T15:10:00Z" w16du:dateUtc="2025-12-24T20:10:00Z">
                  <w:rPr>
                    <w:ins w:id="947" w:author="Krishna Sanaka" w:date="2025-12-24T15:08:00Z" w16du:dateUtc="2025-12-24T20:08:00Z"/>
                    <w:del w:id="948" w:author="Sanaka, Krishna [2]" w:date="2025-12-29T17:49:00Z" w16du:dateUtc="2025-12-29T22:49:00Z"/>
                    <w:rFonts w:ascii="Arial" w:hAnsi="Arial" w:cs="Arial"/>
                  </w:rPr>
                </w:rPrChange>
              </w:rPr>
            </w:pPr>
            <w:ins w:id="949" w:author="Krishna Sanaka" w:date="2025-12-24T15:10:00Z" w16du:dateUtc="2025-12-24T20:10:00Z">
              <w:del w:id="950" w:author="Sanaka, Krishna [2]" w:date="2025-12-29T17:49:00Z" w16du:dateUtc="2025-12-29T22:49:00Z">
                <w:r w:rsidDel="00BD5EDF">
                  <w:rPr>
                    <w:rFonts w:ascii="Arial" w:hAnsi="Arial" w:cs="Arial"/>
                    <w:i/>
                    <w:iCs/>
                    <w:sz w:val="22"/>
                    <w:szCs w:val="22"/>
                  </w:rPr>
                  <w:delText>Asian or Pacific Islander</w:delText>
                </w:r>
              </w:del>
            </w:ins>
          </w:p>
        </w:tc>
        <w:tc>
          <w:tcPr>
            <w:tcW w:w="3117" w:type="dxa"/>
          </w:tcPr>
          <w:p w14:paraId="66F8DFE0" w14:textId="00FE4ECC" w:rsidR="00EF41F5" w:rsidRPr="007A2E9A" w:rsidDel="00BD5EDF" w:rsidRDefault="0046459A" w:rsidP="00BD5EDF">
            <w:pPr>
              <w:rPr>
                <w:ins w:id="951" w:author="Krishna Sanaka" w:date="2025-12-24T15:08:00Z" w16du:dateUtc="2025-12-24T20:08:00Z"/>
                <w:del w:id="952" w:author="Sanaka, Krishna [2]" w:date="2025-12-29T17:49:00Z" w16du:dateUtc="2025-12-29T22:49:00Z"/>
                <w:rFonts w:ascii="Arial" w:hAnsi="Arial" w:cs="Arial"/>
                <w:sz w:val="22"/>
                <w:szCs w:val="22"/>
                <w:rPrChange w:id="953" w:author="Krishna Sanaka" w:date="2025-12-24T15:10:00Z" w16du:dateUtc="2025-12-24T20:10:00Z">
                  <w:rPr>
                    <w:ins w:id="954" w:author="Krishna Sanaka" w:date="2025-12-24T15:08:00Z" w16du:dateUtc="2025-12-24T20:08:00Z"/>
                    <w:del w:id="955" w:author="Sanaka, Krishna [2]" w:date="2025-12-29T17:49:00Z" w16du:dateUtc="2025-12-29T22:49:00Z"/>
                    <w:rFonts w:ascii="Arial" w:hAnsi="Arial" w:cs="Arial"/>
                  </w:rPr>
                </w:rPrChange>
              </w:rPr>
            </w:pPr>
            <w:ins w:id="956" w:author="Krishna Sanaka" w:date="2025-12-24T15:37:00Z" w16du:dateUtc="2025-12-24T20:37:00Z">
              <w:del w:id="957" w:author="Sanaka, Krishna [2]" w:date="2025-12-29T17:49:00Z" w16du:dateUtc="2025-12-29T22:49:00Z">
                <w:r w:rsidDel="00BD5EDF">
                  <w:rPr>
                    <w:rFonts w:ascii="Arial" w:hAnsi="Arial" w:cs="Arial"/>
                    <w:sz w:val="22"/>
                    <w:szCs w:val="22"/>
                  </w:rPr>
                  <w:delText>N/A</w:delText>
                </w:r>
              </w:del>
            </w:ins>
          </w:p>
        </w:tc>
        <w:tc>
          <w:tcPr>
            <w:tcW w:w="3117" w:type="dxa"/>
          </w:tcPr>
          <w:p w14:paraId="74B1830B" w14:textId="1C389F40" w:rsidR="00EF41F5" w:rsidRPr="007A2E9A" w:rsidDel="00BD5EDF" w:rsidRDefault="0046459A" w:rsidP="00BD5EDF">
            <w:pPr>
              <w:rPr>
                <w:ins w:id="958" w:author="Krishna Sanaka" w:date="2025-12-24T15:08:00Z" w16du:dateUtc="2025-12-24T20:08:00Z"/>
                <w:del w:id="959" w:author="Sanaka, Krishna [2]" w:date="2025-12-29T17:49:00Z" w16du:dateUtc="2025-12-29T22:49:00Z"/>
                <w:rFonts w:ascii="Arial" w:hAnsi="Arial" w:cs="Arial"/>
                <w:sz w:val="22"/>
                <w:szCs w:val="22"/>
                <w:rPrChange w:id="960" w:author="Krishna Sanaka" w:date="2025-12-24T15:10:00Z" w16du:dateUtc="2025-12-24T20:10:00Z">
                  <w:rPr>
                    <w:ins w:id="961" w:author="Krishna Sanaka" w:date="2025-12-24T15:08:00Z" w16du:dateUtc="2025-12-24T20:08:00Z"/>
                    <w:del w:id="962" w:author="Sanaka, Krishna [2]" w:date="2025-12-29T17:49:00Z" w16du:dateUtc="2025-12-29T22:49:00Z"/>
                    <w:rFonts w:ascii="Arial" w:hAnsi="Arial" w:cs="Arial"/>
                  </w:rPr>
                </w:rPrChange>
              </w:rPr>
            </w:pPr>
            <w:ins w:id="963" w:author="Krishna Sanaka" w:date="2025-12-24T15:37:00Z" w16du:dateUtc="2025-12-24T20:37:00Z">
              <w:del w:id="964" w:author="Sanaka, Krishna [2]" w:date="2025-12-29T17:49:00Z" w16du:dateUtc="2025-12-29T22:49:00Z">
                <w:r w:rsidDel="00BD5EDF">
                  <w:rPr>
                    <w:rFonts w:ascii="Arial" w:hAnsi="Arial" w:cs="Arial"/>
                    <w:sz w:val="22"/>
                    <w:szCs w:val="22"/>
                  </w:rPr>
                  <w:delText>0.27</w:delText>
                </w:r>
              </w:del>
            </w:ins>
          </w:p>
        </w:tc>
      </w:tr>
      <w:tr w:rsidR="00EF41F5" w:rsidDel="00BD5EDF" w14:paraId="31FE20EB" w14:textId="09F34768">
        <w:trPr>
          <w:ins w:id="965" w:author="Krishna Sanaka" w:date="2025-12-24T15:08:00Z"/>
          <w:del w:id="966" w:author="Sanaka, Krishna [2]" w:date="2025-12-29T17:49:00Z"/>
        </w:trPr>
        <w:tc>
          <w:tcPr>
            <w:tcW w:w="3116" w:type="dxa"/>
          </w:tcPr>
          <w:p w14:paraId="0202AEAA" w14:textId="24E83F7B" w:rsidR="00EF41F5" w:rsidRPr="007A2E9A" w:rsidDel="00BD5EDF" w:rsidRDefault="00EF41F5" w:rsidP="00BD5EDF">
            <w:pPr>
              <w:rPr>
                <w:ins w:id="967" w:author="Krishna Sanaka" w:date="2025-12-24T15:08:00Z" w16du:dateUtc="2025-12-24T20:08:00Z"/>
                <w:del w:id="968" w:author="Sanaka, Krishna [2]" w:date="2025-12-29T17:49:00Z" w16du:dateUtc="2025-12-29T22:49:00Z"/>
                <w:rFonts w:ascii="Arial" w:hAnsi="Arial" w:cs="Arial"/>
                <w:i/>
                <w:iCs/>
                <w:sz w:val="22"/>
                <w:szCs w:val="22"/>
                <w:rPrChange w:id="969" w:author="Krishna Sanaka" w:date="2025-12-24T15:10:00Z" w16du:dateUtc="2025-12-24T20:10:00Z">
                  <w:rPr>
                    <w:ins w:id="970" w:author="Krishna Sanaka" w:date="2025-12-24T15:08:00Z" w16du:dateUtc="2025-12-24T20:08:00Z"/>
                    <w:del w:id="971" w:author="Sanaka, Krishna [2]" w:date="2025-12-29T17:49:00Z" w16du:dateUtc="2025-12-29T22:49:00Z"/>
                    <w:rFonts w:ascii="Arial" w:hAnsi="Arial" w:cs="Arial"/>
                  </w:rPr>
                </w:rPrChange>
              </w:rPr>
            </w:pPr>
            <w:ins w:id="972" w:author="Krishna Sanaka" w:date="2025-12-24T15:10:00Z" w16du:dateUtc="2025-12-24T20:10:00Z">
              <w:del w:id="973" w:author="Sanaka, Krishna [2]" w:date="2025-12-29T17:49:00Z" w16du:dateUtc="2025-12-29T22:49:00Z">
                <w:r w:rsidDel="00BD5EDF">
                  <w:rPr>
                    <w:rFonts w:ascii="Arial" w:hAnsi="Arial" w:cs="Arial"/>
                    <w:i/>
                    <w:iCs/>
                    <w:sz w:val="22"/>
                    <w:szCs w:val="22"/>
                  </w:rPr>
                  <w:delText>American Indian/Alaska Native</w:delText>
                </w:r>
              </w:del>
            </w:ins>
          </w:p>
        </w:tc>
        <w:tc>
          <w:tcPr>
            <w:tcW w:w="3117" w:type="dxa"/>
          </w:tcPr>
          <w:p w14:paraId="3BF3730B" w14:textId="0BF66643" w:rsidR="00EF41F5" w:rsidRPr="007A2E9A" w:rsidDel="00BD5EDF" w:rsidRDefault="003870A6" w:rsidP="00BD5EDF">
            <w:pPr>
              <w:rPr>
                <w:ins w:id="974" w:author="Krishna Sanaka" w:date="2025-12-24T15:08:00Z" w16du:dateUtc="2025-12-24T20:08:00Z"/>
                <w:del w:id="975" w:author="Sanaka, Krishna [2]" w:date="2025-12-29T17:49:00Z" w16du:dateUtc="2025-12-29T22:49:00Z"/>
                <w:rFonts w:ascii="Arial" w:hAnsi="Arial" w:cs="Arial"/>
                <w:sz w:val="22"/>
                <w:szCs w:val="22"/>
                <w:rPrChange w:id="976" w:author="Krishna Sanaka" w:date="2025-12-24T15:10:00Z" w16du:dateUtc="2025-12-24T20:10:00Z">
                  <w:rPr>
                    <w:ins w:id="977" w:author="Krishna Sanaka" w:date="2025-12-24T15:08:00Z" w16du:dateUtc="2025-12-24T20:08:00Z"/>
                    <w:del w:id="978" w:author="Sanaka, Krishna [2]" w:date="2025-12-29T17:49:00Z" w16du:dateUtc="2025-12-29T22:49:00Z"/>
                    <w:rFonts w:ascii="Arial" w:hAnsi="Arial" w:cs="Arial"/>
                  </w:rPr>
                </w:rPrChange>
              </w:rPr>
            </w:pPr>
            <w:ins w:id="979" w:author="Krishna Sanaka" w:date="2025-12-24T15:41:00Z" w16du:dateUtc="2025-12-24T20:41:00Z">
              <w:del w:id="980" w:author="Sanaka, Krishna [2]" w:date="2025-12-29T17:49:00Z" w16du:dateUtc="2025-12-29T22:49:00Z">
                <w:r w:rsidDel="00BD5EDF">
                  <w:rPr>
                    <w:rFonts w:ascii="Arial" w:hAnsi="Arial" w:cs="Arial"/>
                    <w:sz w:val="22"/>
                    <w:szCs w:val="22"/>
                  </w:rPr>
                  <w:delText>N/A</w:delText>
                </w:r>
              </w:del>
            </w:ins>
          </w:p>
        </w:tc>
        <w:tc>
          <w:tcPr>
            <w:tcW w:w="3117" w:type="dxa"/>
          </w:tcPr>
          <w:p w14:paraId="05914B30" w14:textId="38C573AB" w:rsidR="00EF41F5" w:rsidRPr="007A2E9A" w:rsidDel="00BD5EDF" w:rsidRDefault="003870A6" w:rsidP="00BD5EDF">
            <w:pPr>
              <w:rPr>
                <w:ins w:id="981" w:author="Krishna Sanaka" w:date="2025-12-24T15:08:00Z" w16du:dateUtc="2025-12-24T20:08:00Z"/>
                <w:del w:id="982" w:author="Sanaka, Krishna [2]" w:date="2025-12-29T17:49:00Z" w16du:dateUtc="2025-12-29T22:49:00Z"/>
                <w:rFonts w:ascii="Arial" w:hAnsi="Arial" w:cs="Arial"/>
                <w:sz w:val="22"/>
                <w:szCs w:val="22"/>
                <w:rPrChange w:id="983" w:author="Krishna Sanaka" w:date="2025-12-24T15:10:00Z" w16du:dateUtc="2025-12-24T20:10:00Z">
                  <w:rPr>
                    <w:ins w:id="984" w:author="Krishna Sanaka" w:date="2025-12-24T15:08:00Z" w16du:dateUtc="2025-12-24T20:08:00Z"/>
                    <w:del w:id="985" w:author="Sanaka, Krishna [2]" w:date="2025-12-29T17:49:00Z" w16du:dateUtc="2025-12-29T22:49:00Z"/>
                    <w:rFonts w:ascii="Arial" w:hAnsi="Arial" w:cs="Arial"/>
                  </w:rPr>
                </w:rPrChange>
              </w:rPr>
            </w:pPr>
            <w:ins w:id="986" w:author="Krishna Sanaka" w:date="2025-12-24T15:41:00Z" w16du:dateUtc="2025-12-24T20:41:00Z">
              <w:del w:id="987" w:author="Sanaka, Krishna [2]" w:date="2025-12-29T17:49:00Z" w16du:dateUtc="2025-12-29T22:49:00Z">
                <w:r w:rsidDel="00BD5EDF">
                  <w:rPr>
                    <w:rFonts w:ascii="Arial" w:hAnsi="Arial" w:cs="Arial"/>
                    <w:sz w:val="22"/>
                    <w:szCs w:val="22"/>
                  </w:rPr>
                  <w:delText>1.69</w:delText>
                </w:r>
              </w:del>
            </w:ins>
          </w:p>
        </w:tc>
      </w:tr>
      <w:tr w:rsidR="00C540DF" w:rsidDel="00BD5EDF" w14:paraId="08C5F468" w14:textId="4112A1D8" w:rsidTr="0040167D">
        <w:trPr>
          <w:ins w:id="988" w:author="Krishna Sanaka" w:date="2025-12-24T15:52:00Z"/>
          <w:del w:id="989" w:author="Sanaka, Krishna [2]" w:date="2025-12-29T17:49:00Z"/>
        </w:trPr>
        <w:tc>
          <w:tcPr>
            <w:tcW w:w="9350" w:type="dxa"/>
            <w:gridSpan w:val="3"/>
          </w:tcPr>
          <w:p w14:paraId="5D6BB9DB" w14:textId="0DF9BE9F" w:rsidR="00C540DF" w:rsidDel="00BD5EDF" w:rsidRDefault="00C540DF" w:rsidP="00BD5EDF">
            <w:pPr>
              <w:rPr>
                <w:ins w:id="990" w:author="Krishna Sanaka" w:date="2025-12-24T15:52:00Z" w16du:dateUtc="2025-12-24T20:52:00Z"/>
                <w:del w:id="991" w:author="Sanaka, Krishna [2]" w:date="2025-12-29T17:49:00Z" w16du:dateUtc="2025-12-29T22:49:00Z"/>
                <w:rFonts w:ascii="Arial" w:hAnsi="Arial" w:cs="Arial"/>
                <w:sz w:val="22"/>
                <w:szCs w:val="22"/>
              </w:rPr>
            </w:pPr>
            <w:ins w:id="992" w:author="Krishna Sanaka" w:date="2025-12-24T15:52:00Z" w16du:dateUtc="2025-12-24T20:52:00Z">
              <w:del w:id="993" w:author="Sanaka, Krishna [2]" w:date="2025-12-29T17:49:00Z" w16du:dateUtc="2025-12-29T22:49:00Z">
                <w:r w:rsidRPr="00C540DF" w:rsidDel="00BD5EDF">
                  <w:rPr>
                    <w:rFonts w:ascii="Arial" w:hAnsi="Arial" w:cs="Arial"/>
                    <w:sz w:val="22"/>
                    <w:szCs w:val="22"/>
                    <w:rPrChange w:id="994" w:author="Krishna Sanaka" w:date="2025-12-24T15:52:00Z" w16du:dateUtc="2025-12-24T20:52:00Z">
                      <w:rPr>
                        <w:rFonts w:ascii="Arial" w:hAnsi="Arial" w:cs="Arial"/>
                        <w:i/>
                        <w:iCs/>
                        <w:sz w:val="22"/>
                        <w:szCs w:val="22"/>
                      </w:rPr>
                    </w:rPrChange>
                  </w:rPr>
                  <w:delText>Age Group</w:delText>
                </w:r>
              </w:del>
            </w:ins>
          </w:p>
        </w:tc>
      </w:tr>
      <w:tr w:rsidR="00EF41F5" w:rsidDel="00BD5EDF" w14:paraId="62ED0257" w14:textId="63E68683">
        <w:trPr>
          <w:ins w:id="995" w:author="Krishna Sanaka" w:date="2025-12-24T15:11:00Z"/>
          <w:del w:id="996" w:author="Sanaka, Krishna [2]" w:date="2025-12-29T17:49:00Z"/>
        </w:trPr>
        <w:tc>
          <w:tcPr>
            <w:tcW w:w="3116" w:type="dxa"/>
          </w:tcPr>
          <w:p w14:paraId="77EE9301" w14:textId="26D23AB4" w:rsidR="00EF41F5" w:rsidDel="00BD5EDF" w:rsidRDefault="00EF41F5" w:rsidP="00BD5EDF">
            <w:pPr>
              <w:rPr>
                <w:ins w:id="997" w:author="Krishna Sanaka" w:date="2025-12-24T15:11:00Z" w16du:dateUtc="2025-12-24T20:11:00Z"/>
                <w:del w:id="998" w:author="Sanaka, Krishna [2]" w:date="2025-12-29T17:49:00Z" w16du:dateUtc="2025-12-29T22:49:00Z"/>
                <w:rFonts w:ascii="Arial" w:hAnsi="Arial" w:cs="Arial"/>
                <w:i/>
                <w:iCs/>
                <w:sz w:val="22"/>
                <w:szCs w:val="22"/>
              </w:rPr>
            </w:pPr>
            <w:ins w:id="999" w:author="Krishna Sanaka" w:date="2025-12-24T15:11:00Z" w16du:dateUtc="2025-12-24T20:11:00Z">
              <w:del w:id="1000" w:author="Sanaka, Krishna [2]" w:date="2025-12-29T17:49:00Z" w16du:dateUtc="2025-12-29T22:49:00Z">
                <w:r w:rsidDel="00BD5EDF">
                  <w:rPr>
                    <w:rFonts w:ascii="Arial" w:hAnsi="Arial" w:cs="Arial"/>
                    <w:i/>
                    <w:iCs/>
                    <w:sz w:val="22"/>
                    <w:szCs w:val="22"/>
                  </w:rPr>
                  <w:delText>15-34</w:delText>
                </w:r>
              </w:del>
            </w:ins>
          </w:p>
        </w:tc>
        <w:tc>
          <w:tcPr>
            <w:tcW w:w="3117" w:type="dxa"/>
          </w:tcPr>
          <w:p w14:paraId="168A8C5F" w14:textId="543499F9" w:rsidR="00EF41F5" w:rsidRPr="00A2274F" w:rsidDel="00BD5EDF" w:rsidRDefault="007B46C9" w:rsidP="00BD5EDF">
            <w:pPr>
              <w:rPr>
                <w:ins w:id="1001" w:author="Krishna Sanaka" w:date="2025-12-24T15:11:00Z" w16du:dateUtc="2025-12-24T20:11:00Z"/>
                <w:del w:id="1002" w:author="Sanaka, Krishna [2]" w:date="2025-12-29T17:49:00Z" w16du:dateUtc="2025-12-29T22:49:00Z"/>
                <w:rFonts w:ascii="Arial" w:hAnsi="Arial" w:cs="Arial"/>
                <w:sz w:val="22"/>
                <w:szCs w:val="22"/>
              </w:rPr>
            </w:pPr>
            <w:ins w:id="1003" w:author="Krishna Sanaka" w:date="2025-12-24T15:41:00Z" w16du:dateUtc="2025-12-24T20:41:00Z">
              <w:del w:id="1004" w:author="Sanaka, Krishna [2]" w:date="2025-12-29T17:49:00Z" w16du:dateUtc="2025-12-29T22:49:00Z">
                <w:r w:rsidDel="00BD5EDF">
                  <w:rPr>
                    <w:rFonts w:ascii="Arial" w:hAnsi="Arial" w:cs="Arial"/>
                    <w:sz w:val="22"/>
                    <w:szCs w:val="22"/>
                  </w:rPr>
                  <w:delText>N/A</w:delText>
                </w:r>
              </w:del>
            </w:ins>
          </w:p>
        </w:tc>
        <w:tc>
          <w:tcPr>
            <w:tcW w:w="3117" w:type="dxa"/>
          </w:tcPr>
          <w:p w14:paraId="5C37C77E" w14:textId="0BD0CA1E" w:rsidR="00EF41F5" w:rsidRPr="00A2274F" w:rsidDel="00BD5EDF" w:rsidRDefault="005F4911" w:rsidP="00BD5EDF">
            <w:pPr>
              <w:rPr>
                <w:ins w:id="1005" w:author="Krishna Sanaka" w:date="2025-12-24T15:11:00Z" w16du:dateUtc="2025-12-24T20:11:00Z"/>
                <w:del w:id="1006" w:author="Sanaka, Krishna [2]" w:date="2025-12-29T17:49:00Z" w16du:dateUtc="2025-12-29T22:49:00Z"/>
                <w:rFonts w:ascii="Arial" w:hAnsi="Arial" w:cs="Arial"/>
                <w:sz w:val="22"/>
                <w:szCs w:val="22"/>
              </w:rPr>
            </w:pPr>
            <w:ins w:id="1007" w:author="Krishna Sanaka" w:date="2025-12-24T15:41:00Z" w16du:dateUtc="2025-12-24T20:41:00Z">
              <w:del w:id="1008" w:author="Sanaka, Krishna [2]" w:date="2025-12-29T17:49:00Z" w16du:dateUtc="2025-12-29T22:49:00Z">
                <w:r w:rsidDel="00BD5EDF">
                  <w:rPr>
                    <w:rFonts w:ascii="Arial" w:hAnsi="Arial" w:cs="Arial"/>
                    <w:sz w:val="22"/>
                    <w:szCs w:val="22"/>
                  </w:rPr>
                  <w:delText>0.01</w:delText>
                </w:r>
              </w:del>
            </w:ins>
          </w:p>
        </w:tc>
      </w:tr>
      <w:tr w:rsidR="00EF41F5" w:rsidDel="00BD5EDF" w14:paraId="21CFEBEB" w14:textId="76745BAB">
        <w:trPr>
          <w:ins w:id="1009" w:author="Krishna Sanaka" w:date="2025-12-24T15:11:00Z"/>
          <w:del w:id="1010" w:author="Sanaka, Krishna [2]" w:date="2025-12-29T17:49:00Z"/>
        </w:trPr>
        <w:tc>
          <w:tcPr>
            <w:tcW w:w="3116" w:type="dxa"/>
          </w:tcPr>
          <w:p w14:paraId="397FAE14" w14:textId="65E0A2A9" w:rsidR="00EF41F5" w:rsidDel="00BD5EDF" w:rsidRDefault="00EF41F5" w:rsidP="00BD5EDF">
            <w:pPr>
              <w:rPr>
                <w:ins w:id="1011" w:author="Krishna Sanaka" w:date="2025-12-24T15:11:00Z" w16du:dateUtc="2025-12-24T20:11:00Z"/>
                <w:del w:id="1012" w:author="Sanaka, Krishna [2]" w:date="2025-12-29T17:49:00Z" w16du:dateUtc="2025-12-29T22:49:00Z"/>
                <w:rFonts w:ascii="Arial" w:hAnsi="Arial" w:cs="Arial"/>
                <w:i/>
                <w:iCs/>
                <w:sz w:val="22"/>
                <w:szCs w:val="22"/>
              </w:rPr>
            </w:pPr>
            <w:ins w:id="1013" w:author="Krishna Sanaka" w:date="2025-12-24T15:11:00Z" w16du:dateUtc="2025-12-24T20:11:00Z">
              <w:del w:id="1014" w:author="Sanaka, Krishna [2]" w:date="2025-12-29T17:49:00Z" w16du:dateUtc="2025-12-29T22:49:00Z">
                <w:r w:rsidDel="00BD5EDF">
                  <w:rPr>
                    <w:rFonts w:ascii="Arial" w:hAnsi="Arial" w:cs="Arial"/>
                    <w:i/>
                    <w:iCs/>
                    <w:sz w:val="22"/>
                    <w:szCs w:val="22"/>
                  </w:rPr>
                  <w:delText>35-64</w:delText>
                </w:r>
              </w:del>
            </w:ins>
          </w:p>
        </w:tc>
        <w:tc>
          <w:tcPr>
            <w:tcW w:w="3117" w:type="dxa"/>
          </w:tcPr>
          <w:p w14:paraId="7246135F" w14:textId="586FB9E1" w:rsidR="00EF41F5" w:rsidRPr="00A2274F" w:rsidDel="00BD5EDF" w:rsidRDefault="00EF41F5" w:rsidP="00BD5EDF">
            <w:pPr>
              <w:rPr>
                <w:ins w:id="1015" w:author="Krishna Sanaka" w:date="2025-12-24T15:11:00Z" w16du:dateUtc="2025-12-24T20:11:00Z"/>
                <w:del w:id="1016" w:author="Sanaka, Krishna [2]" w:date="2025-12-29T17:49:00Z" w16du:dateUtc="2025-12-29T22:49:00Z"/>
                <w:rFonts w:ascii="Arial" w:hAnsi="Arial" w:cs="Arial"/>
                <w:sz w:val="22"/>
                <w:szCs w:val="22"/>
              </w:rPr>
            </w:pPr>
            <w:ins w:id="1017" w:author="Krishna Sanaka" w:date="2025-12-24T15:12:00Z" w16du:dateUtc="2025-12-24T20:12:00Z">
              <w:del w:id="1018" w:author="Sanaka, Krishna [2]" w:date="2025-12-29T17:49:00Z" w16du:dateUtc="2025-12-29T22:49:00Z">
                <w:r w:rsidDel="00BD5EDF">
                  <w:rPr>
                    <w:rFonts w:ascii="Arial" w:hAnsi="Arial" w:cs="Arial"/>
                    <w:sz w:val="22"/>
                    <w:szCs w:val="22"/>
                  </w:rPr>
                  <w:delText>Reference</w:delText>
                </w:r>
              </w:del>
            </w:ins>
          </w:p>
        </w:tc>
        <w:tc>
          <w:tcPr>
            <w:tcW w:w="3117" w:type="dxa"/>
          </w:tcPr>
          <w:p w14:paraId="0562291D" w14:textId="566832DE" w:rsidR="00EF41F5" w:rsidRPr="00A2274F" w:rsidDel="00BD5EDF" w:rsidRDefault="00EF41F5" w:rsidP="00BD5EDF">
            <w:pPr>
              <w:rPr>
                <w:ins w:id="1019" w:author="Krishna Sanaka" w:date="2025-12-24T15:11:00Z" w16du:dateUtc="2025-12-24T20:11:00Z"/>
                <w:del w:id="1020" w:author="Sanaka, Krishna [2]" w:date="2025-12-29T17:49:00Z" w16du:dateUtc="2025-12-29T22:49:00Z"/>
                <w:rFonts w:ascii="Arial" w:hAnsi="Arial" w:cs="Arial"/>
                <w:sz w:val="22"/>
                <w:szCs w:val="22"/>
              </w:rPr>
            </w:pPr>
            <w:ins w:id="1021" w:author="Krishna Sanaka" w:date="2025-12-24T15:12:00Z" w16du:dateUtc="2025-12-24T20:12:00Z">
              <w:del w:id="1022" w:author="Sanaka, Krishna [2]" w:date="2025-12-29T17:49:00Z" w16du:dateUtc="2025-12-29T22:49:00Z">
                <w:r w:rsidDel="00BD5EDF">
                  <w:rPr>
                    <w:rFonts w:ascii="Arial" w:hAnsi="Arial" w:cs="Arial"/>
                    <w:sz w:val="22"/>
                    <w:szCs w:val="22"/>
                  </w:rPr>
                  <w:delText>Reference</w:delText>
                </w:r>
              </w:del>
            </w:ins>
          </w:p>
        </w:tc>
      </w:tr>
      <w:tr w:rsidR="00EF41F5" w:rsidDel="00BD5EDF" w14:paraId="0C37120F" w14:textId="47059EF9">
        <w:trPr>
          <w:ins w:id="1023" w:author="Krishna Sanaka" w:date="2025-12-24T15:11:00Z"/>
          <w:del w:id="1024" w:author="Sanaka, Krishna [2]" w:date="2025-12-29T17:49:00Z"/>
        </w:trPr>
        <w:tc>
          <w:tcPr>
            <w:tcW w:w="3116" w:type="dxa"/>
          </w:tcPr>
          <w:p w14:paraId="409A5A8E" w14:textId="7D52A406" w:rsidR="00EF41F5" w:rsidDel="00BD5EDF" w:rsidRDefault="00EF41F5" w:rsidP="00BD5EDF">
            <w:pPr>
              <w:rPr>
                <w:ins w:id="1025" w:author="Krishna Sanaka" w:date="2025-12-24T15:11:00Z" w16du:dateUtc="2025-12-24T20:11:00Z"/>
                <w:del w:id="1026" w:author="Sanaka, Krishna [2]" w:date="2025-12-29T17:49:00Z" w16du:dateUtc="2025-12-29T22:49:00Z"/>
                <w:rFonts w:ascii="Arial" w:hAnsi="Arial" w:cs="Arial"/>
                <w:i/>
                <w:iCs/>
                <w:sz w:val="22"/>
                <w:szCs w:val="22"/>
              </w:rPr>
            </w:pPr>
            <w:ins w:id="1027" w:author="Krishna Sanaka" w:date="2025-12-24T15:11:00Z" w16du:dateUtc="2025-12-24T20:11:00Z">
              <w:del w:id="1028" w:author="Sanaka, Krishna [2]" w:date="2025-12-29T17:49:00Z" w16du:dateUtc="2025-12-29T22:49:00Z">
                <w:r w:rsidDel="00BD5EDF">
                  <w:rPr>
                    <w:rFonts w:ascii="Arial" w:hAnsi="Arial" w:cs="Arial"/>
                    <w:i/>
                    <w:iCs/>
                    <w:sz w:val="22"/>
                    <w:szCs w:val="22"/>
                  </w:rPr>
                  <w:delText>65+</w:delText>
                </w:r>
              </w:del>
            </w:ins>
          </w:p>
        </w:tc>
        <w:tc>
          <w:tcPr>
            <w:tcW w:w="3117" w:type="dxa"/>
          </w:tcPr>
          <w:p w14:paraId="7C90DEA9" w14:textId="45652636" w:rsidR="00EF41F5" w:rsidRPr="00A2274F" w:rsidDel="00BD5EDF" w:rsidRDefault="007A7F91" w:rsidP="00BD5EDF">
            <w:pPr>
              <w:rPr>
                <w:ins w:id="1029" w:author="Krishna Sanaka" w:date="2025-12-24T15:11:00Z" w16du:dateUtc="2025-12-24T20:11:00Z"/>
                <w:del w:id="1030" w:author="Sanaka, Krishna [2]" w:date="2025-12-29T17:49:00Z" w16du:dateUtc="2025-12-29T22:49:00Z"/>
                <w:rFonts w:ascii="Arial" w:hAnsi="Arial" w:cs="Arial"/>
                <w:sz w:val="22"/>
                <w:szCs w:val="22"/>
              </w:rPr>
            </w:pPr>
            <w:ins w:id="1031" w:author="Krishna Sanaka" w:date="2025-12-24T15:43:00Z" w16du:dateUtc="2025-12-24T20:43:00Z">
              <w:del w:id="1032" w:author="Sanaka, Krishna [2]" w:date="2025-12-29T17:49:00Z" w16du:dateUtc="2025-12-29T22:49:00Z">
                <w:r w:rsidDel="00BD5EDF">
                  <w:rPr>
                    <w:rFonts w:ascii="Arial" w:hAnsi="Arial" w:cs="Arial"/>
                    <w:sz w:val="22"/>
                    <w:szCs w:val="22"/>
                  </w:rPr>
                  <w:delText>17.4</w:delText>
                </w:r>
              </w:del>
            </w:ins>
          </w:p>
        </w:tc>
        <w:tc>
          <w:tcPr>
            <w:tcW w:w="3117" w:type="dxa"/>
          </w:tcPr>
          <w:p w14:paraId="5CBAFADF" w14:textId="11C4D3FF" w:rsidR="00EF41F5" w:rsidRPr="00A2274F" w:rsidDel="00BD5EDF" w:rsidRDefault="007A7F91" w:rsidP="00BD5EDF">
            <w:pPr>
              <w:rPr>
                <w:ins w:id="1033" w:author="Krishna Sanaka" w:date="2025-12-24T15:11:00Z" w16du:dateUtc="2025-12-24T20:11:00Z"/>
                <w:del w:id="1034" w:author="Sanaka, Krishna [2]" w:date="2025-12-29T17:49:00Z" w16du:dateUtc="2025-12-29T22:49:00Z"/>
                <w:rFonts w:ascii="Arial" w:hAnsi="Arial" w:cs="Arial"/>
                <w:sz w:val="22"/>
                <w:szCs w:val="22"/>
              </w:rPr>
            </w:pPr>
            <w:ins w:id="1035" w:author="Krishna Sanaka" w:date="2025-12-24T15:43:00Z" w16du:dateUtc="2025-12-24T20:43:00Z">
              <w:del w:id="1036" w:author="Sanaka, Krishna [2]" w:date="2025-12-29T17:49:00Z" w16du:dateUtc="2025-12-29T22:49:00Z">
                <w:r w:rsidDel="00BD5EDF">
                  <w:rPr>
                    <w:rFonts w:ascii="Arial" w:hAnsi="Arial" w:cs="Arial"/>
                    <w:sz w:val="22"/>
                    <w:szCs w:val="22"/>
                  </w:rPr>
                  <w:delText>11.91</w:delText>
                </w:r>
              </w:del>
            </w:ins>
          </w:p>
        </w:tc>
      </w:tr>
      <w:tr w:rsidR="00C540DF" w:rsidDel="00BD5EDF" w14:paraId="08C8172F" w14:textId="6BB4AEAD" w:rsidTr="00CA0577">
        <w:trPr>
          <w:ins w:id="1037" w:author="Krishna Sanaka" w:date="2025-12-24T15:52:00Z"/>
          <w:del w:id="1038" w:author="Sanaka, Krishna [2]" w:date="2025-12-29T17:49:00Z"/>
        </w:trPr>
        <w:tc>
          <w:tcPr>
            <w:tcW w:w="9350" w:type="dxa"/>
            <w:gridSpan w:val="3"/>
          </w:tcPr>
          <w:p w14:paraId="05FAFCFD" w14:textId="3BDB6B6B" w:rsidR="00C540DF" w:rsidDel="00BD5EDF" w:rsidRDefault="00C540DF" w:rsidP="00BD5EDF">
            <w:pPr>
              <w:rPr>
                <w:ins w:id="1039" w:author="Krishna Sanaka" w:date="2025-12-24T15:52:00Z" w16du:dateUtc="2025-12-24T20:52:00Z"/>
                <w:del w:id="1040" w:author="Sanaka, Krishna [2]" w:date="2025-12-29T17:49:00Z" w16du:dateUtc="2025-12-29T22:49:00Z"/>
                <w:rFonts w:ascii="Arial" w:hAnsi="Arial" w:cs="Arial"/>
                <w:sz w:val="22"/>
                <w:szCs w:val="22"/>
              </w:rPr>
            </w:pPr>
            <w:ins w:id="1041" w:author="Krishna Sanaka" w:date="2025-12-24T15:53:00Z" w16du:dateUtc="2025-12-24T20:53:00Z">
              <w:del w:id="1042" w:author="Sanaka, Krishna [2]" w:date="2025-12-29T17:49:00Z" w16du:dateUtc="2025-12-29T22:49:00Z">
                <w:r w:rsidDel="00BD5EDF">
                  <w:rPr>
                    <w:rFonts w:ascii="Arial" w:hAnsi="Arial" w:cs="Arial"/>
                    <w:sz w:val="22"/>
                    <w:szCs w:val="22"/>
                  </w:rPr>
                  <w:delText>Region</w:delText>
                </w:r>
              </w:del>
            </w:ins>
          </w:p>
        </w:tc>
      </w:tr>
      <w:tr w:rsidR="00EF41F5" w:rsidDel="00BD5EDF" w14:paraId="5389D50F" w14:textId="7EFDA8DD">
        <w:trPr>
          <w:ins w:id="1043" w:author="Krishna Sanaka" w:date="2025-12-24T15:11:00Z"/>
          <w:del w:id="1044" w:author="Sanaka, Krishna [2]" w:date="2025-12-29T17:49:00Z"/>
        </w:trPr>
        <w:tc>
          <w:tcPr>
            <w:tcW w:w="3116" w:type="dxa"/>
          </w:tcPr>
          <w:p w14:paraId="37BC8325" w14:textId="04B0F28C" w:rsidR="00EF41F5" w:rsidDel="00BD5EDF" w:rsidRDefault="00EF41F5" w:rsidP="00BD5EDF">
            <w:pPr>
              <w:rPr>
                <w:ins w:id="1045" w:author="Krishna Sanaka" w:date="2025-12-24T15:11:00Z" w16du:dateUtc="2025-12-24T20:11:00Z"/>
                <w:del w:id="1046" w:author="Sanaka, Krishna [2]" w:date="2025-12-29T17:49:00Z" w16du:dateUtc="2025-12-29T22:49:00Z"/>
                <w:rFonts w:ascii="Arial" w:hAnsi="Arial" w:cs="Arial"/>
                <w:i/>
                <w:iCs/>
                <w:sz w:val="22"/>
                <w:szCs w:val="22"/>
              </w:rPr>
            </w:pPr>
            <w:ins w:id="1047" w:author="Krishna Sanaka" w:date="2025-12-24T15:11:00Z" w16du:dateUtc="2025-12-24T20:11:00Z">
              <w:del w:id="1048" w:author="Sanaka, Krishna [2]" w:date="2025-12-29T17:49:00Z" w16du:dateUtc="2025-12-29T22:49:00Z">
                <w:r w:rsidDel="00BD5EDF">
                  <w:rPr>
                    <w:rFonts w:ascii="Arial" w:hAnsi="Arial" w:cs="Arial"/>
                    <w:i/>
                    <w:iCs/>
                    <w:sz w:val="22"/>
                    <w:szCs w:val="22"/>
                  </w:rPr>
                  <w:delText>Northeast</w:delText>
                </w:r>
              </w:del>
            </w:ins>
          </w:p>
        </w:tc>
        <w:tc>
          <w:tcPr>
            <w:tcW w:w="3117" w:type="dxa"/>
          </w:tcPr>
          <w:p w14:paraId="55FFF709" w14:textId="5700FE8F" w:rsidR="00EF41F5" w:rsidRPr="00A2274F" w:rsidDel="00BD5EDF" w:rsidRDefault="00EF41F5" w:rsidP="00BD5EDF">
            <w:pPr>
              <w:rPr>
                <w:ins w:id="1049" w:author="Krishna Sanaka" w:date="2025-12-24T15:11:00Z" w16du:dateUtc="2025-12-24T20:11:00Z"/>
                <w:del w:id="1050" w:author="Sanaka, Krishna [2]" w:date="2025-12-29T17:49:00Z" w16du:dateUtc="2025-12-29T22:49:00Z"/>
                <w:rFonts w:ascii="Arial" w:hAnsi="Arial" w:cs="Arial"/>
                <w:sz w:val="22"/>
                <w:szCs w:val="22"/>
              </w:rPr>
            </w:pPr>
            <w:ins w:id="1051" w:author="Krishna Sanaka" w:date="2025-12-24T15:12:00Z" w16du:dateUtc="2025-12-24T20:12:00Z">
              <w:del w:id="1052" w:author="Sanaka, Krishna [2]" w:date="2025-12-29T17:49:00Z" w16du:dateUtc="2025-12-29T22:49:00Z">
                <w:r w:rsidDel="00BD5EDF">
                  <w:rPr>
                    <w:rFonts w:ascii="Arial" w:hAnsi="Arial" w:cs="Arial"/>
                    <w:sz w:val="22"/>
                    <w:szCs w:val="22"/>
                  </w:rPr>
                  <w:delText>Reference</w:delText>
                </w:r>
              </w:del>
            </w:ins>
          </w:p>
        </w:tc>
        <w:tc>
          <w:tcPr>
            <w:tcW w:w="3117" w:type="dxa"/>
          </w:tcPr>
          <w:p w14:paraId="57B4F0E1" w14:textId="1AD52BCA" w:rsidR="00EF41F5" w:rsidRPr="00A2274F" w:rsidDel="00BD5EDF" w:rsidRDefault="00EF41F5" w:rsidP="00BD5EDF">
            <w:pPr>
              <w:rPr>
                <w:ins w:id="1053" w:author="Krishna Sanaka" w:date="2025-12-24T15:11:00Z" w16du:dateUtc="2025-12-24T20:11:00Z"/>
                <w:del w:id="1054" w:author="Sanaka, Krishna [2]" w:date="2025-12-29T17:49:00Z" w16du:dateUtc="2025-12-29T22:49:00Z"/>
                <w:rFonts w:ascii="Arial" w:hAnsi="Arial" w:cs="Arial"/>
                <w:sz w:val="22"/>
                <w:szCs w:val="22"/>
              </w:rPr>
            </w:pPr>
            <w:ins w:id="1055" w:author="Krishna Sanaka" w:date="2025-12-24T15:12:00Z" w16du:dateUtc="2025-12-24T20:12:00Z">
              <w:del w:id="1056" w:author="Sanaka, Krishna [2]" w:date="2025-12-29T17:49:00Z" w16du:dateUtc="2025-12-29T22:49:00Z">
                <w:r w:rsidDel="00BD5EDF">
                  <w:rPr>
                    <w:rFonts w:ascii="Arial" w:hAnsi="Arial" w:cs="Arial"/>
                    <w:sz w:val="22"/>
                    <w:szCs w:val="22"/>
                  </w:rPr>
                  <w:delText>Reference</w:delText>
                </w:r>
              </w:del>
            </w:ins>
          </w:p>
        </w:tc>
      </w:tr>
      <w:tr w:rsidR="00EF41F5" w:rsidDel="00BD5EDF" w14:paraId="5888A077" w14:textId="07E71EFB">
        <w:trPr>
          <w:ins w:id="1057" w:author="Krishna Sanaka" w:date="2025-12-24T15:11:00Z"/>
          <w:del w:id="1058" w:author="Sanaka, Krishna [2]" w:date="2025-12-29T17:49:00Z"/>
        </w:trPr>
        <w:tc>
          <w:tcPr>
            <w:tcW w:w="3116" w:type="dxa"/>
          </w:tcPr>
          <w:p w14:paraId="69BF7ACF" w14:textId="25A219DE" w:rsidR="00EF41F5" w:rsidDel="00BD5EDF" w:rsidRDefault="00EF41F5" w:rsidP="00BD5EDF">
            <w:pPr>
              <w:rPr>
                <w:ins w:id="1059" w:author="Krishna Sanaka" w:date="2025-12-24T15:11:00Z" w16du:dateUtc="2025-12-24T20:11:00Z"/>
                <w:del w:id="1060" w:author="Sanaka, Krishna [2]" w:date="2025-12-29T17:49:00Z" w16du:dateUtc="2025-12-29T22:49:00Z"/>
                <w:rFonts w:ascii="Arial" w:hAnsi="Arial" w:cs="Arial"/>
                <w:i/>
                <w:iCs/>
                <w:sz w:val="22"/>
                <w:szCs w:val="22"/>
              </w:rPr>
            </w:pPr>
            <w:ins w:id="1061" w:author="Krishna Sanaka" w:date="2025-12-24T15:11:00Z" w16du:dateUtc="2025-12-24T20:11:00Z">
              <w:del w:id="1062" w:author="Sanaka, Krishna [2]" w:date="2025-12-29T17:49:00Z" w16du:dateUtc="2025-12-29T22:49:00Z">
                <w:r w:rsidDel="00BD5EDF">
                  <w:rPr>
                    <w:rFonts w:ascii="Arial" w:hAnsi="Arial" w:cs="Arial"/>
                    <w:i/>
                    <w:iCs/>
                    <w:sz w:val="22"/>
                    <w:szCs w:val="22"/>
                  </w:rPr>
                  <w:delText>Midwest</w:delText>
                </w:r>
              </w:del>
            </w:ins>
          </w:p>
        </w:tc>
        <w:tc>
          <w:tcPr>
            <w:tcW w:w="3117" w:type="dxa"/>
          </w:tcPr>
          <w:p w14:paraId="71D759A6" w14:textId="2DDC2FF6" w:rsidR="00EF41F5" w:rsidRPr="00A2274F" w:rsidDel="00BD5EDF" w:rsidRDefault="007A7F91" w:rsidP="00BD5EDF">
            <w:pPr>
              <w:rPr>
                <w:ins w:id="1063" w:author="Krishna Sanaka" w:date="2025-12-24T15:11:00Z" w16du:dateUtc="2025-12-24T20:11:00Z"/>
                <w:del w:id="1064" w:author="Sanaka, Krishna [2]" w:date="2025-12-29T17:49:00Z" w16du:dateUtc="2025-12-29T22:49:00Z"/>
                <w:rFonts w:ascii="Arial" w:hAnsi="Arial" w:cs="Arial"/>
                <w:sz w:val="22"/>
                <w:szCs w:val="22"/>
              </w:rPr>
            </w:pPr>
            <w:ins w:id="1065" w:author="Krishna Sanaka" w:date="2025-12-24T15:49:00Z" w16du:dateUtc="2025-12-24T20:49:00Z">
              <w:del w:id="1066" w:author="Sanaka, Krishna [2]" w:date="2025-12-29T17:49:00Z" w16du:dateUtc="2025-12-29T22:49:00Z">
                <w:r w:rsidDel="00BD5EDF">
                  <w:rPr>
                    <w:rFonts w:ascii="Arial" w:hAnsi="Arial" w:cs="Arial"/>
                    <w:sz w:val="22"/>
                    <w:szCs w:val="22"/>
                  </w:rPr>
                  <w:delText>0.91</w:delText>
                </w:r>
              </w:del>
            </w:ins>
          </w:p>
        </w:tc>
        <w:tc>
          <w:tcPr>
            <w:tcW w:w="3117" w:type="dxa"/>
          </w:tcPr>
          <w:p w14:paraId="6D971835" w14:textId="7D4CD728" w:rsidR="00EF41F5" w:rsidRPr="00A2274F" w:rsidDel="00BD5EDF" w:rsidRDefault="008614EA" w:rsidP="00BD5EDF">
            <w:pPr>
              <w:rPr>
                <w:ins w:id="1067" w:author="Krishna Sanaka" w:date="2025-12-24T15:11:00Z" w16du:dateUtc="2025-12-24T20:11:00Z"/>
                <w:del w:id="1068" w:author="Sanaka, Krishna [2]" w:date="2025-12-29T17:49:00Z" w16du:dateUtc="2025-12-29T22:49:00Z"/>
                <w:rFonts w:ascii="Arial" w:hAnsi="Arial" w:cs="Arial"/>
                <w:sz w:val="22"/>
                <w:szCs w:val="22"/>
              </w:rPr>
            </w:pPr>
            <w:ins w:id="1069" w:author="Krishna Sanaka" w:date="2025-12-24T15:49:00Z" w16du:dateUtc="2025-12-24T20:49:00Z">
              <w:del w:id="1070" w:author="Sanaka, Krishna [2]" w:date="2025-12-29T17:49:00Z" w16du:dateUtc="2025-12-29T22:49:00Z">
                <w:r w:rsidDel="00BD5EDF">
                  <w:rPr>
                    <w:rFonts w:ascii="Arial" w:hAnsi="Arial" w:cs="Arial"/>
                    <w:sz w:val="22"/>
                    <w:szCs w:val="22"/>
                  </w:rPr>
                  <w:delText>1.13</w:delText>
                </w:r>
              </w:del>
            </w:ins>
          </w:p>
        </w:tc>
      </w:tr>
      <w:tr w:rsidR="00EF41F5" w:rsidDel="00BD5EDF" w14:paraId="2D1C1624" w14:textId="4C345699">
        <w:trPr>
          <w:ins w:id="1071" w:author="Krishna Sanaka" w:date="2025-12-24T15:11:00Z"/>
          <w:del w:id="1072" w:author="Sanaka, Krishna [2]" w:date="2025-12-29T17:49:00Z"/>
        </w:trPr>
        <w:tc>
          <w:tcPr>
            <w:tcW w:w="3116" w:type="dxa"/>
          </w:tcPr>
          <w:p w14:paraId="0C80CEC6" w14:textId="2ECF61B4" w:rsidR="00EF41F5" w:rsidDel="00BD5EDF" w:rsidRDefault="00EF41F5" w:rsidP="00BD5EDF">
            <w:pPr>
              <w:rPr>
                <w:ins w:id="1073" w:author="Krishna Sanaka" w:date="2025-12-24T15:11:00Z" w16du:dateUtc="2025-12-24T20:11:00Z"/>
                <w:del w:id="1074" w:author="Sanaka, Krishna [2]" w:date="2025-12-29T17:49:00Z" w16du:dateUtc="2025-12-29T22:49:00Z"/>
                <w:rFonts w:ascii="Arial" w:hAnsi="Arial" w:cs="Arial"/>
                <w:i/>
                <w:iCs/>
                <w:sz w:val="22"/>
                <w:szCs w:val="22"/>
              </w:rPr>
            </w:pPr>
            <w:ins w:id="1075" w:author="Krishna Sanaka" w:date="2025-12-24T15:11:00Z" w16du:dateUtc="2025-12-24T20:11:00Z">
              <w:del w:id="1076" w:author="Sanaka, Krishna [2]" w:date="2025-12-29T17:49:00Z" w16du:dateUtc="2025-12-29T22:49:00Z">
                <w:r w:rsidDel="00BD5EDF">
                  <w:rPr>
                    <w:rFonts w:ascii="Arial" w:hAnsi="Arial" w:cs="Arial"/>
                    <w:i/>
                    <w:iCs/>
                    <w:sz w:val="22"/>
                    <w:szCs w:val="22"/>
                  </w:rPr>
                  <w:delText>South</w:delText>
                </w:r>
              </w:del>
            </w:ins>
          </w:p>
        </w:tc>
        <w:tc>
          <w:tcPr>
            <w:tcW w:w="3117" w:type="dxa"/>
          </w:tcPr>
          <w:p w14:paraId="448937BA" w14:textId="18222938" w:rsidR="00EF41F5" w:rsidRPr="00A2274F" w:rsidDel="00BD5EDF" w:rsidRDefault="00760FCF" w:rsidP="00BD5EDF">
            <w:pPr>
              <w:rPr>
                <w:ins w:id="1077" w:author="Krishna Sanaka" w:date="2025-12-24T15:11:00Z" w16du:dateUtc="2025-12-24T20:11:00Z"/>
                <w:del w:id="1078" w:author="Sanaka, Krishna [2]" w:date="2025-12-29T17:49:00Z" w16du:dateUtc="2025-12-29T22:49:00Z"/>
                <w:rFonts w:ascii="Arial" w:hAnsi="Arial" w:cs="Arial"/>
                <w:sz w:val="22"/>
                <w:szCs w:val="22"/>
              </w:rPr>
            </w:pPr>
            <w:ins w:id="1079" w:author="Krishna Sanaka" w:date="2025-12-24T15:50:00Z" w16du:dateUtc="2025-12-24T20:50:00Z">
              <w:del w:id="1080" w:author="Sanaka, Krishna [2]" w:date="2025-12-29T17:49:00Z" w16du:dateUtc="2025-12-29T22:49:00Z">
                <w:r w:rsidDel="00BD5EDF">
                  <w:rPr>
                    <w:rFonts w:ascii="Arial" w:hAnsi="Arial" w:cs="Arial"/>
                    <w:sz w:val="22"/>
                    <w:szCs w:val="22"/>
                  </w:rPr>
                  <w:delText>0.81</w:delText>
                </w:r>
              </w:del>
            </w:ins>
          </w:p>
        </w:tc>
        <w:tc>
          <w:tcPr>
            <w:tcW w:w="3117" w:type="dxa"/>
          </w:tcPr>
          <w:p w14:paraId="5F2BC471" w14:textId="550C1953" w:rsidR="00EF41F5" w:rsidRPr="00A2274F" w:rsidDel="00BD5EDF" w:rsidRDefault="00760FCF" w:rsidP="00BD5EDF">
            <w:pPr>
              <w:rPr>
                <w:ins w:id="1081" w:author="Krishna Sanaka" w:date="2025-12-24T15:11:00Z" w16du:dateUtc="2025-12-24T20:11:00Z"/>
                <w:del w:id="1082" w:author="Sanaka, Krishna [2]" w:date="2025-12-29T17:49:00Z" w16du:dateUtc="2025-12-29T22:49:00Z"/>
                <w:rFonts w:ascii="Arial" w:hAnsi="Arial" w:cs="Arial"/>
                <w:sz w:val="22"/>
                <w:szCs w:val="22"/>
              </w:rPr>
            </w:pPr>
            <w:ins w:id="1083" w:author="Krishna Sanaka" w:date="2025-12-24T15:50:00Z" w16du:dateUtc="2025-12-24T20:50:00Z">
              <w:del w:id="1084" w:author="Sanaka, Krishna [2]" w:date="2025-12-29T17:49:00Z" w16du:dateUtc="2025-12-29T22:49:00Z">
                <w:r w:rsidDel="00BD5EDF">
                  <w:rPr>
                    <w:rFonts w:ascii="Arial" w:hAnsi="Arial" w:cs="Arial"/>
                    <w:sz w:val="22"/>
                    <w:szCs w:val="22"/>
                  </w:rPr>
                  <w:delText>1.03</w:delText>
                </w:r>
              </w:del>
            </w:ins>
          </w:p>
        </w:tc>
      </w:tr>
      <w:tr w:rsidR="00EF41F5" w:rsidDel="00BD5EDF" w14:paraId="5F290430" w14:textId="07F71CC0">
        <w:trPr>
          <w:ins w:id="1085" w:author="Krishna Sanaka" w:date="2025-12-24T15:11:00Z"/>
          <w:del w:id="1086" w:author="Sanaka, Krishna [2]" w:date="2025-12-29T17:49:00Z"/>
        </w:trPr>
        <w:tc>
          <w:tcPr>
            <w:tcW w:w="3116" w:type="dxa"/>
          </w:tcPr>
          <w:p w14:paraId="298A3CEB" w14:textId="6BC8548C" w:rsidR="00EF41F5" w:rsidDel="00BD5EDF" w:rsidRDefault="00EF41F5" w:rsidP="00BD5EDF">
            <w:pPr>
              <w:rPr>
                <w:ins w:id="1087" w:author="Krishna Sanaka" w:date="2025-12-24T15:11:00Z" w16du:dateUtc="2025-12-24T20:11:00Z"/>
                <w:del w:id="1088" w:author="Sanaka, Krishna [2]" w:date="2025-12-29T17:49:00Z" w16du:dateUtc="2025-12-29T22:49:00Z"/>
                <w:rFonts w:ascii="Arial" w:hAnsi="Arial" w:cs="Arial"/>
                <w:i/>
                <w:iCs/>
                <w:sz w:val="22"/>
                <w:szCs w:val="22"/>
              </w:rPr>
            </w:pPr>
            <w:ins w:id="1089" w:author="Krishna Sanaka" w:date="2025-12-24T15:11:00Z" w16du:dateUtc="2025-12-24T20:11:00Z">
              <w:del w:id="1090" w:author="Sanaka, Krishna [2]" w:date="2025-12-29T17:49:00Z" w16du:dateUtc="2025-12-29T22:49:00Z">
                <w:r w:rsidDel="00BD5EDF">
                  <w:rPr>
                    <w:rFonts w:ascii="Arial" w:hAnsi="Arial" w:cs="Arial"/>
                    <w:i/>
                    <w:iCs/>
                    <w:sz w:val="22"/>
                    <w:szCs w:val="22"/>
                  </w:rPr>
                  <w:delText>West</w:delText>
                </w:r>
              </w:del>
            </w:ins>
          </w:p>
        </w:tc>
        <w:tc>
          <w:tcPr>
            <w:tcW w:w="3117" w:type="dxa"/>
          </w:tcPr>
          <w:p w14:paraId="374FD50B" w14:textId="31AFD4BD" w:rsidR="00EF41F5" w:rsidRPr="00A2274F" w:rsidDel="00BD5EDF" w:rsidRDefault="00F95EA5" w:rsidP="00BD5EDF">
            <w:pPr>
              <w:rPr>
                <w:ins w:id="1091" w:author="Krishna Sanaka" w:date="2025-12-24T15:11:00Z" w16du:dateUtc="2025-12-24T20:11:00Z"/>
                <w:del w:id="1092" w:author="Sanaka, Krishna [2]" w:date="2025-12-29T17:49:00Z" w16du:dateUtc="2025-12-29T22:49:00Z"/>
                <w:rFonts w:ascii="Arial" w:hAnsi="Arial" w:cs="Arial"/>
                <w:sz w:val="22"/>
                <w:szCs w:val="22"/>
              </w:rPr>
            </w:pPr>
            <w:ins w:id="1093" w:author="Krishna Sanaka" w:date="2025-12-24T15:50:00Z" w16du:dateUtc="2025-12-24T20:50:00Z">
              <w:del w:id="1094" w:author="Sanaka, Krishna [2]" w:date="2025-12-29T17:49:00Z" w16du:dateUtc="2025-12-29T22:49:00Z">
                <w:r w:rsidDel="00BD5EDF">
                  <w:rPr>
                    <w:rFonts w:ascii="Arial" w:hAnsi="Arial" w:cs="Arial"/>
                    <w:sz w:val="22"/>
                    <w:szCs w:val="22"/>
                  </w:rPr>
                  <w:delText>0.71</w:delText>
                </w:r>
              </w:del>
            </w:ins>
          </w:p>
        </w:tc>
        <w:tc>
          <w:tcPr>
            <w:tcW w:w="3117" w:type="dxa"/>
          </w:tcPr>
          <w:p w14:paraId="0CACE064" w14:textId="13037DA0" w:rsidR="00EF41F5" w:rsidRPr="00A2274F" w:rsidDel="00BD5EDF" w:rsidRDefault="00466845" w:rsidP="00BD5EDF">
            <w:pPr>
              <w:rPr>
                <w:ins w:id="1095" w:author="Krishna Sanaka" w:date="2025-12-24T15:11:00Z" w16du:dateUtc="2025-12-24T20:11:00Z"/>
                <w:del w:id="1096" w:author="Sanaka, Krishna [2]" w:date="2025-12-29T17:49:00Z" w16du:dateUtc="2025-12-29T22:49:00Z"/>
                <w:rFonts w:ascii="Arial" w:hAnsi="Arial" w:cs="Arial"/>
                <w:sz w:val="22"/>
                <w:szCs w:val="22"/>
              </w:rPr>
            </w:pPr>
            <w:ins w:id="1097" w:author="Krishna Sanaka" w:date="2025-12-24T15:50:00Z" w16du:dateUtc="2025-12-24T20:50:00Z">
              <w:del w:id="1098" w:author="Sanaka, Krishna [2]" w:date="2025-12-29T17:49:00Z" w16du:dateUtc="2025-12-29T22:49:00Z">
                <w:r w:rsidDel="00BD5EDF">
                  <w:rPr>
                    <w:rFonts w:ascii="Arial" w:hAnsi="Arial" w:cs="Arial"/>
                    <w:sz w:val="22"/>
                    <w:szCs w:val="22"/>
                  </w:rPr>
                  <w:delText>0.72</w:delText>
                </w:r>
              </w:del>
            </w:ins>
          </w:p>
        </w:tc>
      </w:tr>
    </w:tbl>
    <w:p w14:paraId="03A486F1" w14:textId="33F8E8D3" w:rsidR="009B45ED" w:rsidRDefault="00C540DF">
      <w:pPr>
        <w:rPr>
          <w:ins w:id="1099" w:author="Krishna Sanaka" w:date="2025-12-24T17:57:00Z" w16du:dateUtc="2025-12-24T22:57:00Z"/>
          <w:rFonts w:ascii="Arial" w:hAnsi="Arial" w:cs="Arial"/>
        </w:rPr>
        <w:pPrChange w:id="1100" w:author="Sanaka, Krishna [2]" w:date="2025-12-29T17:49:00Z" w16du:dateUtc="2025-12-29T22:49:00Z">
          <w:pPr>
            <w:spacing w:after="0" w:line="240" w:lineRule="auto"/>
          </w:pPr>
        </w:pPrChange>
      </w:pPr>
      <w:ins w:id="1101" w:author="Krishna Sanaka" w:date="2025-12-24T15:59:00Z" w16du:dateUtc="2025-12-24T20:59:00Z">
        <w:del w:id="1102" w:author="Sanaka, Krishna [2]" w:date="2025-12-29T17:49:00Z" w16du:dateUtc="2025-12-29T22:49:00Z">
          <w:r w:rsidRPr="00C540DF" w:rsidDel="00BD5EDF">
            <w:rPr>
              <w:rFonts w:ascii="Arial" w:hAnsi="Arial" w:cs="Arial"/>
            </w:rPr>
            <w:delText>Ratios represent group-specific age-adjusted mortality rates divided by the reference group within each year. Osteomyelitis was defined as the underlying cause of death. Reference categories are indicated. N/A denotes unstable or suppressed estimates.</w:delText>
          </w:r>
        </w:del>
      </w:ins>
      <w:ins w:id="1103" w:author="Krishna Sanaka" w:date="2025-12-24T16:00:00Z" w16du:dateUtc="2025-12-24T21:00:00Z">
        <w:del w:id="1104" w:author="Sanaka, Krishna [2]" w:date="2025-12-29T17:49:00Z" w16du:dateUtc="2025-12-29T22:49:00Z">
          <w:r w:rsidDel="00BD5EDF">
            <w:rPr>
              <w:rFonts w:ascii="Arial" w:hAnsi="Arial" w:cs="Arial"/>
            </w:rPr>
            <w:delText xml:space="preserve"> NH = Non-Hispanic.</w:delText>
          </w:r>
        </w:del>
      </w:ins>
    </w:p>
    <w:p w14:paraId="32961807" w14:textId="3477A660" w:rsidR="00A03763" w:rsidRPr="00A03763" w:rsidRDefault="00373DD1">
      <w:pPr>
        <w:rPr>
          <w:rFonts w:ascii="Arial" w:hAnsi="Arial" w:cs="Arial"/>
        </w:rPr>
        <w:pPrChange w:id="1105" w:author="Krishna Sanaka" w:date="2025-12-25T11:29:00Z" w16du:dateUtc="2025-12-25T16:29:00Z">
          <w:pPr>
            <w:spacing w:after="0" w:line="240" w:lineRule="auto"/>
          </w:pPr>
        </w:pPrChange>
      </w:pPr>
      <w:del w:id="1106" w:author="Krishna Sanaka" w:date="2025-12-25T11:29:00Z" w16du:dateUtc="2025-12-25T16:29:00Z">
        <w:r w:rsidDel="009C73EF">
          <w:rPr>
            <w:rFonts w:ascii="Arial" w:hAnsi="Arial" w:cs="Arial"/>
          </w:rPr>
          <w:delText xml:space="preserve"> </w:delText>
        </w:r>
        <w:r w:rsidR="006C65C3" w:rsidDel="009C73EF">
          <w:rPr>
            <w:rFonts w:ascii="Arial" w:hAnsi="Arial" w:cs="Arial"/>
          </w:rPr>
          <w:delText xml:space="preserve"> </w:delText>
        </w:r>
        <w:r w:rsidR="00FA1157" w:rsidDel="009C73EF">
          <w:rPr>
            <w:rFonts w:ascii="Arial" w:hAnsi="Arial" w:cs="Arial"/>
          </w:rPr>
          <w:delText xml:space="preserve"> </w:delText>
        </w:r>
      </w:del>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1123"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7703" w14:textId="77777777" w:rsidR="002573BA" w:rsidRDefault="002573BA" w:rsidP="008A7E64">
      <w:pPr>
        <w:spacing w:after="0" w:line="240" w:lineRule="auto"/>
      </w:pPr>
      <w:r>
        <w:separator/>
      </w:r>
    </w:p>
  </w:endnote>
  <w:endnote w:type="continuationSeparator" w:id="0">
    <w:p w14:paraId="7CAB5F9E" w14:textId="77777777" w:rsidR="002573BA" w:rsidRDefault="002573BA"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107" w:author="Sanaka, Krishna" w:date="2025-11-17T13:54:00Z"/>
  <w:sdt>
    <w:sdtPr>
      <w:rPr>
        <w:rStyle w:val="PageNumber"/>
      </w:rPr>
      <w:id w:val="-837387098"/>
      <w:docPartObj>
        <w:docPartGallery w:val="Page Numbers (Bottom of Page)"/>
        <w:docPartUnique/>
      </w:docPartObj>
    </w:sdtPr>
    <w:sdtContent>
      <w:customXmlInsRangeEnd w:id="1107"/>
      <w:p w14:paraId="6144572B" w14:textId="0C289765" w:rsidR="008A7E64" w:rsidRDefault="008A7E64" w:rsidP="00314628">
        <w:pPr>
          <w:pStyle w:val="Footer"/>
          <w:framePr w:wrap="none" w:vAnchor="text" w:hAnchor="margin" w:xAlign="right" w:y="1"/>
          <w:rPr>
            <w:ins w:id="1108" w:author="Sanaka, Krishna" w:date="2025-11-17T13:54:00Z" w16du:dateUtc="2025-11-17T18:54:00Z"/>
            <w:rStyle w:val="PageNumber"/>
          </w:rPr>
        </w:pPr>
        <w:ins w:id="1109"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1110" w:author="Sanaka, Krishna" w:date="2025-11-17T13:54:00Z"/>
    </w:sdtContent>
  </w:sdt>
  <w:customXmlInsRangeEnd w:id="1110"/>
  <w:p w14:paraId="0C4F823F" w14:textId="77777777" w:rsidR="008A7E64" w:rsidRDefault="008A7E64">
    <w:pPr>
      <w:pStyle w:val="Footer"/>
      <w:ind w:right="360"/>
      <w:pPrChange w:id="1111"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112" w:author="Sanaka, Krishna" w:date="2025-11-17T13:54:00Z"/>
  <w:sdt>
    <w:sdtPr>
      <w:rPr>
        <w:rStyle w:val="PageNumber"/>
      </w:rPr>
      <w:id w:val="1832799583"/>
      <w:docPartObj>
        <w:docPartGallery w:val="Page Numbers (Bottom of Page)"/>
        <w:docPartUnique/>
      </w:docPartObj>
    </w:sdtPr>
    <w:sdtContent>
      <w:customXmlInsRangeEnd w:id="1112"/>
      <w:p w14:paraId="6218F20F" w14:textId="2630EF6B" w:rsidR="008A7E64" w:rsidRDefault="008A7E64" w:rsidP="00314628">
        <w:pPr>
          <w:pStyle w:val="Footer"/>
          <w:framePr w:wrap="none" w:vAnchor="text" w:hAnchor="margin" w:xAlign="right" w:y="1"/>
          <w:rPr>
            <w:ins w:id="1113" w:author="Sanaka, Krishna" w:date="2025-11-17T13:54:00Z" w16du:dateUtc="2025-11-17T18:54:00Z"/>
            <w:rStyle w:val="PageNumber"/>
          </w:rPr>
        </w:pPr>
        <w:ins w:id="1114" w:author="Sanaka, Krishna" w:date="2025-11-17T13:54:00Z" w16du:dateUtc="2025-11-17T18:54:00Z">
          <w:r w:rsidRPr="008A7E64">
            <w:rPr>
              <w:rStyle w:val="PageNumber"/>
              <w:rFonts w:ascii="Arial" w:hAnsi="Arial" w:cs="Arial"/>
              <w:rPrChange w:id="1115" w:author="Sanaka, Krishna" w:date="2025-11-17T13:55:00Z" w16du:dateUtc="2025-11-17T18:55:00Z">
                <w:rPr>
                  <w:rStyle w:val="PageNumber"/>
                </w:rPr>
              </w:rPrChange>
            </w:rPr>
            <w:fldChar w:fldCharType="begin"/>
          </w:r>
          <w:r w:rsidRPr="008A7E64">
            <w:rPr>
              <w:rStyle w:val="PageNumber"/>
              <w:rFonts w:ascii="Arial" w:hAnsi="Arial" w:cs="Arial"/>
              <w:rPrChange w:id="1116" w:author="Sanaka, Krishna" w:date="2025-11-17T13:55:00Z" w16du:dateUtc="2025-11-17T18:55:00Z">
                <w:rPr>
                  <w:rStyle w:val="PageNumber"/>
                </w:rPr>
              </w:rPrChange>
            </w:rPr>
            <w:instrText xml:space="preserve"> PAGE </w:instrText>
          </w:r>
        </w:ins>
        <w:r w:rsidRPr="008A7E64">
          <w:rPr>
            <w:rStyle w:val="PageNumber"/>
            <w:rFonts w:ascii="Arial" w:hAnsi="Arial" w:cs="Arial"/>
            <w:rPrChange w:id="1117" w:author="Sanaka, Krishna" w:date="2025-11-17T13:55:00Z" w16du:dateUtc="2025-11-17T18:55:00Z">
              <w:rPr>
                <w:rStyle w:val="PageNumber"/>
              </w:rPr>
            </w:rPrChange>
          </w:rPr>
          <w:fldChar w:fldCharType="separate"/>
        </w:r>
        <w:r w:rsidRPr="008A7E64">
          <w:rPr>
            <w:rStyle w:val="PageNumber"/>
            <w:rFonts w:ascii="Arial" w:hAnsi="Arial" w:cs="Arial"/>
            <w:noProof/>
            <w:rPrChange w:id="1118" w:author="Sanaka, Krishna" w:date="2025-11-17T13:55:00Z" w16du:dateUtc="2025-11-17T18:55:00Z">
              <w:rPr>
                <w:rStyle w:val="PageNumber"/>
                <w:noProof/>
              </w:rPr>
            </w:rPrChange>
          </w:rPr>
          <w:t>5</w:t>
        </w:r>
        <w:ins w:id="1119" w:author="Sanaka, Krishna" w:date="2025-11-17T13:54:00Z" w16du:dateUtc="2025-11-17T18:54:00Z">
          <w:r w:rsidRPr="008A7E64">
            <w:rPr>
              <w:rStyle w:val="PageNumber"/>
              <w:rFonts w:ascii="Arial" w:hAnsi="Arial" w:cs="Arial"/>
              <w:rPrChange w:id="1120" w:author="Sanaka, Krishna" w:date="2025-11-17T13:55:00Z" w16du:dateUtc="2025-11-17T18:55:00Z">
                <w:rPr>
                  <w:rStyle w:val="PageNumber"/>
                </w:rPr>
              </w:rPrChange>
            </w:rPr>
            <w:fldChar w:fldCharType="end"/>
          </w:r>
        </w:ins>
      </w:p>
      <w:customXmlInsRangeStart w:id="1121" w:author="Sanaka, Krishna" w:date="2025-11-17T13:54:00Z"/>
    </w:sdtContent>
  </w:sdt>
  <w:customXmlInsRangeEnd w:id="1121"/>
  <w:p w14:paraId="7154ED1A" w14:textId="77777777" w:rsidR="008A7E64" w:rsidRDefault="008A7E64">
    <w:pPr>
      <w:pStyle w:val="Footer"/>
      <w:ind w:right="360"/>
      <w:pPrChange w:id="1122"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1CEA" w14:textId="77777777" w:rsidR="002573BA" w:rsidRDefault="002573BA" w:rsidP="008A7E64">
      <w:pPr>
        <w:spacing w:after="0" w:line="240" w:lineRule="auto"/>
      </w:pPr>
      <w:r>
        <w:separator/>
      </w:r>
    </w:p>
  </w:footnote>
  <w:footnote w:type="continuationSeparator" w:id="0">
    <w:p w14:paraId="0B25399C" w14:textId="77777777" w:rsidR="002573BA" w:rsidRDefault="002573BA"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rson w15:author="Sanaka, Krishna [2]">
    <w15:presenceInfo w15:providerId="AD" w15:userId="S::sanakak@pennmedicine.upenn.edu::571d1e69-c513-4537-9d7e-3a201e44d0f8"/>
  </w15:person>
  <w15:person w15:author="Krishna Sanaka">
    <w15:presenceInfo w15:providerId="None" w15:userId="Krishna San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69C"/>
    <w:rsid w:val="0001183B"/>
    <w:rsid w:val="00012559"/>
    <w:rsid w:val="00017B09"/>
    <w:rsid w:val="00020CEE"/>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66E4A"/>
    <w:rsid w:val="000713FC"/>
    <w:rsid w:val="000800B9"/>
    <w:rsid w:val="000800DB"/>
    <w:rsid w:val="000815CE"/>
    <w:rsid w:val="00081F39"/>
    <w:rsid w:val="00082C5E"/>
    <w:rsid w:val="000853F3"/>
    <w:rsid w:val="0008611B"/>
    <w:rsid w:val="00087040"/>
    <w:rsid w:val="00087FDE"/>
    <w:rsid w:val="0009075C"/>
    <w:rsid w:val="00090D42"/>
    <w:rsid w:val="000938C1"/>
    <w:rsid w:val="00093908"/>
    <w:rsid w:val="00096341"/>
    <w:rsid w:val="000A0753"/>
    <w:rsid w:val="000A0DDE"/>
    <w:rsid w:val="000A0E77"/>
    <w:rsid w:val="000A1602"/>
    <w:rsid w:val="000A4DD0"/>
    <w:rsid w:val="000B23EE"/>
    <w:rsid w:val="000B3323"/>
    <w:rsid w:val="000B4127"/>
    <w:rsid w:val="000B6490"/>
    <w:rsid w:val="000B70A0"/>
    <w:rsid w:val="000C0231"/>
    <w:rsid w:val="000C4944"/>
    <w:rsid w:val="000C5C70"/>
    <w:rsid w:val="000C5FBD"/>
    <w:rsid w:val="000C70B6"/>
    <w:rsid w:val="000D0D4E"/>
    <w:rsid w:val="000D2266"/>
    <w:rsid w:val="000D230D"/>
    <w:rsid w:val="000D5919"/>
    <w:rsid w:val="000D7DEB"/>
    <w:rsid w:val="000E0326"/>
    <w:rsid w:val="000E0F15"/>
    <w:rsid w:val="000E48BE"/>
    <w:rsid w:val="000E49E6"/>
    <w:rsid w:val="000E5F18"/>
    <w:rsid w:val="000E71CE"/>
    <w:rsid w:val="000F137C"/>
    <w:rsid w:val="000F24CD"/>
    <w:rsid w:val="000F3C6E"/>
    <w:rsid w:val="000F684D"/>
    <w:rsid w:val="000F7200"/>
    <w:rsid w:val="000F746C"/>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3C05"/>
    <w:rsid w:val="001540F8"/>
    <w:rsid w:val="001549D8"/>
    <w:rsid w:val="001565A7"/>
    <w:rsid w:val="00156CCE"/>
    <w:rsid w:val="00156F32"/>
    <w:rsid w:val="00157D62"/>
    <w:rsid w:val="00166220"/>
    <w:rsid w:val="00167DA3"/>
    <w:rsid w:val="0017011D"/>
    <w:rsid w:val="00170E73"/>
    <w:rsid w:val="001716DC"/>
    <w:rsid w:val="00171CF9"/>
    <w:rsid w:val="00171F58"/>
    <w:rsid w:val="00171FD1"/>
    <w:rsid w:val="0017474C"/>
    <w:rsid w:val="0017492D"/>
    <w:rsid w:val="00175D8B"/>
    <w:rsid w:val="0018066C"/>
    <w:rsid w:val="00180A2F"/>
    <w:rsid w:val="00181491"/>
    <w:rsid w:val="00185440"/>
    <w:rsid w:val="0018595F"/>
    <w:rsid w:val="001863F9"/>
    <w:rsid w:val="001872F9"/>
    <w:rsid w:val="00190F9C"/>
    <w:rsid w:val="0019171D"/>
    <w:rsid w:val="001917AF"/>
    <w:rsid w:val="00196464"/>
    <w:rsid w:val="00196E65"/>
    <w:rsid w:val="00197830"/>
    <w:rsid w:val="00197CE3"/>
    <w:rsid w:val="001A1A32"/>
    <w:rsid w:val="001A1A6E"/>
    <w:rsid w:val="001A2A11"/>
    <w:rsid w:val="001A4EF4"/>
    <w:rsid w:val="001A4F0F"/>
    <w:rsid w:val="001A7C50"/>
    <w:rsid w:val="001B6A77"/>
    <w:rsid w:val="001C2AE7"/>
    <w:rsid w:val="001C3823"/>
    <w:rsid w:val="001C524A"/>
    <w:rsid w:val="001D1CB1"/>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4D13"/>
    <w:rsid w:val="0020501A"/>
    <w:rsid w:val="00205CE8"/>
    <w:rsid w:val="00210A2E"/>
    <w:rsid w:val="00211886"/>
    <w:rsid w:val="00211D48"/>
    <w:rsid w:val="002216F1"/>
    <w:rsid w:val="002242FD"/>
    <w:rsid w:val="002323B0"/>
    <w:rsid w:val="002358BD"/>
    <w:rsid w:val="00235968"/>
    <w:rsid w:val="00242482"/>
    <w:rsid w:val="00245F9B"/>
    <w:rsid w:val="00247D2A"/>
    <w:rsid w:val="00250C37"/>
    <w:rsid w:val="00254AC4"/>
    <w:rsid w:val="00254BA7"/>
    <w:rsid w:val="002573BA"/>
    <w:rsid w:val="0026099C"/>
    <w:rsid w:val="00260EBD"/>
    <w:rsid w:val="002619D3"/>
    <w:rsid w:val="00264CB8"/>
    <w:rsid w:val="0026570B"/>
    <w:rsid w:val="00266718"/>
    <w:rsid w:val="00266D87"/>
    <w:rsid w:val="00267CF7"/>
    <w:rsid w:val="00270207"/>
    <w:rsid w:val="00270591"/>
    <w:rsid w:val="00270F5A"/>
    <w:rsid w:val="002760A8"/>
    <w:rsid w:val="00277C56"/>
    <w:rsid w:val="00277EBC"/>
    <w:rsid w:val="002807BC"/>
    <w:rsid w:val="00281B8F"/>
    <w:rsid w:val="00282FF8"/>
    <w:rsid w:val="00287EE0"/>
    <w:rsid w:val="00291BC2"/>
    <w:rsid w:val="00294A8A"/>
    <w:rsid w:val="00295AEB"/>
    <w:rsid w:val="00296231"/>
    <w:rsid w:val="00296876"/>
    <w:rsid w:val="002A1E45"/>
    <w:rsid w:val="002A3F73"/>
    <w:rsid w:val="002A4C16"/>
    <w:rsid w:val="002A589A"/>
    <w:rsid w:val="002A617F"/>
    <w:rsid w:val="002A7DE2"/>
    <w:rsid w:val="002B1A11"/>
    <w:rsid w:val="002B640F"/>
    <w:rsid w:val="002C4181"/>
    <w:rsid w:val="002C5BD9"/>
    <w:rsid w:val="002C6E23"/>
    <w:rsid w:val="002D577E"/>
    <w:rsid w:val="002E1B00"/>
    <w:rsid w:val="002E2695"/>
    <w:rsid w:val="002E4807"/>
    <w:rsid w:val="002E5058"/>
    <w:rsid w:val="002E51B2"/>
    <w:rsid w:val="002E630D"/>
    <w:rsid w:val="002E6C9A"/>
    <w:rsid w:val="002F060F"/>
    <w:rsid w:val="002F1CC2"/>
    <w:rsid w:val="0030033F"/>
    <w:rsid w:val="0030239F"/>
    <w:rsid w:val="003032F3"/>
    <w:rsid w:val="003059F8"/>
    <w:rsid w:val="003064AC"/>
    <w:rsid w:val="00306F7B"/>
    <w:rsid w:val="0031027F"/>
    <w:rsid w:val="00312003"/>
    <w:rsid w:val="00313D52"/>
    <w:rsid w:val="00314DA8"/>
    <w:rsid w:val="003155C7"/>
    <w:rsid w:val="0032414D"/>
    <w:rsid w:val="00327296"/>
    <w:rsid w:val="00330530"/>
    <w:rsid w:val="003316AD"/>
    <w:rsid w:val="00333F74"/>
    <w:rsid w:val="00335B6B"/>
    <w:rsid w:val="003372E3"/>
    <w:rsid w:val="00341EA5"/>
    <w:rsid w:val="00341FCC"/>
    <w:rsid w:val="003420FC"/>
    <w:rsid w:val="00342718"/>
    <w:rsid w:val="0034364C"/>
    <w:rsid w:val="00343B6A"/>
    <w:rsid w:val="00351AC6"/>
    <w:rsid w:val="003535CA"/>
    <w:rsid w:val="00357A7C"/>
    <w:rsid w:val="003609FF"/>
    <w:rsid w:val="00362D7E"/>
    <w:rsid w:val="00366196"/>
    <w:rsid w:val="00370C39"/>
    <w:rsid w:val="00370E21"/>
    <w:rsid w:val="00373DD1"/>
    <w:rsid w:val="00373F44"/>
    <w:rsid w:val="0037608F"/>
    <w:rsid w:val="0037780C"/>
    <w:rsid w:val="003800C1"/>
    <w:rsid w:val="00384034"/>
    <w:rsid w:val="0038435A"/>
    <w:rsid w:val="0038523F"/>
    <w:rsid w:val="003870A6"/>
    <w:rsid w:val="00387328"/>
    <w:rsid w:val="003946C8"/>
    <w:rsid w:val="003966BA"/>
    <w:rsid w:val="003A247D"/>
    <w:rsid w:val="003A3EC6"/>
    <w:rsid w:val="003A4CB0"/>
    <w:rsid w:val="003A5466"/>
    <w:rsid w:val="003A5995"/>
    <w:rsid w:val="003A6A61"/>
    <w:rsid w:val="003A7DB0"/>
    <w:rsid w:val="003A7F02"/>
    <w:rsid w:val="003B127F"/>
    <w:rsid w:val="003B257E"/>
    <w:rsid w:val="003B2787"/>
    <w:rsid w:val="003B2AC7"/>
    <w:rsid w:val="003B3277"/>
    <w:rsid w:val="003B45CF"/>
    <w:rsid w:val="003B4915"/>
    <w:rsid w:val="003B619A"/>
    <w:rsid w:val="003B73EC"/>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788"/>
    <w:rsid w:val="003F2B34"/>
    <w:rsid w:val="003F4498"/>
    <w:rsid w:val="003F5BA9"/>
    <w:rsid w:val="00401576"/>
    <w:rsid w:val="0040343C"/>
    <w:rsid w:val="004042AA"/>
    <w:rsid w:val="00406682"/>
    <w:rsid w:val="00407046"/>
    <w:rsid w:val="00411782"/>
    <w:rsid w:val="004155EC"/>
    <w:rsid w:val="00416561"/>
    <w:rsid w:val="00416846"/>
    <w:rsid w:val="00421602"/>
    <w:rsid w:val="00427263"/>
    <w:rsid w:val="00430A48"/>
    <w:rsid w:val="00430A82"/>
    <w:rsid w:val="00432875"/>
    <w:rsid w:val="00433C8A"/>
    <w:rsid w:val="0043559B"/>
    <w:rsid w:val="00435A70"/>
    <w:rsid w:val="00437408"/>
    <w:rsid w:val="0044076F"/>
    <w:rsid w:val="00441BED"/>
    <w:rsid w:val="00443498"/>
    <w:rsid w:val="00444245"/>
    <w:rsid w:val="00444CB6"/>
    <w:rsid w:val="0044508D"/>
    <w:rsid w:val="00445FA3"/>
    <w:rsid w:val="00446B39"/>
    <w:rsid w:val="00452BF7"/>
    <w:rsid w:val="00454F3E"/>
    <w:rsid w:val="00455689"/>
    <w:rsid w:val="00455D0B"/>
    <w:rsid w:val="00457F04"/>
    <w:rsid w:val="00461BBA"/>
    <w:rsid w:val="0046459A"/>
    <w:rsid w:val="004660CE"/>
    <w:rsid w:val="00466845"/>
    <w:rsid w:val="0046766E"/>
    <w:rsid w:val="0047121E"/>
    <w:rsid w:val="00472EB3"/>
    <w:rsid w:val="00473673"/>
    <w:rsid w:val="00474BDA"/>
    <w:rsid w:val="004760D8"/>
    <w:rsid w:val="00477601"/>
    <w:rsid w:val="00477B89"/>
    <w:rsid w:val="00477B9E"/>
    <w:rsid w:val="00477CFE"/>
    <w:rsid w:val="0048038F"/>
    <w:rsid w:val="00486045"/>
    <w:rsid w:val="00487961"/>
    <w:rsid w:val="00490272"/>
    <w:rsid w:val="004956DC"/>
    <w:rsid w:val="00497AE6"/>
    <w:rsid w:val="00497E42"/>
    <w:rsid w:val="004A2643"/>
    <w:rsid w:val="004A299E"/>
    <w:rsid w:val="004A3A6F"/>
    <w:rsid w:val="004A436F"/>
    <w:rsid w:val="004A69AA"/>
    <w:rsid w:val="004A74CA"/>
    <w:rsid w:val="004B1936"/>
    <w:rsid w:val="004B437A"/>
    <w:rsid w:val="004B7A55"/>
    <w:rsid w:val="004C2CB2"/>
    <w:rsid w:val="004C5872"/>
    <w:rsid w:val="004C6630"/>
    <w:rsid w:val="004C74BA"/>
    <w:rsid w:val="004D459A"/>
    <w:rsid w:val="004D4F56"/>
    <w:rsid w:val="004D5BC3"/>
    <w:rsid w:val="004E1DF3"/>
    <w:rsid w:val="004E25E5"/>
    <w:rsid w:val="004E5372"/>
    <w:rsid w:val="004E6DF3"/>
    <w:rsid w:val="004E7458"/>
    <w:rsid w:val="004F2038"/>
    <w:rsid w:val="004F30C6"/>
    <w:rsid w:val="004F3568"/>
    <w:rsid w:val="0050056B"/>
    <w:rsid w:val="0050358D"/>
    <w:rsid w:val="00503E89"/>
    <w:rsid w:val="005040C5"/>
    <w:rsid w:val="00511629"/>
    <w:rsid w:val="0051203D"/>
    <w:rsid w:val="005124A1"/>
    <w:rsid w:val="005166F1"/>
    <w:rsid w:val="00522C37"/>
    <w:rsid w:val="0052362B"/>
    <w:rsid w:val="00523753"/>
    <w:rsid w:val="005301C7"/>
    <w:rsid w:val="00531729"/>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66B"/>
    <w:rsid w:val="00567AAD"/>
    <w:rsid w:val="00567C8F"/>
    <w:rsid w:val="005712C6"/>
    <w:rsid w:val="00575055"/>
    <w:rsid w:val="00575C0A"/>
    <w:rsid w:val="00576412"/>
    <w:rsid w:val="00577B3D"/>
    <w:rsid w:val="00582DA1"/>
    <w:rsid w:val="00583639"/>
    <w:rsid w:val="00583A75"/>
    <w:rsid w:val="005849BD"/>
    <w:rsid w:val="00585AE7"/>
    <w:rsid w:val="00587D34"/>
    <w:rsid w:val="005915E7"/>
    <w:rsid w:val="005924A9"/>
    <w:rsid w:val="005944B4"/>
    <w:rsid w:val="00594900"/>
    <w:rsid w:val="0059724A"/>
    <w:rsid w:val="005A02B8"/>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11F6"/>
    <w:rsid w:val="005D6D2F"/>
    <w:rsid w:val="005D76B7"/>
    <w:rsid w:val="005D789E"/>
    <w:rsid w:val="005E4BCC"/>
    <w:rsid w:val="005E5D8E"/>
    <w:rsid w:val="005E6A1F"/>
    <w:rsid w:val="005E7895"/>
    <w:rsid w:val="005F0C29"/>
    <w:rsid w:val="005F3EE9"/>
    <w:rsid w:val="005F4911"/>
    <w:rsid w:val="005F5634"/>
    <w:rsid w:val="005F59A9"/>
    <w:rsid w:val="005F728E"/>
    <w:rsid w:val="00601291"/>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2687"/>
    <w:rsid w:val="006750A5"/>
    <w:rsid w:val="00675927"/>
    <w:rsid w:val="00675A6B"/>
    <w:rsid w:val="00675B53"/>
    <w:rsid w:val="00677F4B"/>
    <w:rsid w:val="00681847"/>
    <w:rsid w:val="006842B9"/>
    <w:rsid w:val="00684DBD"/>
    <w:rsid w:val="0068545D"/>
    <w:rsid w:val="00687F0B"/>
    <w:rsid w:val="0069346E"/>
    <w:rsid w:val="00696B92"/>
    <w:rsid w:val="006975B6"/>
    <w:rsid w:val="00697DC8"/>
    <w:rsid w:val="006A13C1"/>
    <w:rsid w:val="006A286E"/>
    <w:rsid w:val="006A3291"/>
    <w:rsid w:val="006A5B7C"/>
    <w:rsid w:val="006A6792"/>
    <w:rsid w:val="006A6D94"/>
    <w:rsid w:val="006B00B5"/>
    <w:rsid w:val="006B02CD"/>
    <w:rsid w:val="006B1440"/>
    <w:rsid w:val="006B1F72"/>
    <w:rsid w:val="006C1CD3"/>
    <w:rsid w:val="006C1D1A"/>
    <w:rsid w:val="006C227B"/>
    <w:rsid w:val="006C2C27"/>
    <w:rsid w:val="006C32C4"/>
    <w:rsid w:val="006C3C16"/>
    <w:rsid w:val="006C65C3"/>
    <w:rsid w:val="006D11EE"/>
    <w:rsid w:val="006D3B0B"/>
    <w:rsid w:val="006D4F92"/>
    <w:rsid w:val="006D6CAE"/>
    <w:rsid w:val="006E06B3"/>
    <w:rsid w:val="006E24BB"/>
    <w:rsid w:val="006E2863"/>
    <w:rsid w:val="006E30B9"/>
    <w:rsid w:val="006E797B"/>
    <w:rsid w:val="006F157E"/>
    <w:rsid w:val="006F43D5"/>
    <w:rsid w:val="006F4F38"/>
    <w:rsid w:val="006F5ED8"/>
    <w:rsid w:val="006F79E2"/>
    <w:rsid w:val="0070056A"/>
    <w:rsid w:val="007014CE"/>
    <w:rsid w:val="00701865"/>
    <w:rsid w:val="00702B48"/>
    <w:rsid w:val="007138AB"/>
    <w:rsid w:val="0071467F"/>
    <w:rsid w:val="007223F7"/>
    <w:rsid w:val="0072428B"/>
    <w:rsid w:val="007250EB"/>
    <w:rsid w:val="0072586B"/>
    <w:rsid w:val="00725B1C"/>
    <w:rsid w:val="00725D47"/>
    <w:rsid w:val="00725F63"/>
    <w:rsid w:val="00726DD3"/>
    <w:rsid w:val="00727E64"/>
    <w:rsid w:val="00730B32"/>
    <w:rsid w:val="007311A1"/>
    <w:rsid w:val="00734807"/>
    <w:rsid w:val="007351CE"/>
    <w:rsid w:val="007379A0"/>
    <w:rsid w:val="00742BAA"/>
    <w:rsid w:val="00743C92"/>
    <w:rsid w:val="00745F82"/>
    <w:rsid w:val="0074726C"/>
    <w:rsid w:val="007477BB"/>
    <w:rsid w:val="00750F65"/>
    <w:rsid w:val="007524C1"/>
    <w:rsid w:val="00752F9D"/>
    <w:rsid w:val="007549DC"/>
    <w:rsid w:val="00754F98"/>
    <w:rsid w:val="00760FCF"/>
    <w:rsid w:val="0076282A"/>
    <w:rsid w:val="00774233"/>
    <w:rsid w:val="0077740C"/>
    <w:rsid w:val="00781634"/>
    <w:rsid w:val="00784A3D"/>
    <w:rsid w:val="00785D8F"/>
    <w:rsid w:val="00786747"/>
    <w:rsid w:val="007916A0"/>
    <w:rsid w:val="007934F9"/>
    <w:rsid w:val="00794638"/>
    <w:rsid w:val="00794DE2"/>
    <w:rsid w:val="007A2E9A"/>
    <w:rsid w:val="007A35B0"/>
    <w:rsid w:val="007A5484"/>
    <w:rsid w:val="007A609C"/>
    <w:rsid w:val="007A78DE"/>
    <w:rsid w:val="007A7942"/>
    <w:rsid w:val="007A7F91"/>
    <w:rsid w:val="007B116D"/>
    <w:rsid w:val="007B33BF"/>
    <w:rsid w:val="007B38FA"/>
    <w:rsid w:val="007B3D77"/>
    <w:rsid w:val="007B46C9"/>
    <w:rsid w:val="007C0CAD"/>
    <w:rsid w:val="007C17FF"/>
    <w:rsid w:val="007C1961"/>
    <w:rsid w:val="007C1E20"/>
    <w:rsid w:val="007C3DC5"/>
    <w:rsid w:val="007C6724"/>
    <w:rsid w:val="007C7F03"/>
    <w:rsid w:val="007D303D"/>
    <w:rsid w:val="007D3066"/>
    <w:rsid w:val="007D3944"/>
    <w:rsid w:val="007D55E5"/>
    <w:rsid w:val="007D753F"/>
    <w:rsid w:val="007E0706"/>
    <w:rsid w:val="007E21B2"/>
    <w:rsid w:val="007E7C76"/>
    <w:rsid w:val="007F123C"/>
    <w:rsid w:val="007F66A2"/>
    <w:rsid w:val="007F6DDF"/>
    <w:rsid w:val="007F75F4"/>
    <w:rsid w:val="00802C1B"/>
    <w:rsid w:val="00803EDD"/>
    <w:rsid w:val="00805C4B"/>
    <w:rsid w:val="008063FD"/>
    <w:rsid w:val="008069BA"/>
    <w:rsid w:val="008074FD"/>
    <w:rsid w:val="008077A1"/>
    <w:rsid w:val="00807854"/>
    <w:rsid w:val="00812C33"/>
    <w:rsid w:val="00812D27"/>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4EA"/>
    <w:rsid w:val="00861D11"/>
    <w:rsid w:val="008624BB"/>
    <w:rsid w:val="00864B47"/>
    <w:rsid w:val="00874EAD"/>
    <w:rsid w:val="00880EAA"/>
    <w:rsid w:val="00881CEC"/>
    <w:rsid w:val="008836D9"/>
    <w:rsid w:val="00887365"/>
    <w:rsid w:val="00893312"/>
    <w:rsid w:val="008A27CE"/>
    <w:rsid w:val="008A6E8C"/>
    <w:rsid w:val="008A7E64"/>
    <w:rsid w:val="008B18B5"/>
    <w:rsid w:val="008B2315"/>
    <w:rsid w:val="008B3550"/>
    <w:rsid w:val="008C04A7"/>
    <w:rsid w:val="008C1373"/>
    <w:rsid w:val="008C1544"/>
    <w:rsid w:val="008C35D9"/>
    <w:rsid w:val="008C51B4"/>
    <w:rsid w:val="008D1DEC"/>
    <w:rsid w:val="008D1F8C"/>
    <w:rsid w:val="008D3802"/>
    <w:rsid w:val="008D549E"/>
    <w:rsid w:val="008D699D"/>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33FD"/>
    <w:rsid w:val="009458C6"/>
    <w:rsid w:val="009470BC"/>
    <w:rsid w:val="00947690"/>
    <w:rsid w:val="00951FC0"/>
    <w:rsid w:val="00953295"/>
    <w:rsid w:val="009539D8"/>
    <w:rsid w:val="00953C9B"/>
    <w:rsid w:val="00954280"/>
    <w:rsid w:val="00956FA9"/>
    <w:rsid w:val="00961141"/>
    <w:rsid w:val="00964B02"/>
    <w:rsid w:val="00964D28"/>
    <w:rsid w:val="00967CAE"/>
    <w:rsid w:val="0097119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97941"/>
    <w:rsid w:val="009A1C6D"/>
    <w:rsid w:val="009A1F73"/>
    <w:rsid w:val="009A4986"/>
    <w:rsid w:val="009A6F28"/>
    <w:rsid w:val="009A7F74"/>
    <w:rsid w:val="009B3AC7"/>
    <w:rsid w:val="009B3D8B"/>
    <w:rsid w:val="009B45ED"/>
    <w:rsid w:val="009B4786"/>
    <w:rsid w:val="009B4B1E"/>
    <w:rsid w:val="009C0FA6"/>
    <w:rsid w:val="009C3F32"/>
    <w:rsid w:val="009C4BAE"/>
    <w:rsid w:val="009C560C"/>
    <w:rsid w:val="009C6238"/>
    <w:rsid w:val="009C6734"/>
    <w:rsid w:val="009C73EF"/>
    <w:rsid w:val="009D0BEC"/>
    <w:rsid w:val="009D0F60"/>
    <w:rsid w:val="009D1612"/>
    <w:rsid w:val="009D1A4D"/>
    <w:rsid w:val="009D213D"/>
    <w:rsid w:val="009D2D3D"/>
    <w:rsid w:val="009D403F"/>
    <w:rsid w:val="009D4759"/>
    <w:rsid w:val="009D5C2C"/>
    <w:rsid w:val="009D7706"/>
    <w:rsid w:val="009E4001"/>
    <w:rsid w:val="009E5539"/>
    <w:rsid w:val="009F0690"/>
    <w:rsid w:val="009F6C96"/>
    <w:rsid w:val="009F77F4"/>
    <w:rsid w:val="00A000A3"/>
    <w:rsid w:val="00A00DB9"/>
    <w:rsid w:val="00A02C43"/>
    <w:rsid w:val="00A0335D"/>
    <w:rsid w:val="00A03763"/>
    <w:rsid w:val="00A0403C"/>
    <w:rsid w:val="00A05050"/>
    <w:rsid w:val="00A06BCA"/>
    <w:rsid w:val="00A10D8C"/>
    <w:rsid w:val="00A10DF2"/>
    <w:rsid w:val="00A12B2F"/>
    <w:rsid w:val="00A15B5D"/>
    <w:rsid w:val="00A16818"/>
    <w:rsid w:val="00A16D8D"/>
    <w:rsid w:val="00A17BB5"/>
    <w:rsid w:val="00A2274F"/>
    <w:rsid w:val="00A26586"/>
    <w:rsid w:val="00A314B4"/>
    <w:rsid w:val="00A3253E"/>
    <w:rsid w:val="00A33459"/>
    <w:rsid w:val="00A3425A"/>
    <w:rsid w:val="00A4220B"/>
    <w:rsid w:val="00A42522"/>
    <w:rsid w:val="00A42D8B"/>
    <w:rsid w:val="00A44645"/>
    <w:rsid w:val="00A4473F"/>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C2E"/>
    <w:rsid w:val="00A87F1B"/>
    <w:rsid w:val="00A90C6E"/>
    <w:rsid w:val="00A94706"/>
    <w:rsid w:val="00A96983"/>
    <w:rsid w:val="00AA06B9"/>
    <w:rsid w:val="00AA0CCA"/>
    <w:rsid w:val="00AA114C"/>
    <w:rsid w:val="00AA3F17"/>
    <w:rsid w:val="00AA41E0"/>
    <w:rsid w:val="00AA7637"/>
    <w:rsid w:val="00AA784A"/>
    <w:rsid w:val="00AB0442"/>
    <w:rsid w:val="00AB37C1"/>
    <w:rsid w:val="00AB64A0"/>
    <w:rsid w:val="00AB6FCA"/>
    <w:rsid w:val="00AB7CD3"/>
    <w:rsid w:val="00AC0EB7"/>
    <w:rsid w:val="00AC117B"/>
    <w:rsid w:val="00AC3AE2"/>
    <w:rsid w:val="00AC794A"/>
    <w:rsid w:val="00AC7C7A"/>
    <w:rsid w:val="00AD1574"/>
    <w:rsid w:val="00AD7ACB"/>
    <w:rsid w:val="00AE0CA3"/>
    <w:rsid w:val="00AE2E1C"/>
    <w:rsid w:val="00AE2E55"/>
    <w:rsid w:val="00AE2F59"/>
    <w:rsid w:val="00AE56F7"/>
    <w:rsid w:val="00AE5B44"/>
    <w:rsid w:val="00AE7DB7"/>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A44"/>
    <w:rsid w:val="00B47EF2"/>
    <w:rsid w:val="00B47FDA"/>
    <w:rsid w:val="00B501F3"/>
    <w:rsid w:val="00B5164B"/>
    <w:rsid w:val="00B53160"/>
    <w:rsid w:val="00B532EA"/>
    <w:rsid w:val="00B571F0"/>
    <w:rsid w:val="00B57C47"/>
    <w:rsid w:val="00B61A33"/>
    <w:rsid w:val="00B62BCA"/>
    <w:rsid w:val="00B6340B"/>
    <w:rsid w:val="00B66857"/>
    <w:rsid w:val="00B668B3"/>
    <w:rsid w:val="00B6791C"/>
    <w:rsid w:val="00B6797F"/>
    <w:rsid w:val="00B7220E"/>
    <w:rsid w:val="00B72784"/>
    <w:rsid w:val="00B76B21"/>
    <w:rsid w:val="00B76C57"/>
    <w:rsid w:val="00B774D8"/>
    <w:rsid w:val="00B77945"/>
    <w:rsid w:val="00B82FD3"/>
    <w:rsid w:val="00B838EF"/>
    <w:rsid w:val="00B848CD"/>
    <w:rsid w:val="00B85F74"/>
    <w:rsid w:val="00B9061D"/>
    <w:rsid w:val="00B9359C"/>
    <w:rsid w:val="00B94B18"/>
    <w:rsid w:val="00B965C0"/>
    <w:rsid w:val="00B975D6"/>
    <w:rsid w:val="00BA0111"/>
    <w:rsid w:val="00BA2191"/>
    <w:rsid w:val="00BA2C89"/>
    <w:rsid w:val="00BA3707"/>
    <w:rsid w:val="00BA4DEF"/>
    <w:rsid w:val="00BA7358"/>
    <w:rsid w:val="00BB1BF3"/>
    <w:rsid w:val="00BB2921"/>
    <w:rsid w:val="00BB5719"/>
    <w:rsid w:val="00BB680D"/>
    <w:rsid w:val="00BC179B"/>
    <w:rsid w:val="00BC27B6"/>
    <w:rsid w:val="00BC44F7"/>
    <w:rsid w:val="00BC4C0F"/>
    <w:rsid w:val="00BC4CE2"/>
    <w:rsid w:val="00BC6EBE"/>
    <w:rsid w:val="00BD505B"/>
    <w:rsid w:val="00BD5821"/>
    <w:rsid w:val="00BD5EDF"/>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35D8"/>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40DF"/>
    <w:rsid w:val="00C55E1E"/>
    <w:rsid w:val="00C56A77"/>
    <w:rsid w:val="00C56EFC"/>
    <w:rsid w:val="00C57BB6"/>
    <w:rsid w:val="00C619B0"/>
    <w:rsid w:val="00C6258D"/>
    <w:rsid w:val="00C65308"/>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430"/>
    <w:rsid w:val="00CB1633"/>
    <w:rsid w:val="00CB3CCD"/>
    <w:rsid w:val="00CB421A"/>
    <w:rsid w:val="00CB5224"/>
    <w:rsid w:val="00CB5A7E"/>
    <w:rsid w:val="00CB6A5F"/>
    <w:rsid w:val="00CB6FEA"/>
    <w:rsid w:val="00CC1F9E"/>
    <w:rsid w:val="00CC299D"/>
    <w:rsid w:val="00CC3B0A"/>
    <w:rsid w:val="00CC5C1F"/>
    <w:rsid w:val="00CC6A51"/>
    <w:rsid w:val="00CD2740"/>
    <w:rsid w:val="00CD61B2"/>
    <w:rsid w:val="00CE14DB"/>
    <w:rsid w:val="00CE57E1"/>
    <w:rsid w:val="00CE6F37"/>
    <w:rsid w:val="00CF0778"/>
    <w:rsid w:val="00CF0901"/>
    <w:rsid w:val="00CF1B1A"/>
    <w:rsid w:val="00CF23D2"/>
    <w:rsid w:val="00CF3DF2"/>
    <w:rsid w:val="00CF4D1D"/>
    <w:rsid w:val="00CF510F"/>
    <w:rsid w:val="00CF51BB"/>
    <w:rsid w:val="00CF63F4"/>
    <w:rsid w:val="00D01EBA"/>
    <w:rsid w:val="00D02959"/>
    <w:rsid w:val="00D05088"/>
    <w:rsid w:val="00D050CD"/>
    <w:rsid w:val="00D05813"/>
    <w:rsid w:val="00D05D3F"/>
    <w:rsid w:val="00D10808"/>
    <w:rsid w:val="00D132D6"/>
    <w:rsid w:val="00D149B4"/>
    <w:rsid w:val="00D1590E"/>
    <w:rsid w:val="00D15C26"/>
    <w:rsid w:val="00D15E8D"/>
    <w:rsid w:val="00D165B9"/>
    <w:rsid w:val="00D20F90"/>
    <w:rsid w:val="00D231CA"/>
    <w:rsid w:val="00D23DF7"/>
    <w:rsid w:val="00D26DA5"/>
    <w:rsid w:val="00D30454"/>
    <w:rsid w:val="00D32A2D"/>
    <w:rsid w:val="00D3576A"/>
    <w:rsid w:val="00D42EB0"/>
    <w:rsid w:val="00D44C89"/>
    <w:rsid w:val="00D456F7"/>
    <w:rsid w:val="00D45999"/>
    <w:rsid w:val="00D52E8D"/>
    <w:rsid w:val="00D52F8E"/>
    <w:rsid w:val="00D533EE"/>
    <w:rsid w:val="00D53911"/>
    <w:rsid w:val="00D54335"/>
    <w:rsid w:val="00D56C71"/>
    <w:rsid w:val="00D57A19"/>
    <w:rsid w:val="00D57FB9"/>
    <w:rsid w:val="00D60CFC"/>
    <w:rsid w:val="00D62ABD"/>
    <w:rsid w:val="00D63365"/>
    <w:rsid w:val="00D638F7"/>
    <w:rsid w:val="00D65E88"/>
    <w:rsid w:val="00D705FF"/>
    <w:rsid w:val="00D70E13"/>
    <w:rsid w:val="00D71F39"/>
    <w:rsid w:val="00D762A0"/>
    <w:rsid w:val="00D77424"/>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2633"/>
    <w:rsid w:val="00DD3328"/>
    <w:rsid w:val="00DD3AC4"/>
    <w:rsid w:val="00DD6C83"/>
    <w:rsid w:val="00DE3192"/>
    <w:rsid w:val="00DE3E48"/>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4C5F"/>
    <w:rsid w:val="00E25EFA"/>
    <w:rsid w:val="00E26258"/>
    <w:rsid w:val="00E267D9"/>
    <w:rsid w:val="00E26ADA"/>
    <w:rsid w:val="00E2784F"/>
    <w:rsid w:val="00E35358"/>
    <w:rsid w:val="00E36A09"/>
    <w:rsid w:val="00E36A82"/>
    <w:rsid w:val="00E408F2"/>
    <w:rsid w:val="00E42620"/>
    <w:rsid w:val="00E438E3"/>
    <w:rsid w:val="00E4601B"/>
    <w:rsid w:val="00E46390"/>
    <w:rsid w:val="00E4710E"/>
    <w:rsid w:val="00E474B4"/>
    <w:rsid w:val="00E52941"/>
    <w:rsid w:val="00E571AF"/>
    <w:rsid w:val="00E605EF"/>
    <w:rsid w:val="00E63896"/>
    <w:rsid w:val="00E6461B"/>
    <w:rsid w:val="00E672EB"/>
    <w:rsid w:val="00E702D1"/>
    <w:rsid w:val="00E714CA"/>
    <w:rsid w:val="00E84B45"/>
    <w:rsid w:val="00E8572F"/>
    <w:rsid w:val="00E861C8"/>
    <w:rsid w:val="00E90026"/>
    <w:rsid w:val="00E90E2F"/>
    <w:rsid w:val="00E9223B"/>
    <w:rsid w:val="00E92DF0"/>
    <w:rsid w:val="00E937BF"/>
    <w:rsid w:val="00E95430"/>
    <w:rsid w:val="00EA02EA"/>
    <w:rsid w:val="00EA0318"/>
    <w:rsid w:val="00EA439C"/>
    <w:rsid w:val="00EA5144"/>
    <w:rsid w:val="00EB348D"/>
    <w:rsid w:val="00EC0337"/>
    <w:rsid w:val="00EC2C39"/>
    <w:rsid w:val="00EC3E29"/>
    <w:rsid w:val="00EC4893"/>
    <w:rsid w:val="00EC4921"/>
    <w:rsid w:val="00EC7213"/>
    <w:rsid w:val="00EC7ACC"/>
    <w:rsid w:val="00ED1452"/>
    <w:rsid w:val="00ED20A0"/>
    <w:rsid w:val="00ED2BEC"/>
    <w:rsid w:val="00ED64D4"/>
    <w:rsid w:val="00EE0FED"/>
    <w:rsid w:val="00EE1112"/>
    <w:rsid w:val="00EE1FEF"/>
    <w:rsid w:val="00EE5E04"/>
    <w:rsid w:val="00EF172C"/>
    <w:rsid w:val="00EF1FB7"/>
    <w:rsid w:val="00EF3ED9"/>
    <w:rsid w:val="00EF41F5"/>
    <w:rsid w:val="00EF77B8"/>
    <w:rsid w:val="00F009EE"/>
    <w:rsid w:val="00F03B59"/>
    <w:rsid w:val="00F049CE"/>
    <w:rsid w:val="00F055AF"/>
    <w:rsid w:val="00F06C7D"/>
    <w:rsid w:val="00F07043"/>
    <w:rsid w:val="00F13311"/>
    <w:rsid w:val="00F13AEE"/>
    <w:rsid w:val="00F15296"/>
    <w:rsid w:val="00F165B8"/>
    <w:rsid w:val="00F1732C"/>
    <w:rsid w:val="00F24080"/>
    <w:rsid w:val="00F2533E"/>
    <w:rsid w:val="00F258CD"/>
    <w:rsid w:val="00F25E87"/>
    <w:rsid w:val="00F27E11"/>
    <w:rsid w:val="00F30A86"/>
    <w:rsid w:val="00F335A2"/>
    <w:rsid w:val="00F356D6"/>
    <w:rsid w:val="00F405D3"/>
    <w:rsid w:val="00F41AB2"/>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5EA5"/>
    <w:rsid w:val="00F96220"/>
    <w:rsid w:val="00FA0863"/>
    <w:rsid w:val="00FA1157"/>
    <w:rsid w:val="00FA1D0E"/>
    <w:rsid w:val="00FA295B"/>
    <w:rsid w:val="00FA2CB5"/>
    <w:rsid w:val="00FB014F"/>
    <w:rsid w:val="00FB071C"/>
    <w:rsid w:val="00FB1798"/>
    <w:rsid w:val="00FB1A8A"/>
    <w:rsid w:val="00FB1B63"/>
    <w:rsid w:val="00FB2B15"/>
    <w:rsid w:val="00FB2D2B"/>
    <w:rsid w:val="00FB5041"/>
    <w:rsid w:val="00FB56E0"/>
    <w:rsid w:val="00FB5E77"/>
    <w:rsid w:val="00FC19D9"/>
    <w:rsid w:val="00FC1F8C"/>
    <w:rsid w:val="00FC3513"/>
    <w:rsid w:val="00FC5395"/>
    <w:rsid w:val="00FC58D7"/>
    <w:rsid w:val="00FC5ED6"/>
    <w:rsid w:val="00FD3430"/>
    <w:rsid w:val="00FD3B14"/>
    <w:rsid w:val="00FD443E"/>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E2"/>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11824</Words>
  <Characters>67397</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79063</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cp:revision>
  <cp:lastPrinted>2025-07-16T16:04:00Z</cp:lastPrinted>
  <dcterms:created xsi:type="dcterms:W3CDTF">2025-12-29T22:50:00Z</dcterms:created>
  <dcterms:modified xsi:type="dcterms:W3CDTF">2025-12-29T22:56:00Z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id="IGPMW6TJ"/&gt;&lt;style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