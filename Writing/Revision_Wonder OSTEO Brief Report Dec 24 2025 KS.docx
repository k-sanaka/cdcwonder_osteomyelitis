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36F5" w14:textId="7DBDC553" w:rsidR="00F30A86" w:rsidRDefault="00CC5C1F" w:rsidP="00FD703E">
      <w:pPr>
        <w:spacing w:after="0" w:line="480" w:lineRule="auto"/>
        <w:jc w:val="center"/>
        <w:rPr>
          <w:rFonts w:ascii="Arial" w:hAnsi="Arial" w:cs="Arial"/>
        </w:rPr>
      </w:pPr>
      <w:r>
        <w:rPr>
          <w:rFonts w:ascii="Arial" w:hAnsi="Arial" w:cs="Arial"/>
          <w:b/>
          <w:bCs/>
        </w:rPr>
        <w:t>National Trends in Osteomyelitis-</w:t>
      </w:r>
      <w:del w:id="0" w:author="Sanaka, Krishna" w:date="2025-12-02T19:21:00Z" w16du:dateUtc="2025-12-03T00:21:00Z">
        <w:r w:rsidDel="00FE2FD9">
          <w:rPr>
            <w:rFonts w:ascii="Arial" w:hAnsi="Arial" w:cs="Arial"/>
            <w:b/>
            <w:bCs/>
          </w:rPr>
          <w:delText xml:space="preserve">Associated </w:delText>
        </w:r>
      </w:del>
      <w:ins w:id="1" w:author="Sanaka, Krishna" w:date="2025-12-02T19:21:00Z" w16du:dateUtc="2025-12-03T00:21:00Z">
        <w:r w:rsidR="00FE2FD9">
          <w:rPr>
            <w:rFonts w:ascii="Arial" w:hAnsi="Arial" w:cs="Arial"/>
            <w:b/>
            <w:bCs/>
          </w:rPr>
          <w:t xml:space="preserve">Related </w:t>
        </w:r>
      </w:ins>
      <w:r>
        <w:rPr>
          <w:rFonts w:ascii="Arial" w:hAnsi="Arial" w:cs="Arial"/>
          <w:b/>
          <w:bCs/>
        </w:rPr>
        <w:t xml:space="preserve">Mortality </w:t>
      </w:r>
      <w:r w:rsidR="00AF2FD1">
        <w:rPr>
          <w:rFonts w:ascii="Arial" w:hAnsi="Arial" w:cs="Arial"/>
          <w:b/>
          <w:bCs/>
        </w:rPr>
        <w:t>in the United States</w:t>
      </w:r>
      <w:r w:rsidR="00EC7ACC">
        <w:rPr>
          <w:rFonts w:ascii="Arial" w:hAnsi="Arial" w:cs="Arial"/>
          <w:b/>
          <w:bCs/>
        </w:rPr>
        <w:t xml:space="preserve">, </w:t>
      </w:r>
      <w:r w:rsidR="00DB1E66">
        <w:rPr>
          <w:rFonts w:ascii="Arial" w:hAnsi="Arial" w:cs="Arial"/>
          <w:b/>
          <w:bCs/>
        </w:rPr>
        <w:t>1999</w:t>
      </w:r>
      <w:r w:rsidR="00EC7ACC">
        <w:rPr>
          <w:rFonts w:ascii="Arial" w:hAnsi="Arial" w:cs="Arial"/>
          <w:b/>
          <w:bCs/>
        </w:rPr>
        <w:t>-202</w:t>
      </w:r>
      <w:r w:rsidR="00503E89">
        <w:rPr>
          <w:rFonts w:ascii="Arial" w:hAnsi="Arial" w:cs="Arial"/>
          <w:b/>
          <w:bCs/>
        </w:rPr>
        <w:t>3</w:t>
      </w:r>
    </w:p>
    <w:p w14:paraId="4A448F13" w14:textId="77777777" w:rsidR="00BC6EBE" w:rsidRDefault="00BC6EBE" w:rsidP="00FD703E">
      <w:pPr>
        <w:spacing w:after="0" w:line="480" w:lineRule="auto"/>
        <w:jc w:val="center"/>
        <w:rPr>
          <w:rFonts w:ascii="Arial" w:hAnsi="Arial" w:cs="Arial"/>
        </w:rPr>
      </w:pPr>
    </w:p>
    <w:p w14:paraId="60123F00" w14:textId="7819E57E" w:rsidR="00BC6EBE" w:rsidRDefault="00BC6EBE" w:rsidP="00FD703E">
      <w:pPr>
        <w:spacing w:after="0" w:line="480" w:lineRule="auto"/>
        <w:jc w:val="center"/>
        <w:rPr>
          <w:rFonts w:ascii="Arial" w:hAnsi="Arial" w:cs="Arial"/>
        </w:rPr>
      </w:pPr>
      <w:r>
        <w:rPr>
          <w:rFonts w:ascii="Arial" w:hAnsi="Arial" w:cs="Arial"/>
        </w:rPr>
        <w:t>Krishna O. Sanaka BS</w:t>
      </w:r>
      <w:r w:rsidR="00270591" w:rsidRPr="00270591">
        <w:rPr>
          <w:rFonts w:ascii="Arial" w:hAnsi="Arial" w:cs="Arial"/>
          <w:vertAlign w:val="superscript"/>
        </w:rPr>
        <w:t>1</w:t>
      </w:r>
      <w:r>
        <w:rPr>
          <w:rFonts w:ascii="Arial" w:hAnsi="Arial" w:cs="Arial"/>
        </w:rPr>
        <w:t xml:space="preserve">, </w:t>
      </w:r>
      <w:r w:rsidR="00C4289E">
        <w:rPr>
          <w:rFonts w:ascii="Arial" w:hAnsi="Arial" w:cs="Arial"/>
        </w:rPr>
        <w:t>Andrew L. Wang BS</w:t>
      </w:r>
      <w:r w:rsidR="00826905">
        <w:rPr>
          <w:rFonts w:ascii="Arial" w:hAnsi="Arial" w:cs="Arial"/>
          <w:vertAlign w:val="superscript"/>
        </w:rPr>
        <w:t>2</w:t>
      </w:r>
      <w:r w:rsidR="00C4289E">
        <w:rPr>
          <w:rFonts w:ascii="Arial" w:hAnsi="Arial" w:cs="Arial"/>
        </w:rPr>
        <w:t xml:space="preserve">, </w:t>
      </w:r>
      <w:r w:rsidR="0030239F">
        <w:rPr>
          <w:rFonts w:ascii="Arial" w:hAnsi="Arial" w:cs="Arial"/>
        </w:rPr>
        <w:t xml:space="preserve">Rodrigo M. </w:t>
      </w:r>
      <w:r w:rsidR="00D42EB0">
        <w:rPr>
          <w:rFonts w:ascii="Arial" w:hAnsi="Arial" w:cs="Arial"/>
        </w:rPr>
        <w:t>Carrillo-</w:t>
      </w:r>
      <w:r w:rsidR="0030239F">
        <w:rPr>
          <w:rFonts w:ascii="Arial" w:hAnsi="Arial" w:cs="Arial"/>
        </w:rPr>
        <w:t>Larco MD, PhD</w:t>
      </w:r>
      <w:r w:rsidR="00826905">
        <w:rPr>
          <w:rFonts w:ascii="Arial" w:hAnsi="Arial" w:cs="Arial"/>
          <w:vertAlign w:val="superscript"/>
        </w:rPr>
        <w:t>3</w:t>
      </w:r>
      <w:r w:rsidR="00270591" w:rsidRPr="00270591">
        <w:rPr>
          <w:rFonts w:ascii="Arial" w:hAnsi="Arial" w:cs="Arial"/>
          <w:vertAlign w:val="superscript"/>
        </w:rPr>
        <w:t>,</w:t>
      </w:r>
      <w:r w:rsidR="00826905">
        <w:rPr>
          <w:rFonts w:ascii="Arial" w:hAnsi="Arial" w:cs="Arial"/>
          <w:vertAlign w:val="superscript"/>
        </w:rPr>
        <w:t>4</w:t>
      </w:r>
      <w:r w:rsidR="00EC7213">
        <w:rPr>
          <w:rFonts w:ascii="Arial" w:hAnsi="Arial" w:cs="Arial"/>
        </w:rPr>
        <w:t xml:space="preserve">, </w:t>
      </w:r>
      <w:r w:rsidR="009A1C6D">
        <w:rPr>
          <w:rFonts w:ascii="Arial" w:hAnsi="Arial" w:cs="Arial"/>
        </w:rPr>
        <w:t>Marcos C</w:t>
      </w:r>
      <w:r w:rsidR="008E22AD">
        <w:rPr>
          <w:rFonts w:ascii="Arial" w:hAnsi="Arial" w:cs="Arial"/>
        </w:rPr>
        <w:t xml:space="preserve">. </w:t>
      </w:r>
      <w:r w:rsidR="009A1C6D">
        <w:rPr>
          <w:rFonts w:ascii="Arial" w:hAnsi="Arial" w:cs="Arial"/>
        </w:rPr>
        <w:t>Schechter</w:t>
      </w:r>
      <w:r w:rsidR="00BF3D2C">
        <w:rPr>
          <w:rFonts w:ascii="Arial" w:hAnsi="Arial" w:cs="Arial"/>
        </w:rPr>
        <w:t xml:space="preserve"> MD</w:t>
      </w:r>
      <w:r w:rsidR="00826905">
        <w:rPr>
          <w:rFonts w:ascii="Arial" w:hAnsi="Arial" w:cs="Arial"/>
          <w:vertAlign w:val="superscript"/>
        </w:rPr>
        <w:t>5</w:t>
      </w:r>
      <w:r w:rsidR="008E22AD">
        <w:rPr>
          <w:rFonts w:ascii="Arial" w:hAnsi="Arial" w:cs="Arial"/>
          <w:vertAlign w:val="superscript"/>
        </w:rPr>
        <w:t>,</w:t>
      </w:r>
      <w:r w:rsidR="00826905">
        <w:rPr>
          <w:rFonts w:ascii="Arial" w:hAnsi="Arial" w:cs="Arial"/>
          <w:vertAlign w:val="superscript"/>
        </w:rPr>
        <w:t>6</w:t>
      </w:r>
    </w:p>
    <w:p w14:paraId="014EE3CA" w14:textId="77777777" w:rsidR="00A87F1B" w:rsidRDefault="00A87F1B" w:rsidP="00FD703E">
      <w:pPr>
        <w:spacing w:after="0" w:line="480" w:lineRule="auto"/>
        <w:jc w:val="center"/>
        <w:rPr>
          <w:rFonts w:ascii="Arial" w:hAnsi="Arial" w:cs="Arial"/>
        </w:rPr>
      </w:pPr>
    </w:p>
    <w:p w14:paraId="7E7762D5" w14:textId="1F33253A" w:rsidR="00282FF8" w:rsidRDefault="00430A48" w:rsidP="00FD703E">
      <w:pPr>
        <w:spacing w:after="0" w:line="480" w:lineRule="auto"/>
        <w:rPr>
          <w:rFonts w:ascii="Arial" w:hAnsi="Arial" w:cs="Arial"/>
        </w:rPr>
      </w:pPr>
      <w:r w:rsidRPr="00430A48">
        <w:rPr>
          <w:rFonts w:ascii="Arial" w:hAnsi="Arial" w:cs="Arial"/>
        </w:rPr>
        <w:t xml:space="preserve">1. </w:t>
      </w:r>
      <w:r w:rsidR="00282FF8">
        <w:rPr>
          <w:rFonts w:ascii="Arial" w:hAnsi="Arial" w:cs="Arial"/>
        </w:rPr>
        <w:t xml:space="preserve">Perelman School of Medicine, University of Pennsylvania, Philadelphia, </w:t>
      </w:r>
      <w:r w:rsidR="003E7DFB">
        <w:rPr>
          <w:rFonts w:ascii="Arial" w:hAnsi="Arial" w:cs="Arial"/>
        </w:rPr>
        <w:t xml:space="preserve">PA, </w:t>
      </w:r>
      <w:r w:rsidR="00282FF8">
        <w:rPr>
          <w:rFonts w:ascii="Arial" w:hAnsi="Arial" w:cs="Arial"/>
        </w:rPr>
        <w:t>USA</w:t>
      </w:r>
    </w:p>
    <w:p w14:paraId="0DCDC14F" w14:textId="53AC5057" w:rsidR="00967CAE" w:rsidRDefault="00967CAE" w:rsidP="00FD703E">
      <w:pPr>
        <w:spacing w:after="0" w:line="480" w:lineRule="auto"/>
        <w:rPr>
          <w:rFonts w:ascii="Arial" w:hAnsi="Arial" w:cs="Arial"/>
        </w:rPr>
      </w:pPr>
      <w:r>
        <w:rPr>
          <w:rFonts w:ascii="Arial" w:hAnsi="Arial" w:cs="Arial"/>
        </w:rPr>
        <w:t xml:space="preserve">2. </w:t>
      </w:r>
      <w:r w:rsidR="003E7DFB">
        <w:rPr>
          <w:rFonts w:ascii="Arial" w:hAnsi="Arial" w:cs="Arial"/>
        </w:rPr>
        <w:t>Geisel School of Medicine, Dartmouth College, Hanover, NH, USA</w:t>
      </w:r>
    </w:p>
    <w:p w14:paraId="72F257C4" w14:textId="38781B04" w:rsidR="00430A48" w:rsidRPr="00430A48" w:rsidRDefault="00282FF8" w:rsidP="00FD703E">
      <w:pPr>
        <w:spacing w:after="0" w:line="480" w:lineRule="auto"/>
        <w:rPr>
          <w:rFonts w:ascii="Arial" w:hAnsi="Arial" w:cs="Arial"/>
        </w:rPr>
      </w:pPr>
      <w:r>
        <w:rPr>
          <w:rFonts w:ascii="Arial" w:hAnsi="Arial" w:cs="Arial"/>
        </w:rPr>
        <w:t>3</w:t>
      </w:r>
      <w:r w:rsidR="00430A48" w:rsidRPr="00430A48">
        <w:rPr>
          <w:rFonts w:ascii="Arial" w:hAnsi="Arial" w:cs="Arial"/>
        </w:rPr>
        <w:t>. Emory Global Diabetes Research Center of Woodruff Health Sciences Center, Emory University, Atlanta, GA, USA</w:t>
      </w:r>
    </w:p>
    <w:p w14:paraId="561DF097" w14:textId="131B6203" w:rsidR="00430A48" w:rsidRPr="00430A48" w:rsidRDefault="00282FF8" w:rsidP="00FD703E">
      <w:pPr>
        <w:spacing w:after="0" w:line="480" w:lineRule="auto"/>
        <w:rPr>
          <w:rFonts w:ascii="Arial" w:hAnsi="Arial" w:cs="Arial"/>
        </w:rPr>
      </w:pPr>
      <w:r>
        <w:rPr>
          <w:rFonts w:ascii="Arial" w:hAnsi="Arial" w:cs="Arial"/>
        </w:rPr>
        <w:t>4</w:t>
      </w:r>
      <w:r w:rsidR="00430A48" w:rsidRPr="00430A48">
        <w:rPr>
          <w:rFonts w:ascii="Arial" w:hAnsi="Arial" w:cs="Arial"/>
        </w:rPr>
        <w:t>. Hubert Department of Global Health, Rollins School of Public Health, Emory University, Atlanta, GA, USA</w:t>
      </w:r>
    </w:p>
    <w:p w14:paraId="35D9D0B8" w14:textId="376A57BB" w:rsidR="008E22AD" w:rsidRDefault="00282FF8" w:rsidP="00FD703E">
      <w:pPr>
        <w:spacing w:after="0" w:line="480" w:lineRule="auto"/>
        <w:rPr>
          <w:rFonts w:ascii="Arial" w:hAnsi="Arial" w:cs="Arial"/>
        </w:rPr>
      </w:pPr>
      <w:r>
        <w:rPr>
          <w:rFonts w:ascii="Arial" w:hAnsi="Arial" w:cs="Arial"/>
        </w:rPr>
        <w:t>5</w:t>
      </w:r>
      <w:r w:rsidR="00430A48" w:rsidRPr="00430A48">
        <w:rPr>
          <w:rFonts w:ascii="Arial" w:hAnsi="Arial" w:cs="Arial"/>
        </w:rPr>
        <w:t>.</w:t>
      </w:r>
      <w:r w:rsidR="008E22AD" w:rsidRPr="008E22AD">
        <w:rPr>
          <w:rFonts w:ascii="Arial" w:hAnsi="Arial" w:cs="Arial"/>
        </w:rPr>
        <w:t xml:space="preserve"> </w:t>
      </w:r>
      <w:r w:rsidR="008E22AD" w:rsidRPr="00430A48">
        <w:rPr>
          <w:rFonts w:ascii="Arial" w:hAnsi="Arial" w:cs="Arial"/>
        </w:rPr>
        <w:t>Grady Health System,</w:t>
      </w:r>
      <w:r w:rsidR="008E22AD">
        <w:rPr>
          <w:rFonts w:ascii="Arial" w:hAnsi="Arial" w:cs="Arial"/>
        </w:rPr>
        <w:t xml:space="preserve"> </w:t>
      </w:r>
      <w:r w:rsidR="008E22AD" w:rsidRPr="00430A48">
        <w:rPr>
          <w:rFonts w:ascii="Arial" w:hAnsi="Arial" w:cs="Arial"/>
        </w:rPr>
        <w:t>Atlanta, GA, USA</w:t>
      </w:r>
    </w:p>
    <w:p w14:paraId="298EA4B5" w14:textId="74A0B496" w:rsidR="00446B39" w:rsidRDefault="00282FF8" w:rsidP="00FD703E">
      <w:pPr>
        <w:spacing w:after="0" w:line="480" w:lineRule="auto"/>
        <w:rPr>
          <w:rFonts w:ascii="Arial" w:hAnsi="Arial" w:cs="Arial"/>
        </w:rPr>
      </w:pPr>
      <w:r>
        <w:rPr>
          <w:rFonts w:ascii="Arial" w:hAnsi="Arial" w:cs="Arial"/>
        </w:rPr>
        <w:t>6</w:t>
      </w:r>
      <w:r w:rsidR="008E22AD">
        <w:rPr>
          <w:rFonts w:ascii="Arial" w:hAnsi="Arial" w:cs="Arial"/>
        </w:rPr>
        <w:t>.</w:t>
      </w:r>
      <w:r w:rsidR="00430A48" w:rsidRPr="00430A48">
        <w:rPr>
          <w:rFonts w:ascii="Arial" w:hAnsi="Arial" w:cs="Arial"/>
        </w:rPr>
        <w:t xml:space="preserve"> Division of Infectious Diseases, Department of Medicine, School of Medicine, Emory University, Atlanta, GA, USA</w:t>
      </w:r>
    </w:p>
    <w:p w14:paraId="5FD30FA1" w14:textId="77777777" w:rsidR="001A4F0F" w:rsidRDefault="001A4F0F" w:rsidP="00FD703E">
      <w:pPr>
        <w:spacing w:after="0" w:line="480" w:lineRule="auto"/>
        <w:rPr>
          <w:rFonts w:ascii="Arial" w:hAnsi="Arial" w:cs="Arial"/>
        </w:rPr>
      </w:pPr>
    </w:p>
    <w:p w14:paraId="36E9449B" w14:textId="77777777" w:rsidR="001A4F0F" w:rsidRDefault="001A4F0F" w:rsidP="00FD703E">
      <w:pPr>
        <w:spacing w:after="0" w:line="480" w:lineRule="auto"/>
        <w:rPr>
          <w:rFonts w:ascii="Arial" w:hAnsi="Arial" w:cs="Arial"/>
        </w:rPr>
      </w:pPr>
    </w:p>
    <w:p w14:paraId="63ED3B0D" w14:textId="77777777" w:rsidR="001A4F0F" w:rsidRDefault="001A4F0F" w:rsidP="00FD703E">
      <w:pPr>
        <w:spacing w:after="0" w:line="480" w:lineRule="auto"/>
        <w:rPr>
          <w:rFonts w:ascii="Arial" w:hAnsi="Arial" w:cs="Arial"/>
        </w:rPr>
      </w:pPr>
    </w:p>
    <w:p w14:paraId="42999E18" w14:textId="77777777" w:rsidR="001A4F0F" w:rsidRDefault="001A4F0F" w:rsidP="00FD703E">
      <w:pPr>
        <w:spacing w:after="0" w:line="480" w:lineRule="auto"/>
        <w:rPr>
          <w:rFonts w:ascii="Arial" w:hAnsi="Arial" w:cs="Arial"/>
        </w:rPr>
      </w:pPr>
    </w:p>
    <w:p w14:paraId="661AEF7A" w14:textId="77777777" w:rsidR="001A4F0F" w:rsidRDefault="001A4F0F" w:rsidP="00FD703E">
      <w:pPr>
        <w:spacing w:after="0" w:line="480" w:lineRule="auto"/>
        <w:rPr>
          <w:rFonts w:ascii="Arial" w:hAnsi="Arial" w:cs="Arial"/>
        </w:rPr>
      </w:pPr>
    </w:p>
    <w:p w14:paraId="3668577B" w14:textId="77777777" w:rsidR="008836D9" w:rsidRDefault="008836D9">
      <w:pPr>
        <w:rPr>
          <w:rFonts w:ascii="Arial" w:hAnsi="Arial" w:cs="Arial"/>
          <w:b/>
          <w:bCs/>
        </w:rPr>
      </w:pPr>
      <w:r>
        <w:rPr>
          <w:rFonts w:ascii="Arial" w:hAnsi="Arial" w:cs="Arial"/>
          <w:b/>
          <w:bCs/>
        </w:rPr>
        <w:br w:type="page"/>
      </w:r>
    </w:p>
    <w:p w14:paraId="794F9D0D" w14:textId="6FFF7640" w:rsidR="00A87F1B" w:rsidRDefault="00A03763" w:rsidP="00FD703E">
      <w:pPr>
        <w:spacing w:after="0" w:line="480" w:lineRule="auto"/>
        <w:rPr>
          <w:rFonts w:ascii="Arial" w:hAnsi="Arial" w:cs="Arial"/>
        </w:rPr>
      </w:pPr>
      <w:r>
        <w:rPr>
          <w:rFonts w:ascii="Arial" w:hAnsi="Arial" w:cs="Arial"/>
          <w:b/>
          <w:bCs/>
        </w:rPr>
        <w:lastRenderedPageBreak/>
        <w:t>Abstract:</w:t>
      </w:r>
      <w:r w:rsidR="00366196">
        <w:rPr>
          <w:rFonts w:ascii="Arial" w:hAnsi="Arial" w:cs="Arial"/>
          <w:b/>
          <w:bCs/>
        </w:rPr>
        <w:t xml:space="preserve"> </w:t>
      </w:r>
    </w:p>
    <w:p w14:paraId="6054E542" w14:textId="083B8E54" w:rsidR="008E22AD" w:rsidRPr="0099584A" w:rsidRDefault="008E22AD" w:rsidP="00FD703E">
      <w:pPr>
        <w:spacing w:after="0" w:line="480" w:lineRule="auto"/>
        <w:rPr>
          <w:rFonts w:ascii="Arial" w:hAnsi="Arial" w:cs="Arial"/>
        </w:rPr>
      </w:pPr>
      <w:r w:rsidRPr="005357D3">
        <w:rPr>
          <w:rFonts w:ascii="Arial" w:hAnsi="Arial" w:cs="Arial"/>
        </w:rPr>
        <w:t xml:space="preserve">Using CDC data, we found rising age-adjusted mortality </w:t>
      </w:r>
      <w:r>
        <w:rPr>
          <w:rFonts w:ascii="Arial" w:hAnsi="Arial" w:cs="Arial"/>
        </w:rPr>
        <w:t>in the US</w:t>
      </w:r>
      <w:r w:rsidR="00DB1E66">
        <w:rPr>
          <w:rFonts w:ascii="Arial" w:hAnsi="Arial" w:cs="Arial"/>
        </w:rPr>
        <w:t xml:space="preserve"> between 1999-202</w:t>
      </w:r>
      <w:r w:rsidR="000800B9">
        <w:rPr>
          <w:rFonts w:ascii="Arial" w:hAnsi="Arial" w:cs="Arial"/>
        </w:rPr>
        <w:t>3</w:t>
      </w:r>
      <w:r>
        <w:rPr>
          <w:rFonts w:ascii="Arial" w:hAnsi="Arial" w:cs="Arial"/>
        </w:rPr>
        <w:t>,</w:t>
      </w:r>
      <w:r w:rsidRPr="005357D3">
        <w:rPr>
          <w:rFonts w:ascii="Arial" w:hAnsi="Arial" w:cs="Arial"/>
        </w:rPr>
        <w:t xml:space="preserve"> particularly diabetes</w:t>
      </w:r>
      <w:r w:rsidR="00306F7B">
        <w:rPr>
          <w:rFonts w:ascii="Arial" w:hAnsi="Arial" w:cs="Arial"/>
        </w:rPr>
        <w:t>-</w:t>
      </w:r>
      <w:r w:rsidRPr="005357D3">
        <w:rPr>
          <w:rFonts w:ascii="Arial" w:hAnsi="Arial" w:cs="Arial"/>
        </w:rPr>
        <w:t xml:space="preserve"> and trauma</w:t>
      </w:r>
      <w:r w:rsidR="00306F7B">
        <w:rPr>
          <w:rFonts w:ascii="Arial" w:hAnsi="Arial" w:cs="Arial"/>
        </w:rPr>
        <w:t>-related</w:t>
      </w:r>
      <w:r w:rsidR="00AA114C">
        <w:rPr>
          <w:rFonts w:ascii="Arial" w:hAnsi="Arial" w:cs="Arial"/>
        </w:rPr>
        <w:t xml:space="preserve"> osteomyelitis</w:t>
      </w:r>
      <w:r w:rsidRPr="005357D3">
        <w:rPr>
          <w:rFonts w:ascii="Arial" w:hAnsi="Arial" w:cs="Arial"/>
        </w:rPr>
        <w:t xml:space="preserve">. </w:t>
      </w:r>
      <w:r w:rsidR="005A2003">
        <w:rPr>
          <w:rFonts w:ascii="Arial" w:hAnsi="Arial" w:cs="Arial"/>
        </w:rPr>
        <w:t>O</w:t>
      </w:r>
      <w:r w:rsidRPr="0099584A">
        <w:rPr>
          <w:rFonts w:ascii="Arial" w:hAnsi="Arial" w:cs="Arial"/>
        </w:rPr>
        <w:t xml:space="preserve">verall osteomyelitis-related mortality </w:t>
      </w:r>
      <w:r w:rsidR="00235968">
        <w:rPr>
          <w:rFonts w:ascii="Arial" w:hAnsi="Arial" w:cs="Arial"/>
        </w:rPr>
        <w:t>a</w:t>
      </w:r>
      <w:r w:rsidRPr="0099584A">
        <w:rPr>
          <w:rFonts w:ascii="Arial" w:hAnsi="Arial" w:cs="Arial"/>
        </w:rPr>
        <w:t xml:space="preserve">nnual </w:t>
      </w:r>
      <w:r w:rsidR="00235968">
        <w:rPr>
          <w:rFonts w:ascii="Arial" w:hAnsi="Arial" w:cs="Arial"/>
        </w:rPr>
        <w:t>p</w:t>
      </w:r>
      <w:r w:rsidRPr="0099584A">
        <w:rPr>
          <w:rFonts w:ascii="Arial" w:hAnsi="Arial" w:cs="Arial"/>
        </w:rPr>
        <w:t xml:space="preserve">ercent </w:t>
      </w:r>
      <w:r w:rsidR="00235968">
        <w:rPr>
          <w:rFonts w:ascii="Arial" w:hAnsi="Arial" w:cs="Arial"/>
        </w:rPr>
        <w:t>c</w:t>
      </w:r>
      <w:r w:rsidRPr="0099584A">
        <w:rPr>
          <w:rFonts w:ascii="Arial" w:hAnsi="Arial" w:cs="Arial"/>
        </w:rPr>
        <w:t xml:space="preserve">hange (APC) was 3.54%, and the diabetes- and trauma-associated osteomyelitis-related mortality APC were, </w:t>
      </w:r>
      <w:r w:rsidR="0072428B">
        <w:rPr>
          <w:rFonts w:ascii="Arial" w:hAnsi="Arial" w:cs="Arial"/>
        </w:rPr>
        <w:t>4.04%</w:t>
      </w:r>
      <w:r w:rsidRPr="0099584A">
        <w:rPr>
          <w:rFonts w:ascii="Arial" w:hAnsi="Arial" w:cs="Arial"/>
        </w:rPr>
        <w:t xml:space="preserve"> and </w:t>
      </w:r>
      <w:r w:rsidR="0072428B">
        <w:rPr>
          <w:rFonts w:ascii="Arial" w:hAnsi="Arial" w:cs="Arial"/>
        </w:rPr>
        <w:t>6.85%</w:t>
      </w:r>
      <w:r w:rsidRPr="0099584A">
        <w:rPr>
          <w:rFonts w:ascii="Arial" w:hAnsi="Arial" w:cs="Arial"/>
        </w:rPr>
        <w:t>, respectively. This highlights the need for improved osteomyelitis prevention and treatment.</w:t>
      </w:r>
      <w:r>
        <w:rPr>
          <w:rFonts w:ascii="Arial" w:hAnsi="Arial" w:cs="Arial"/>
          <w:i/>
          <w:iCs/>
        </w:rPr>
        <w:t xml:space="preserve"> </w:t>
      </w:r>
    </w:p>
    <w:p w14:paraId="3366D822" w14:textId="77777777" w:rsidR="008E22AD" w:rsidRDefault="008E22AD" w:rsidP="00FD703E">
      <w:pPr>
        <w:spacing w:after="0" w:line="480" w:lineRule="auto"/>
        <w:rPr>
          <w:rFonts w:ascii="Arial" w:hAnsi="Arial" w:cs="Arial"/>
          <w:i/>
          <w:iCs/>
        </w:rPr>
      </w:pPr>
    </w:p>
    <w:p w14:paraId="3900C7B3" w14:textId="032D112D" w:rsidR="00A03763" w:rsidRDefault="00A03763" w:rsidP="00FD703E">
      <w:pPr>
        <w:spacing w:after="0" w:line="480" w:lineRule="auto"/>
        <w:rPr>
          <w:rFonts w:ascii="Arial" w:hAnsi="Arial" w:cs="Arial"/>
        </w:rPr>
      </w:pPr>
      <w:r>
        <w:rPr>
          <w:rFonts w:ascii="Arial" w:hAnsi="Arial" w:cs="Arial"/>
        </w:rPr>
        <w:br w:type="page"/>
      </w:r>
    </w:p>
    <w:p w14:paraId="290018D3" w14:textId="6C9F88FB" w:rsidR="001A2A11" w:rsidRDefault="00A03763" w:rsidP="00FD703E">
      <w:pPr>
        <w:spacing w:after="0" w:line="480" w:lineRule="auto"/>
        <w:rPr>
          <w:rFonts w:ascii="Arial" w:hAnsi="Arial" w:cs="Arial"/>
          <w:b/>
          <w:bCs/>
        </w:rPr>
      </w:pPr>
      <w:r>
        <w:rPr>
          <w:rFonts w:ascii="Arial" w:hAnsi="Arial" w:cs="Arial"/>
          <w:b/>
          <w:bCs/>
        </w:rPr>
        <w:lastRenderedPageBreak/>
        <w:t>Main Body:</w:t>
      </w:r>
    </w:p>
    <w:p w14:paraId="63B185F0" w14:textId="079CAED6" w:rsidR="008E50F7" w:rsidRPr="008E50F7" w:rsidRDefault="008E50F7" w:rsidP="00FD703E">
      <w:pPr>
        <w:spacing w:after="0" w:line="480" w:lineRule="auto"/>
        <w:rPr>
          <w:rFonts w:ascii="Arial" w:hAnsi="Arial" w:cs="Arial"/>
          <w:b/>
          <w:bCs/>
        </w:rPr>
      </w:pPr>
      <w:r>
        <w:rPr>
          <w:rFonts w:ascii="Arial" w:hAnsi="Arial" w:cs="Arial"/>
          <w:b/>
          <w:bCs/>
        </w:rPr>
        <w:t>Introduction:</w:t>
      </w:r>
    </w:p>
    <w:p w14:paraId="579090D4" w14:textId="7F9279E7" w:rsidR="00D92973" w:rsidRDefault="00D92973" w:rsidP="00FD703E">
      <w:pPr>
        <w:spacing w:after="0" w:line="480" w:lineRule="auto"/>
        <w:rPr>
          <w:rFonts w:ascii="Arial" w:hAnsi="Arial" w:cs="Arial"/>
        </w:rPr>
      </w:pPr>
      <w:r>
        <w:rPr>
          <w:rFonts w:ascii="Arial" w:hAnsi="Arial" w:cs="Arial"/>
        </w:rPr>
        <w:tab/>
      </w:r>
      <w:r w:rsidR="00AE56F7">
        <w:rPr>
          <w:rFonts w:ascii="Arial" w:hAnsi="Arial" w:cs="Arial"/>
        </w:rPr>
        <w:t>Osteomyelitis</w:t>
      </w:r>
      <w:r w:rsidR="00AF7928">
        <w:rPr>
          <w:rFonts w:ascii="Arial" w:hAnsi="Arial" w:cs="Arial"/>
        </w:rPr>
        <w:t xml:space="preserve"> is a serious infection </w:t>
      </w:r>
      <w:r w:rsidR="008E22AD">
        <w:rPr>
          <w:rFonts w:ascii="Arial" w:hAnsi="Arial" w:cs="Arial"/>
        </w:rPr>
        <w:t>with potential for</w:t>
      </w:r>
      <w:r w:rsidR="00B06E59">
        <w:rPr>
          <w:rFonts w:ascii="Arial" w:hAnsi="Arial" w:cs="Arial"/>
        </w:rPr>
        <w:t xml:space="preserve"> severe morbidity and</w:t>
      </w:r>
      <w:r w:rsidR="00245F9B">
        <w:rPr>
          <w:rFonts w:ascii="Arial" w:hAnsi="Arial" w:cs="Arial"/>
        </w:rPr>
        <w:t xml:space="preserve"> mortality.</w:t>
      </w:r>
      <w:r w:rsidR="00B06E59">
        <w:rPr>
          <w:rFonts w:ascii="Arial" w:hAnsi="Arial" w:cs="Arial"/>
        </w:rPr>
        <w:fldChar w:fldCharType="begin"/>
      </w:r>
      <w:r w:rsidR="002E51B2">
        <w:rPr>
          <w:rFonts w:ascii="Arial" w:hAnsi="Arial" w:cs="Arial"/>
        </w:rPr>
        <w:instrText xml:space="preserve"> ADDIN ZOTERO_ITEM CSL_CITATION {"citationID":"EFBnxH8A","properties":{"formattedCitation":"\\super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B06E59">
        <w:rPr>
          <w:rFonts w:ascii="Arial" w:hAnsi="Arial" w:cs="Arial"/>
        </w:rPr>
        <w:fldChar w:fldCharType="separate"/>
      </w:r>
      <w:r w:rsidR="002E51B2" w:rsidRPr="002E51B2">
        <w:rPr>
          <w:rFonts w:ascii="Arial" w:hAnsi="Arial" w:cs="Arial"/>
          <w:kern w:val="0"/>
          <w:vertAlign w:val="superscript"/>
        </w:rPr>
        <w:t>1</w:t>
      </w:r>
      <w:r w:rsidR="00B06E59">
        <w:rPr>
          <w:rFonts w:ascii="Arial" w:hAnsi="Arial" w:cs="Arial"/>
        </w:rPr>
        <w:fldChar w:fldCharType="end"/>
      </w:r>
      <w:r w:rsidR="00D15E8D">
        <w:rPr>
          <w:rFonts w:ascii="Arial" w:hAnsi="Arial" w:cs="Arial"/>
        </w:rPr>
        <w:t xml:space="preserve"> </w:t>
      </w:r>
      <w:r w:rsidR="0032414D">
        <w:rPr>
          <w:rFonts w:ascii="Arial" w:hAnsi="Arial" w:cs="Arial"/>
        </w:rPr>
        <w:t>It can arise from</w:t>
      </w:r>
      <w:r w:rsidR="00052CDB">
        <w:rPr>
          <w:rFonts w:ascii="Arial" w:hAnsi="Arial" w:cs="Arial"/>
        </w:rPr>
        <w:t xml:space="preserve"> hematogenous </w:t>
      </w:r>
      <w:r w:rsidR="0032414D">
        <w:rPr>
          <w:rFonts w:ascii="Arial" w:hAnsi="Arial" w:cs="Arial"/>
        </w:rPr>
        <w:t xml:space="preserve">or contiguous </w:t>
      </w:r>
      <w:r w:rsidR="00052CDB">
        <w:rPr>
          <w:rFonts w:ascii="Arial" w:hAnsi="Arial" w:cs="Arial"/>
        </w:rPr>
        <w:t xml:space="preserve">spread </w:t>
      </w:r>
      <w:r w:rsidR="006F43D5">
        <w:rPr>
          <w:rFonts w:ascii="Arial" w:hAnsi="Arial" w:cs="Arial"/>
        </w:rPr>
        <w:t>and</w:t>
      </w:r>
      <w:r w:rsidR="00052CDB">
        <w:rPr>
          <w:rFonts w:ascii="Arial" w:hAnsi="Arial" w:cs="Arial"/>
        </w:rPr>
        <w:t xml:space="preserve"> </w:t>
      </w:r>
      <w:r w:rsidR="001A1A6E">
        <w:rPr>
          <w:rFonts w:ascii="Arial" w:hAnsi="Arial" w:cs="Arial"/>
        </w:rPr>
        <w:t xml:space="preserve">the risk is heightened </w:t>
      </w:r>
      <w:r w:rsidR="0017492D">
        <w:rPr>
          <w:rFonts w:ascii="Arial" w:hAnsi="Arial" w:cs="Arial"/>
        </w:rPr>
        <w:t xml:space="preserve">in individuals with diabetes, </w:t>
      </w:r>
      <w:r w:rsidR="00081F39">
        <w:rPr>
          <w:rFonts w:ascii="Arial" w:hAnsi="Arial" w:cs="Arial"/>
        </w:rPr>
        <w:t>trauma</w:t>
      </w:r>
      <w:r w:rsidR="0017492D">
        <w:rPr>
          <w:rFonts w:ascii="Arial" w:hAnsi="Arial" w:cs="Arial"/>
        </w:rPr>
        <w:t>, or prolonged</w:t>
      </w:r>
      <w:ins w:id="2" w:author="Sanaka, Krishna" w:date="2025-12-02T17:49:00Z" w16du:dateUtc="2025-12-02T22:49:00Z">
        <w:r w:rsidR="006568BC">
          <w:rPr>
            <w:rFonts w:ascii="Arial" w:hAnsi="Arial" w:cs="Arial"/>
          </w:rPr>
          <w:t xml:space="preserve"> hospitalization</w:t>
        </w:r>
      </w:ins>
      <w:r w:rsidR="0017492D">
        <w:rPr>
          <w:rFonts w:ascii="Arial" w:hAnsi="Arial" w:cs="Arial"/>
        </w:rPr>
        <w:t>.</w:t>
      </w:r>
      <w:r w:rsidR="00BA0111">
        <w:rPr>
          <w:rFonts w:ascii="Arial" w:hAnsi="Arial" w:cs="Arial"/>
        </w:rPr>
        <w:fldChar w:fldCharType="begin"/>
      </w:r>
      <w:r w:rsidR="00203DD4">
        <w:rPr>
          <w:rFonts w:ascii="Arial" w:hAnsi="Arial" w:cs="Arial"/>
        </w:rPr>
        <w:instrText xml:space="preserve"> ADDIN ZOTERO_ITEM CSL_CITATION {"citationID":"1Uk6sn9v","properties":{"formattedCitation":"\\super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BA0111">
        <w:rPr>
          <w:rFonts w:ascii="Arial" w:hAnsi="Arial" w:cs="Arial"/>
        </w:rPr>
        <w:fldChar w:fldCharType="separate"/>
      </w:r>
      <w:r w:rsidR="00203DD4" w:rsidRPr="00203DD4">
        <w:rPr>
          <w:rFonts w:ascii="Arial" w:hAnsi="Arial" w:cs="Arial"/>
          <w:kern w:val="0"/>
          <w:vertAlign w:val="superscript"/>
        </w:rPr>
        <w:t>1</w:t>
      </w:r>
      <w:r w:rsidR="00BA0111">
        <w:rPr>
          <w:rFonts w:ascii="Arial" w:hAnsi="Arial" w:cs="Arial"/>
        </w:rPr>
        <w:fldChar w:fldCharType="end"/>
      </w:r>
      <w:r w:rsidR="0017492D">
        <w:rPr>
          <w:rFonts w:ascii="Arial" w:hAnsi="Arial" w:cs="Arial"/>
        </w:rPr>
        <w:t xml:space="preserve"> </w:t>
      </w:r>
      <w:r w:rsidR="003B127F">
        <w:rPr>
          <w:rFonts w:ascii="Arial" w:hAnsi="Arial" w:cs="Arial"/>
        </w:rPr>
        <w:t>Importantly, t</w:t>
      </w:r>
      <w:r w:rsidR="00546BEB">
        <w:rPr>
          <w:rFonts w:ascii="Arial" w:hAnsi="Arial" w:cs="Arial"/>
        </w:rPr>
        <w:t xml:space="preserve">he prevalence of osteomyelitis </w:t>
      </w:r>
      <w:r w:rsidR="00A0403C">
        <w:rPr>
          <w:rFonts w:ascii="Arial" w:hAnsi="Arial" w:cs="Arial"/>
        </w:rPr>
        <w:t>in the United States</w:t>
      </w:r>
      <w:r w:rsidR="003C3120">
        <w:rPr>
          <w:rFonts w:ascii="Arial" w:hAnsi="Arial" w:cs="Arial"/>
        </w:rPr>
        <w:t xml:space="preserve"> (U.S.)</w:t>
      </w:r>
      <w:r w:rsidR="00A0403C">
        <w:rPr>
          <w:rFonts w:ascii="Arial" w:hAnsi="Arial" w:cs="Arial"/>
        </w:rPr>
        <w:t xml:space="preserve"> </w:t>
      </w:r>
      <w:r w:rsidR="00254BA7">
        <w:rPr>
          <w:rFonts w:ascii="Arial" w:hAnsi="Arial" w:cs="Arial"/>
        </w:rPr>
        <w:t>has grown in recent decades</w:t>
      </w:r>
      <w:ins w:id="3" w:author="Sanaka, Krishna" w:date="2025-12-02T18:03:00Z" w16du:dateUtc="2025-12-02T23:03:00Z">
        <w:r w:rsidR="00362D7E">
          <w:rPr>
            <w:rFonts w:ascii="Arial" w:hAnsi="Arial" w:cs="Arial"/>
          </w:rPr>
          <w:t xml:space="preserve"> to approximately </w:t>
        </w:r>
      </w:ins>
      <w:ins w:id="4" w:author="Sanaka, Krishna" w:date="2025-12-02T18:04:00Z" w16du:dateUtc="2025-12-02T23:04:00Z">
        <w:r w:rsidR="00F67A5B">
          <w:rPr>
            <w:rFonts w:ascii="Arial" w:hAnsi="Arial" w:cs="Arial"/>
          </w:rPr>
          <w:t>21.8 per 100,000 persons overall, with higher rates in older adults and individuals with chronic conditions</w:t>
        </w:r>
      </w:ins>
      <w:r w:rsidR="003B127F">
        <w:rPr>
          <w:rFonts w:ascii="Arial" w:hAnsi="Arial" w:cs="Arial"/>
        </w:rPr>
        <w:t>.</w:t>
      </w:r>
      <w:r w:rsidR="00277EBC">
        <w:rPr>
          <w:rFonts w:ascii="Arial" w:hAnsi="Arial" w:cs="Arial"/>
        </w:rPr>
        <w:fldChar w:fldCharType="begin"/>
      </w:r>
      <w:r w:rsidR="00203DD4">
        <w:rPr>
          <w:rFonts w:ascii="Arial" w:hAnsi="Arial" w:cs="Arial"/>
        </w:rPr>
        <w:instrText xml:space="preserve"> ADDIN ZOTERO_ITEM CSL_CITATION {"citationID":"TfcO66PX","properties":{"formattedCitation":"\\super 2\\nosupersub{}","plainCitation":"2","noteIndex":0},"citationItems":[{"id":5878,"uris":["http://zotero.org/groups/5952805/items/XGFQT5RX"],"itemData":{"id":5878,"type":"article-journal","abstract":"Background:\nThe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M."}],"issued":{"date-parts":[["2015",5,20]]}}}],"schema":"https://github.com/citation-style-language/schema/raw/master/csl-citation.json"} </w:instrText>
      </w:r>
      <w:r w:rsidR="00277EBC">
        <w:rPr>
          <w:rFonts w:ascii="Arial" w:hAnsi="Arial" w:cs="Arial"/>
        </w:rPr>
        <w:fldChar w:fldCharType="separate"/>
      </w:r>
      <w:r w:rsidR="00203DD4" w:rsidRPr="00203DD4">
        <w:rPr>
          <w:rFonts w:ascii="Arial" w:hAnsi="Arial" w:cs="Arial"/>
          <w:kern w:val="0"/>
          <w:vertAlign w:val="superscript"/>
        </w:rPr>
        <w:t>2</w:t>
      </w:r>
      <w:r w:rsidR="00277EBC">
        <w:rPr>
          <w:rFonts w:ascii="Arial" w:hAnsi="Arial" w:cs="Arial"/>
        </w:rPr>
        <w:fldChar w:fldCharType="end"/>
      </w:r>
      <w:ins w:id="5" w:author="Sanaka, Krishna" w:date="2025-12-02T18:09:00Z" w16du:dateUtc="2025-12-02T23:09:00Z">
        <w:r w:rsidR="00E9223B">
          <w:rPr>
            <w:rFonts w:ascii="Arial" w:hAnsi="Arial" w:cs="Arial"/>
          </w:rPr>
          <w:t xml:space="preserve"> Patients with osteomyelitis show more than double the mortality </w:t>
        </w:r>
      </w:ins>
      <w:ins w:id="6" w:author="Sanaka, Krishna" w:date="2025-12-02T18:10:00Z" w16du:dateUtc="2025-12-02T23:10:00Z">
        <w:r w:rsidR="0047121E">
          <w:rPr>
            <w:rFonts w:ascii="Arial" w:hAnsi="Arial" w:cs="Arial"/>
          </w:rPr>
          <w:t xml:space="preserve">rate of </w:t>
        </w:r>
        <w:r w:rsidR="007A609C">
          <w:rPr>
            <w:rFonts w:ascii="Arial" w:hAnsi="Arial" w:cs="Arial"/>
          </w:rPr>
          <w:t xml:space="preserve">patients without </w:t>
        </w:r>
        <w:r w:rsidR="00D05D3F">
          <w:rPr>
            <w:rFonts w:ascii="Arial" w:hAnsi="Arial" w:cs="Arial"/>
          </w:rPr>
          <w:t>osteomyelitis, especially in older populations.</w:t>
        </w:r>
      </w:ins>
      <w:r w:rsidR="002B640F">
        <w:rPr>
          <w:rFonts w:ascii="Arial" w:hAnsi="Arial" w:cs="Arial"/>
        </w:rPr>
        <w:fldChar w:fldCharType="begin"/>
      </w:r>
      <w:r w:rsidR="002B640F">
        <w:rPr>
          <w:rFonts w:ascii="Arial" w:hAnsi="Arial" w:cs="Arial"/>
        </w:rPr>
        <w:instrText xml:space="preserve"> ADDIN ZOTERO_ITEM CSL_CITATION {"citationID":"06qQ0uYY","properties":{"formattedCitation":"\\super 3\\nosupersub{}","plainCitation":"3","noteIndex":0},"citationItems":[{"id":6784,"uris":["http://zotero.org/groups/5952805/items/BGTH7MPJ"],"itemData":{"id":6784,"type":"article-journal","abstract":"Background\nThe elderly are predisposed to chronic osteomyelitis because of the immunocompromised nature of aging and increasing number of chronic comorbidities. Chronic osteomyelitis may significantly affect the health of the elderly; however, its impact on long-term mortality remains unclear. We conceived this retrospective nationwide population-based cohort study to address this issue.\n\nMethods\nWe identified 10,615 elderly patients (≥65 years) comprising 965 patients with chronic osteomyelitis and 9650 without chronic osteomyelitis matched at a ratio of 1:10 by age and gender between 1999 and 2010 from the Taiwan National Health Insurance Research Database. The risk of chronic osteomyelitis between the two cohorts was compared by a following-up until 2011.\n\nResults\nPatients with chronic osteomyelitis had a significantly higher mortality risk than those without chronic osteomyelitis [incidence rate ratio (IRR): 2.29; 95 % confidence interval (CI): 2.01–2.59], particularly the old elderly (≥85 years; IRR: 3.27; 95 % CI: 2.22–4.82) and males (IRR: 2.7; 95 % CI: 2.31–3.16). The highest mortality risk was observed in the first month (IRR: 5.01; 95 % CI: 2.02–12.42), and it remained persistently higher even after 6 years (IRR: 1.53; 95 % CI: 1.13–2.06) of follow-up. Cox proportional hazard regression analysis showed that chronic osteomyelitis [adjusted hazard ratio (AHR): 1.89; 95 % CI: 1.66–2.15], advanced age (≥85 years; AHR: 2.02; 95 % CI: 1.70–2.41), male (AHR: 1.34; 95 % CI: 1.22–1.48), and chronic comorbidities were independent predictors of mortality.\n\nConclusions\nThis study demonstrated that chronic osteomyelitis significantly increased the long-term mortality risk in the elderly. Therefore, strategies for prevention and treatment of chronic osteomyelitis and concomitant control of chronic comorbidities are very important for the management of the elderly, particularly for a future with an increasingly aged population worldwide.","container-title":"BMC Geriatrics","DOI":"10.1186/s12877-016-0248-8","ISSN":"1471-2318","journalAbbreviation":"BMC Geriatr","note":"PMID: 27029408\nPMCID: PMC4815108","page":"72","source":"PubMed Central","title":"Chronic osteomyelitis increases long-term mortality risk in the elderly: a nationwide population-based cohort study","title-short":"Chronic osteomyelitis increases long-term mortality risk in the elderly","volume":"16","author":[{"family":"Huang","given":"Chien-Cheng"},{"family":"Tsai","given":"Kang-Ting"},{"family":"Weng","given":"Shih-Feng"},{"family":"Lin","given":"Hung-Jung"},{"family":"Huang","given":"Hung-Sheng"},{"family":"Wang","given":"Jhi-Joung"},{"family":"Guo","given":"How-Ran"},{"family":"Hsu","given":"Chien-Chin"}],"issued":{"date-parts":[["2016",3,31]]}}}],"schema":"https://github.com/citation-style-language/schema/raw/master/csl-citation.json"} </w:instrText>
      </w:r>
      <w:r w:rsidR="002B640F">
        <w:rPr>
          <w:rFonts w:ascii="Arial" w:hAnsi="Arial" w:cs="Arial"/>
        </w:rPr>
        <w:fldChar w:fldCharType="separate"/>
      </w:r>
      <w:r w:rsidR="002B640F" w:rsidRPr="002B640F">
        <w:rPr>
          <w:rFonts w:ascii="Arial" w:hAnsi="Arial" w:cs="Arial"/>
          <w:kern w:val="0"/>
          <w:vertAlign w:val="superscript"/>
        </w:rPr>
        <w:t>3</w:t>
      </w:r>
      <w:r w:rsidR="002B640F">
        <w:rPr>
          <w:rFonts w:ascii="Arial" w:hAnsi="Arial" w:cs="Arial"/>
        </w:rPr>
        <w:fldChar w:fldCharType="end"/>
      </w:r>
    </w:p>
    <w:p w14:paraId="632806D7" w14:textId="328B5620" w:rsidR="00277EBC" w:rsidRDefault="00277EBC" w:rsidP="00FD703E">
      <w:pPr>
        <w:spacing w:after="0" w:line="480" w:lineRule="auto"/>
        <w:rPr>
          <w:rFonts w:ascii="Arial" w:hAnsi="Arial" w:cs="Arial"/>
        </w:rPr>
      </w:pPr>
      <w:r>
        <w:rPr>
          <w:rFonts w:ascii="Arial" w:hAnsi="Arial" w:cs="Arial"/>
        </w:rPr>
        <w:tab/>
      </w:r>
      <w:r w:rsidR="00675B53">
        <w:rPr>
          <w:rFonts w:ascii="Arial" w:hAnsi="Arial" w:cs="Arial"/>
        </w:rPr>
        <w:t xml:space="preserve">Despite its </w:t>
      </w:r>
      <w:r w:rsidR="003946C8">
        <w:rPr>
          <w:rFonts w:ascii="Arial" w:hAnsi="Arial" w:cs="Arial"/>
        </w:rPr>
        <w:t xml:space="preserve">severity and </w:t>
      </w:r>
      <w:r w:rsidR="00EE5E04">
        <w:rPr>
          <w:rFonts w:ascii="Arial" w:hAnsi="Arial" w:cs="Arial"/>
        </w:rPr>
        <w:t xml:space="preserve">growing </w:t>
      </w:r>
      <w:r w:rsidR="003C3120">
        <w:rPr>
          <w:rFonts w:ascii="Arial" w:hAnsi="Arial" w:cs="Arial"/>
        </w:rPr>
        <w:t>prevalence</w:t>
      </w:r>
      <w:r w:rsidR="00370E21">
        <w:rPr>
          <w:rFonts w:ascii="Arial" w:hAnsi="Arial" w:cs="Arial"/>
        </w:rPr>
        <w:t xml:space="preserve">, </w:t>
      </w:r>
      <w:r w:rsidR="00ED64D4">
        <w:rPr>
          <w:rFonts w:ascii="Arial" w:hAnsi="Arial" w:cs="Arial"/>
        </w:rPr>
        <w:t xml:space="preserve">the </w:t>
      </w:r>
      <w:r w:rsidR="0009075C">
        <w:rPr>
          <w:rFonts w:ascii="Arial" w:hAnsi="Arial" w:cs="Arial"/>
        </w:rPr>
        <w:t xml:space="preserve">national </w:t>
      </w:r>
      <w:r w:rsidR="00B3178B">
        <w:rPr>
          <w:rFonts w:ascii="Arial" w:hAnsi="Arial" w:cs="Arial"/>
        </w:rPr>
        <w:t xml:space="preserve">osteomyelitis-related mortality rate </w:t>
      </w:r>
      <w:r w:rsidR="00523753">
        <w:rPr>
          <w:rFonts w:ascii="Arial" w:hAnsi="Arial" w:cs="Arial"/>
        </w:rPr>
        <w:t xml:space="preserve">is </w:t>
      </w:r>
      <w:r w:rsidR="00203DD4">
        <w:rPr>
          <w:rFonts w:ascii="Arial" w:hAnsi="Arial" w:cs="Arial"/>
        </w:rPr>
        <w:t>understudied</w:t>
      </w:r>
      <w:r w:rsidR="00523753">
        <w:rPr>
          <w:rFonts w:ascii="Arial" w:hAnsi="Arial" w:cs="Arial"/>
        </w:rPr>
        <w:t xml:space="preserve">. </w:t>
      </w:r>
      <w:r w:rsidR="001367CA">
        <w:rPr>
          <w:rFonts w:ascii="Arial" w:hAnsi="Arial" w:cs="Arial"/>
        </w:rPr>
        <w:t xml:space="preserve">Most existing research regarding </w:t>
      </w:r>
      <w:r w:rsidR="00BF414C">
        <w:rPr>
          <w:rFonts w:ascii="Arial" w:hAnsi="Arial" w:cs="Arial"/>
        </w:rPr>
        <w:t xml:space="preserve">the disease </w:t>
      </w:r>
      <w:r w:rsidR="00B31113">
        <w:rPr>
          <w:rFonts w:ascii="Arial" w:hAnsi="Arial" w:cs="Arial"/>
        </w:rPr>
        <w:t xml:space="preserve">focuses </w:t>
      </w:r>
      <w:r w:rsidR="001A7C50">
        <w:rPr>
          <w:rFonts w:ascii="Arial" w:hAnsi="Arial" w:cs="Arial"/>
        </w:rPr>
        <w:t xml:space="preserve">on clinical outcomes or treatment strategies </w:t>
      </w:r>
      <w:r w:rsidR="005E5D8E">
        <w:rPr>
          <w:rFonts w:ascii="Arial" w:hAnsi="Arial" w:cs="Arial"/>
        </w:rPr>
        <w:t xml:space="preserve">in </w:t>
      </w:r>
      <w:r w:rsidR="008E22AD">
        <w:rPr>
          <w:rFonts w:ascii="Arial" w:hAnsi="Arial" w:cs="Arial"/>
        </w:rPr>
        <w:t>selected</w:t>
      </w:r>
      <w:r w:rsidR="0008611B">
        <w:rPr>
          <w:rFonts w:ascii="Arial" w:hAnsi="Arial" w:cs="Arial"/>
        </w:rPr>
        <w:t xml:space="preserve"> populations, </w:t>
      </w:r>
      <w:r w:rsidR="0076282A">
        <w:rPr>
          <w:rFonts w:ascii="Arial" w:hAnsi="Arial" w:cs="Arial"/>
        </w:rPr>
        <w:t xml:space="preserve">with limited information available regarding </w:t>
      </w:r>
      <w:r w:rsidR="00115D45">
        <w:rPr>
          <w:rFonts w:ascii="Arial" w:hAnsi="Arial" w:cs="Arial"/>
        </w:rPr>
        <w:t xml:space="preserve">long-term, population-level trends </w:t>
      </w:r>
      <w:r w:rsidR="00313D52">
        <w:rPr>
          <w:rFonts w:ascii="Arial" w:hAnsi="Arial" w:cs="Arial"/>
        </w:rPr>
        <w:t xml:space="preserve">in </w:t>
      </w:r>
      <w:r w:rsidR="00C435F2">
        <w:rPr>
          <w:rFonts w:ascii="Arial" w:hAnsi="Arial" w:cs="Arial"/>
        </w:rPr>
        <w:t xml:space="preserve">osteomyelitis as the underlying cause of mortality. </w:t>
      </w:r>
      <w:r w:rsidR="00A33459">
        <w:rPr>
          <w:rFonts w:ascii="Arial" w:hAnsi="Arial" w:cs="Arial"/>
        </w:rPr>
        <w:t xml:space="preserve">Moreover, </w:t>
      </w:r>
      <w:r w:rsidR="008F2FCF">
        <w:rPr>
          <w:rFonts w:ascii="Arial" w:hAnsi="Arial" w:cs="Arial"/>
        </w:rPr>
        <w:t xml:space="preserve">the role of comorbid conditions and </w:t>
      </w:r>
      <w:r w:rsidR="004660CE">
        <w:rPr>
          <w:rFonts w:ascii="Arial" w:hAnsi="Arial" w:cs="Arial"/>
        </w:rPr>
        <w:t xml:space="preserve">disparities across demographic groups </w:t>
      </w:r>
      <w:r w:rsidR="00BC179B">
        <w:rPr>
          <w:rFonts w:ascii="Arial" w:hAnsi="Arial" w:cs="Arial"/>
        </w:rPr>
        <w:t xml:space="preserve">in shaping osteomyelitis outcomes is </w:t>
      </w:r>
      <w:r w:rsidR="008E50F7">
        <w:rPr>
          <w:rFonts w:ascii="Arial" w:hAnsi="Arial" w:cs="Arial"/>
        </w:rPr>
        <w:t>poorly</w:t>
      </w:r>
      <w:r w:rsidR="00BC179B">
        <w:rPr>
          <w:rFonts w:ascii="Arial" w:hAnsi="Arial" w:cs="Arial"/>
        </w:rPr>
        <w:t xml:space="preserve"> understood. </w:t>
      </w:r>
      <w:r w:rsidR="003C3120">
        <w:rPr>
          <w:rFonts w:ascii="Arial" w:hAnsi="Arial" w:cs="Arial"/>
        </w:rPr>
        <w:t>W</w:t>
      </w:r>
      <w:r w:rsidR="008E50F7">
        <w:rPr>
          <w:rFonts w:ascii="Arial" w:hAnsi="Arial" w:cs="Arial"/>
        </w:rPr>
        <w:t xml:space="preserve">e aim to fill knowledge gaps regarding osteomyelitis-related mortality burden and trends in the </w:t>
      </w:r>
      <w:r w:rsidR="003C3120">
        <w:rPr>
          <w:rFonts w:ascii="Arial" w:hAnsi="Arial" w:cs="Arial"/>
        </w:rPr>
        <w:t xml:space="preserve">U.S. </w:t>
      </w:r>
      <w:r w:rsidR="008E50F7">
        <w:rPr>
          <w:rFonts w:ascii="Arial" w:hAnsi="Arial" w:cs="Arial"/>
        </w:rPr>
        <w:t xml:space="preserve">to better inform prevention and treatment needs.  </w:t>
      </w:r>
      <w:r w:rsidR="00313D52">
        <w:rPr>
          <w:rFonts w:ascii="Arial" w:hAnsi="Arial" w:cs="Arial"/>
        </w:rPr>
        <w:t xml:space="preserve"> </w:t>
      </w:r>
    </w:p>
    <w:p w14:paraId="68E73E36" w14:textId="77777777" w:rsidR="00FB56E0" w:rsidRDefault="00FB56E0" w:rsidP="00FD703E">
      <w:pPr>
        <w:spacing w:after="0" w:line="480" w:lineRule="auto"/>
        <w:rPr>
          <w:rFonts w:ascii="Arial" w:hAnsi="Arial" w:cs="Arial"/>
          <w:b/>
          <w:bCs/>
        </w:rPr>
      </w:pPr>
    </w:p>
    <w:p w14:paraId="1F12CCE8" w14:textId="0EB24AAB" w:rsidR="008E50F7" w:rsidRPr="003C6508" w:rsidRDefault="008E50F7" w:rsidP="00FD703E">
      <w:pPr>
        <w:spacing w:after="0" w:line="480" w:lineRule="auto"/>
        <w:rPr>
          <w:rFonts w:ascii="Arial" w:hAnsi="Arial" w:cs="Arial"/>
          <w:b/>
          <w:bCs/>
        </w:rPr>
      </w:pPr>
      <w:r>
        <w:rPr>
          <w:rFonts w:ascii="Arial" w:hAnsi="Arial" w:cs="Arial"/>
          <w:b/>
          <w:bCs/>
        </w:rPr>
        <w:t>Methods:</w:t>
      </w:r>
    </w:p>
    <w:p w14:paraId="1CB5B09B" w14:textId="6FE16F26" w:rsidR="00A314B4" w:rsidRDefault="00270F5A" w:rsidP="00E605EF">
      <w:pPr>
        <w:spacing w:after="0" w:line="480" w:lineRule="auto"/>
        <w:rPr>
          <w:rFonts w:ascii="Arial" w:hAnsi="Arial" w:cs="Arial"/>
        </w:rPr>
      </w:pPr>
      <w:r>
        <w:rPr>
          <w:rFonts w:ascii="Arial" w:hAnsi="Arial" w:cs="Arial"/>
        </w:rPr>
        <w:tab/>
      </w:r>
      <w:r w:rsidR="008E50F7">
        <w:rPr>
          <w:rFonts w:ascii="Arial" w:hAnsi="Arial" w:cs="Arial"/>
        </w:rPr>
        <w:t>We used the CDC WONDER Underlying Cause of Death database to examine</w:t>
      </w:r>
      <w:r w:rsidR="00880EAA">
        <w:rPr>
          <w:rFonts w:ascii="Arial" w:hAnsi="Arial" w:cs="Arial"/>
        </w:rPr>
        <w:t xml:space="preserve"> </w:t>
      </w:r>
      <w:r w:rsidR="003B2787">
        <w:rPr>
          <w:rFonts w:ascii="Arial" w:hAnsi="Arial" w:cs="Arial"/>
        </w:rPr>
        <w:t xml:space="preserve">trends </w:t>
      </w:r>
      <w:r w:rsidR="00917C27">
        <w:rPr>
          <w:rFonts w:ascii="Arial" w:hAnsi="Arial" w:cs="Arial"/>
        </w:rPr>
        <w:t xml:space="preserve">in osteomyelitis-related deaths in the </w:t>
      </w:r>
      <w:r w:rsidR="003C3120">
        <w:rPr>
          <w:rFonts w:ascii="Arial" w:hAnsi="Arial" w:cs="Arial"/>
        </w:rPr>
        <w:t>U.S.,</w:t>
      </w:r>
      <w:r w:rsidR="00917C27">
        <w:rPr>
          <w:rFonts w:ascii="Arial" w:hAnsi="Arial" w:cs="Arial"/>
        </w:rPr>
        <w:t xml:space="preserve"> 1999</w:t>
      </w:r>
      <w:r w:rsidR="003C3120">
        <w:rPr>
          <w:rFonts w:ascii="Arial" w:hAnsi="Arial" w:cs="Arial"/>
        </w:rPr>
        <w:t>-</w:t>
      </w:r>
      <w:r w:rsidR="009763E9">
        <w:rPr>
          <w:rFonts w:ascii="Arial" w:hAnsi="Arial" w:cs="Arial"/>
        </w:rPr>
        <w:t>2023.</w:t>
      </w:r>
      <w:r w:rsidR="00401576">
        <w:rPr>
          <w:rFonts w:ascii="Arial" w:hAnsi="Arial" w:cs="Arial"/>
        </w:rPr>
        <w:fldChar w:fldCharType="begin"/>
      </w:r>
      <w:r w:rsidR="002B640F">
        <w:rPr>
          <w:rFonts w:ascii="Arial" w:hAnsi="Arial" w:cs="Arial"/>
        </w:rPr>
        <w:instrText xml:space="preserve"> ADDIN ZOTERO_ITEM CSL_CITATION {"citationID":"WhZZpve5","properties":{"formattedCitation":"\\super 4\\nosupersub{}","plainCitation":"4","noteIndex":0},"citationItems":[{"id":5572,"uris":["http://zotero.org/groups/5952805/items/CSPPI9H8"],"itemData":{"id":5572,"type":"webpage","container-title":"Centers for Disease Control and Prevention","title":"CDC WONDER","URL":"https://wonder.cdc.gov/","author":[{"family":"Centers for Disease Control and Prevention","given":""}],"accessed":{"date-parts":[["2025",4,15]]},"issued":{"date-parts":[["2025",4,8]]}}}],"schema":"https://github.com/citation-style-language/schema/raw/master/csl-citation.json"} </w:instrText>
      </w:r>
      <w:r w:rsidR="00401576">
        <w:rPr>
          <w:rFonts w:ascii="Arial" w:hAnsi="Arial" w:cs="Arial"/>
        </w:rPr>
        <w:fldChar w:fldCharType="separate"/>
      </w:r>
      <w:r w:rsidR="002B640F" w:rsidRPr="002B640F">
        <w:rPr>
          <w:rFonts w:ascii="Arial" w:hAnsi="Arial" w:cs="Arial"/>
          <w:kern w:val="0"/>
          <w:vertAlign w:val="superscript"/>
        </w:rPr>
        <w:t>4</w:t>
      </w:r>
      <w:r w:rsidR="00401576">
        <w:rPr>
          <w:rFonts w:ascii="Arial" w:hAnsi="Arial" w:cs="Arial"/>
        </w:rPr>
        <w:fldChar w:fldCharType="end"/>
      </w:r>
      <w:r w:rsidR="009763E9">
        <w:rPr>
          <w:rFonts w:ascii="Arial" w:hAnsi="Arial" w:cs="Arial"/>
        </w:rPr>
        <w:t xml:space="preserve"> </w:t>
      </w:r>
      <w:r w:rsidR="007E7C76">
        <w:rPr>
          <w:rFonts w:ascii="Arial" w:hAnsi="Arial" w:cs="Arial"/>
        </w:rPr>
        <w:t xml:space="preserve">This </w:t>
      </w:r>
      <w:r w:rsidR="00BE1EA0">
        <w:rPr>
          <w:rFonts w:ascii="Arial" w:hAnsi="Arial" w:cs="Arial"/>
        </w:rPr>
        <w:t xml:space="preserve">publicly available </w:t>
      </w:r>
      <w:r w:rsidR="007E7C76">
        <w:rPr>
          <w:rFonts w:ascii="Arial" w:hAnsi="Arial" w:cs="Arial"/>
        </w:rPr>
        <w:t xml:space="preserve">database </w:t>
      </w:r>
      <w:r w:rsidR="008F5ACC">
        <w:rPr>
          <w:rFonts w:ascii="Arial" w:hAnsi="Arial" w:cs="Arial"/>
        </w:rPr>
        <w:t>provides nation</w:t>
      </w:r>
      <w:r w:rsidR="00BE1EA0">
        <w:rPr>
          <w:rFonts w:ascii="Arial" w:hAnsi="Arial" w:cs="Arial"/>
        </w:rPr>
        <w:t>wide</w:t>
      </w:r>
      <w:r w:rsidR="008F5ACC">
        <w:rPr>
          <w:rFonts w:ascii="Arial" w:hAnsi="Arial" w:cs="Arial"/>
        </w:rPr>
        <w:t xml:space="preserve"> mortality data based on </w:t>
      </w:r>
      <w:r w:rsidR="00F86CA6">
        <w:rPr>
          <w:rFonts w:ascii="Arial" w:hAnsi="Arial" w:cs="Arial"/>
        </w:rPr>
        <w:t xml:space="preserve">death certificates collected by the </w:t>
      </w:r>
      <w:r w:rsidR="00A8335E">
        <w:rPr>
          <w:rFonts w:ascii="Arial" w:hAnsi="Arial" w:cs="Arial"/>
        </w:rPr>
        <w:lastRenderedPageBreak/>
        <w:t>N</w:t>
      </w:r>
      <w:r w:rsidR="00F86CA6">
        <w:rPr>
          <w:rFonts w:ascii="Arial" w:hAnsi="Arial" w:cs="Arial"/>
        </w:rPr>
        <w:t xml:space="preserve">ational </w:t>
      </w:r>
      <w:r w:rsidR="00A8335E">
        <w:rPr>
          <w:rFonts w:ascii="Arial" w:hAnsi="Arial" w:cs="Arial"/>
        </w:rPr>
        <w:t>C</w:t>
      </w:r>
      <w:r w:rsidR="00F86CA6">
        <w:rPr>
          <w:rFonts w:ascii="Arial" w:hAnsi="Arial" w:cs="Arial"/>
        </w:rPr>
        <w:t xml:space="preserve">enter for </w:t>
      </w:r>
      <w:r w:rsidR="00A8335E">
        <w:rPr>
          <w:rFonts w:ascii="Arial" w:hAnsi="Arial" w:cs="Arial"/>
        </w:rPr>
        <w:t>H</w:t>
      </w:r>
      <w:r w:rsidR="00F86CA6">
        <w:rPr>
          <w:rFonts w:ascii="Arial" w:hAnsi="Arial" w:cs="Arial"/>
        </w:rPr>
        <w:t xml:space="preserve">ealth </w:t>
      </w:r>
      <w:r w:rsidR="00A8335E">
        <w:rPr>
          <w:rFonts w:ascii="Arial" w:hAnsi="Arial" w:cs="Arial"/>
        </w:rPr>
        <w:t>S</w:t>
      </w:r>
      <w:r w:rsidR="00F86CA6">
        <w:rPr>
          <w:rFonts w:ascii="Arial" w:hAnsi="Arial" w:cs="Arial"/>
        </w:rPr>
        <w:t xml:space="preserve">tatistics. </w:t>
      </w:r>
      <w:r w:rsidR="00C23143">
        <w:rPr>
          <w:rFonts w:ascii="Arial" w:hAnsi="Arial" w:cs="Arial"/>
        </w:rPr>
        <w:t xml:space="preserve">Death certificates contain a </w:t>
      </w:r>
      <w:r w:rsidR="009F0690">
        <w:rPr>
          <w:rFonts w:ascii="Arial" w:hAnsi="Arial" w:cs="Arial"/>
        </w:rPr>
        <w:t>single underlying cause</w:t>
      </w:r>
      <w:r w:rsidR="00FB2B15">
        <w:rPr>
          <w:rFonts w:ascii="Arial" w:hAnsi="Arial" w:cs="Arial"/>
        </w:rPr>
        <w:t xml:space="preserve"> (i.e., the condition directly initiated the sequence of events leading to death</w:t>
      </w:r>
      <w:r w:rsidR="00E4710E">
        <w:rPr>
          <w:rFonts w:ascii="Arial" w:hAnsi="Arial" w:cs="Arial"/>
        </w:rPr>
        <w:t>)</w:t>
      </w:r>
      <w:r w:rsidR="00FB2B15">
        <w:rPr>
          <w:rFonts w:ascii="Arial" w:hAnsi="Arial" w:cs="Arial"/>
        </w:rPr>
        <w:t xml:space="preserve"> </w:t>
      </w:r>
      <w:r w:rsidR="009F0690">
        <w:rPr>
          <w:rFonts w:ascii="Arial" w:hAnsi="Arial" w:cs="Arial"/>
        </w:rPr>
        <w:t xml:space="preserve">and up to 20 </w:t>
      </w:r>
      <w:r w:rsidR="00E672EB">
        <w:rPr>
          <w:rFonts w:ascii="Arial" w:hAnsi="Arial" w:cs="Arial"/>
        </w:rPr>
        <w:t>additional multiple causes of death</w:t>
      </w:r>
      <w:r w:rsidR="00477601">
        <w:rPr>
          <w:rFonts w:ascii="Arial" w:hAnsi="Arial" w:cs="Arial"/>
        </w:rPr>
        <w:t xml:space="preserve"> using the </w:t>
      </w:r>
      <w:r w:rsidR="00F80D7B">
        <w:rPr>
          <w:rFonts w:ascii="Arial" w:hAnsi="Arial" w:cs="Arial"/>
        </w:rPr>
        <w:t>international classification of diseases (ICD) codes</w:t>
      </w:r>
      <w:r w:rsidR="00E672EB">
        <w:rPr>
          <w:rFonts w:ascii="Arial" w:hAnsi="Arial" w:cs="Arial"/>
        </w:rPr>
        <w:t>.</w:t>
      </w:r>
      <w:r w:rsidR="0065457B">
        <w:rPr>
          <w:rFonts w:ascii="Arial" w:hAnsi="Arial" w:cs="Arial"/>
        </w:rPr>
        <w:t xml:space="preserve"> </w:t>
      </w:r>
      <w:r w:rsidR="00E0199C">
        <w:rPr>
          <w:rFonts w:ascii="Arial" w:hAnsi="Arial" w:cs="Arial"/>
        </w:rPr>
        <w:t>We defined osteomyelitis by the ICD-10 codes</w:t>
      </w:r>
      <w:r w:rsidR="008E50F7">
        <w:rPr>
          <w:rFonts w:ascii="Arial" w:hAnsi="Arial" w:cs="Arial"/>
        </w:rPr>
        <w:t>: M46.2</w:t>
      </w:r>
      <w:r w:rsidR="00547E63">
        <w:rPr>
          <w:rFonts w:ascii="Arial" w:hAnsi="Arial" w:cs="Arial"/>
        </w:rPr>
        <w:t xml:space="preserve"> (osteomyelitis of the vertebra)</w:t>
      </w:r>
      <w:r w:rsidR="008E50F7">
        <w:rPr>
          <w:rFonts w:ascii="Arial" w:hAnsi="Arial" w:cs="Arial"/>
        </w:rPr>
        <w:t>, M46.3</w:t>
      </w:r>
      <w:r w:rsidR="00D705FF">
        <w:rPr>
          <w:rFonts w:ascii="Arial" w:hAnsi="Arial" w:cs="Arial"/>
        </w:rPr>
        <w:t xml:space="preserve"> (</w:t>
      </w:r>
      <w:r w:rsidR="00096341">
        <w:rPr>
          <w:rFonts w:ascii="Arial" w:hAnsi="Arial" w:cs="Arial"/>
        </w:rPr>
        <w:t>infection of intervertebral disk [pyogenic])</w:t>
      </w:r>
      <w:r w:rsidR="008E50F7">
        <w:rPr>
          <w:rFonts w:ascii="Arial" w:hAnsi="Arial" w:cs="Arial"/>
        </w:rPr>
        <w:t>, M46.4</w:t>
      </w:r>
      <w:r w:rsidR="0020501A">
        <w:rPr>
          <w:rFonts w:ascii="Arial" w:hAnsi="Arial" w:cs="Arial"/>
        </w:rPr>
        <w:t xml:space="preserve"> (discitis, unspecified)</w:t>
      </w:r>
      <w:r w:rsidR="008E50F7">
        <w:rPr>
          <w:rFonts w:ascii="Arial" w:hAnsi="Arial" w:cs="Arial"/>
        </w:rPr>
        <w:t>, and M86</w:t>
      </w:r>
      <w:r w:rsidR="00E14629">
        <w:rPr>
          <w:rFonts w:ascii="Arial" w:hAnsi="Arial" w:cs="Arial"/>
        </w:rPr>
        <w:t xml:space="preserve"> (</w:t>
      </w:r>
      <w:r w:rsidR="001E08DF">
        <w:rPr>
          <w:rFonts w:ascii="Arial" w:hAnsi="Arial" w:cs="Arial"/>
        </w:rPr>
        <w:t>osteomyelitis)</w:t>
      </w:r>
      <w:r w:rsidR="008E50F7">
        <w:rPr>
          <w:rFonts w:ascii="Arial" w:hAnsi="Arial" w:cs="Arial"/>
        </w:rPr>
        <w:t>.</w:t>
      </w:r>
      <w:r w:rsidR="008E50F7" w:rsidRPr="008E50F7">
        <w:rPr>
          <w:rFonts w:ascii="Arial" w:hAnsi="Arial" w:cs="Arial"/>
        </w:rPr>
        <w:t xml:space="preserve"> </w:t>
      </w:r>
      <w:bookmarkStart w:id="7" w:name="_Hlk203830606"/>
      <w:r w:rsidR="00E0199C">
        <w:rPr>
          <w:rFonts w:ascii="Arial" w:hAnsi="Arial" w:cs="Arial"/>
        </w:rPr>
        <w:t>The ICD-10 codes for a</w:t>
      </w:r>
      <w:r w:rsidR="008E50F7">
        <w:rPr>
          <w:rFonts w:ascii="Arial" w:hAnsi="Arial" w:cs="Arial"/>
        </w:rPr>
        <w:t>ssessed comorbidities included diabetes</w:t>
      </w:r>
      <w:r w:rsidR="00E0199C">
        <w:rPr>
          <w:rFonts w:ascii="Arial" w:hAnsi="Arial" w:cs="Arial"/>
        </w:rPr>
        <w:t xml:space="preserve"> (</w:t>
      </w:r>
      <w:r w:rsidR="008E50F7">
        <w:rPr>
          <w:rFonts w:ascii="Arial" w:hAnsi="Arial" w:cs="Arial"/>
        </w:rPr>
        <w:t>E1</w:t>
      </w:r>
      <w:ins w:id="8" w:author="Krishna Sanaka" w:date="2025-12-24T12:31:00Z" w16du:dateUtc="2025-12-24T17:31:00Z">
        <w:r w:rsidR="00181491">
          <w:rPr>
            <w:rFonts w:ascii="Arial" w:hAnsi="Arial" w:cs="Arial"/>
          </w:rPr>
          <w:t>0</w:t>
        </w:r>
      </w:ins>
      <w:del w:id="9" w:author="Krishna Sanaka" w:date="2025-12-24T12:31:00Z" w16du:dateUtc="2025-12-24T17:31:00Z">
        <w:r w:rsidR="008E50F7" w:rsidDel="00181491">
          <w:rPr>
            <w:rFonts w:ascii="Arial" w:hAnsi="Arial" w:cs="Arial"/>
          </w:rPr>
          <w:delText>1</w:delText>
        </w:r>
      </w:del>
      <w:r w:rsidR="008E50F7">
        <w:rPr>
          <w:rFonts w:ascii="Arial" w:hAnsi="Arial" w:cs="Arial"/>
        </w:rPr>
        <w:t xml:space="preserve">-E14), peripheral vascular disease </w:t>
      </w:r>
      <w:r w:rsidR="00E0199C">
        <w:rPr>
          <w:rFonts w:ascii="Arial" w:hAnsi="Arial" w:cs="Arial"/>
        </w:rPr>
        <w:t>(</w:t>
      </w:r>
      <w:r w:rsidR="008E50F7">
        <w:rPr>
          <w:rFonts w:ascii="Arial" w:hAnsi="Arial" w:cs="Arial"/>
        </w:rPr>
        <w:t xml:space="preserve">I73.9), trauma (S00-S99, T00-T14, and T79), </w:t>
      </w:r>
      <w:r w:rsidR="00B965C0">
        <w:rPr>
          <w:rFonts w:ascii="Arial" w:hAnsi="Arial" w:cs="Arial"/>
        </w:rPr>
        <w:t xml:space="preserve">and </w:t>
      </w:r>
      <w:r w:rsidR="008E50F7">
        <w:rPr>
          <w:rFonts w:ascii="Arial" w:hAnsi="Arial" w:cs="Arial"/>
        </w:rPr>
        <w:t>decubitus ulcers (L89)</w:t>
      </w:r>
      <w:r w:rsidR="001E6F98">
        <w:rPr>
          <w:rFonts w:ascii="Arial" w:hAnsi="Arial" w:cs="Arial"/>
        </w:rPr>
        <w:t xml:space="preserve"> because these conditions are strongly associated with osteomyelitis</w:t>
      </w:r>
      <w:bookmarkEnd w:id="7"/>
      <w:r w:rsidR="008E50F7">
        <w:rPr>
          <w:rFonts w:ascii="Arial" w:hAnsi="Arial" w:cs="Arial"/>
        </w:rPr>
        <w:t>.</w:t>
      </w:r>
      <w:r w:rsidR="00A77B99">
        <w:rPr>
          <w:rFonts w:ascii="Arial" w:hAnsi="Arial" w:cs="Arial"/>
        </w:rPr>
        <w:fldChar w:fldCharType="begin"/>
      </w:r>
      <w:r w:rsidR="002E51B2">
        <w:rPr>
          <w:rFonts w:ascii="Arial" w:hAnsi="Arial" w:cs="Arial"/>
        </w:rPr>
        <w:instrText xml:space="preserve"> ADDIN ZOTERO_ITEM CSL_CITATION {"citationID":"GqtnJ3Jj","properties":{"formattedCitation":"\\super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A77B99">
        <w:rPr>
          <w:rFonts w:ascii="Arial" w:hAnsi="Arial" w:cs="Arial"/>
        </w:rPr>
        <w:fldChar w:fldCharType="separate"/>
      </w:r>
      <w:r w:rsidR="002E51B2" w:rsidRPr="002E51B2">
        <w:rPr>
          <w:rFonts w:ascii="Arial" w:hAnsi="Arial" w:cs="Arial"/>
          <w:kern w:val="0"/>
          <w:vertAlign w:val="superscript"/>
        </w:rPr>
        <w:t>1</w:t>
      </w:r>
      <w:r w:rsidR="00A77B99">
        <w:rPr>
          <w:rFonts w:ascii="Arial" w:hAnsi="Arial" w:cs="Arial"/>
        </w:rPr>
        <w:fldChar w:fldCharType="end"/>
      </w:r>
      <w:r w:rsidR="00B6797F">
        <w:rPr>
          <w:rFonts w:ascii="Arial" w:hAnsi="Arial" w:cs="Arial"/>
        </w:rPr>
        <w:t xml:space="preserve"> We calculated age-adjusted mortality rates (AAMRs) for the overall US population and stratified by key demographic and comorbidity characteristics. AAMRs were calculated per 100,000 population using the 2000 United States population and trends were modeled using log-linear regression to estimate the annual percent changes (APCs)</w:t>
      </w:r>
      <w:r w:rsidR="0053709B">
        <w:rPr>
          <w:rFonts w:ascii="Arial" w:hAnsi="Arial" w:cs="Arial"/>
        </w:rPr>
        <w:t xml:space="preserve"> along 95% confidence intervals (95%CI)</w:t>
      </w:r>
      <w:r w:rsidR="00B6797F">
        <w:rPr>
          <w:rFonts w:ascii="Arial" w:hAnsi="Arial" w:cs="Arial"/>
        </w:rPr>
        <w:t>. To account for changes from ICD-9 to ICD-10 in 2015, we conducted a stratified analysis comparing 1999-2015 to 2016-202</w:t>
      </w:r>
      <w:r w:rsidR="00B47FDA">
        <w:rPr>
          <w:rFonts w:ascii="Arial" w:hAnsi="Arial" w:cs="Arial"/>
        </w:rPr>
        <w:t>3</w:t>
      </w:r>
      <w:r w:rsidR="00B6797F">
        <w:rPr>
          <w:rFonts w:ascii="Arial" w:hAnsi="Arial" w:cs="Arial"/>
        </w:rPr>
        <w:t xml:space="preserve"> data. </w:t>
      </w:r>
      <w:r w:rsidR="00A314B4">
        <w:rPr>
          <w:rFonts w:ascii="Arial" w:hAnsi="Arial" w:cs="Arial"/>
        </w:rPr>
        <w:t xml:space="preserve">For analyses of overall osteomyelitis mortality trends, we queried the database for deaths where osteomyelitis was listed as the single underlying cause of death. For analysis </w:t>
      </w:r>
      <w:r w:rsidR="00E92DF0">
        <w:rPr>
          <w:rFonts w:ascii="Arial" w:hAnsi="Arial" w:cs="Arial"/>
        </w:rPr>
        <w:t>of trends in comorbidity-associated osteomyelitis (e.g., diabetes)</w:t>
      </w:r>
      <w:r w:rsidR="003C3120">
        <w:rPr>
          <w:rFonts w:ascii="Arial" w:hAnsi="Arial" w:cs="Arial"/>
        </w:rPr>
        <w:t>,</w:t>
      </w:r>
      <w:r w:rsidR="00E92DF0">
        <w:rPr>
          <w:rFonts w:ascii="Arial" w:hAnsi="Arial" w:cs="Arial"/>
        </w:rPr>
        <w:t xml:space="preserve"> we queried the database for deaths </w:t>
      </w:r>
      <w:r w:rsidR="00DF4F5C">
        <w:rPr>
          <w:rFonts w:ascii="Arial" w:hAnsi="Arial" w:cs="Arial"/>
        </w:rPr>
        <w:t xml:space="preserve">where osteomyelitis was listed among the multiple causes of </w:t>
      </w:r>
      <w:r w:rsidR="004C6630">
        <w:rPr>
          <w:rFonts w:ascii="Arial" w:hAnsi="Arial" w:cs="Arial"/>
        </w:rPr>
        <w:t>death,</w:t>
      </w:r>
      <w:r w:rsidR="00DF4F5C">
        <w:rPr>
          <w:rFonts w:ascii="Arial" w:hAnsi="Arial" w:cs="Arial"/>
        </w:rPr>
        <w:t xml:space="preserve"> and the comorbidity of interest was listed as</w:t>
      </w:r>
      <w:r w:rsidR="004C6630">
        <w:rPr>
          <w:rFonts w:ascii="Arial" w:hAnsi="Arial" w:cs="Arial"/>
        </w:rPr>
        <w:t xml:space="preserve"> </w:t>
      </w:r>
      <w:r w:rsidR="003C1512">
        <w:rPr>
          <w:rFonts w:ascii="Arial" w:hAnsi="Arial" w:cs="Arial"/>
        </w:rPr>
        <w:t>diabetes, peripheral vascular disease, trauma, or decubitus ulcers</w:t>
      </w:r>
      <w:r w:rsidR="00BB1BF3">
        <w:rPr>
          <w:rFonts w:ascii="Arial" w:hAnsi="Arial" w:cs="Arial"/>
        </w:rPr>
        <w:t>, also among the multiple causes</w:t>
      </w:r>
      <w:r w:rsidR="003C1512">
        <w:rPr>
          <w:rFonts w:ascii="Arial" w:hAnsi="Arial" w:cs="Arial"/>
        </w:rPr>
        <w:t>.</w:t>
      </w:r>
      <w:r w:rsidR="00F27E11">
        <w:rPr>
          <w:rFonts w:ascii="Arial" w:hAnsi="Arial" w:cs="Arial"/>
        </w:rPr>
        <w:t xml:space="preserve"> </w:t>
      </w:r>
    </w:p>
    <w:p w14:paraId="7C918723" w14:textId="170AD3E7" w:rsidR="00BD5821" w:rsidRDefault="00B6797F" w:rsidP="00FD703E">
      <w:pPr>
        <w:spacing w:after="0" w:line="480" w:lineRule="auto"/>
        <w:rPr>
          <w:rFonts w:ascii="Arial" w:hAnsi="Arial" w:cs="Arial"/>
        </w:rPr>
      </w:pPr>
      <w:r>
        <w:rPr>
          <w:rFonts w:ascii="Arial" w:hAnsi="Arial" w:cs="Arial"/>
        </w:rPr>
        <w:tab/>
      </w:r>
      <w:bookmarkStart w:id="10" w:name="_Hlk203458613"/>
      <w:r w:rsidR="00DE3192">
        <w:rPr>
          <w:rFonts w:ascii="Arial" w:hAnsi="Arial" w:cs="Arial"/>
        </w:rPr>
        <w:t xml:space="preserve">A p-value of &lt;0.05 was </w:t>
      </w:r>
      <w:r w:rsidR="00F51983">
        <w:rPr>
          <w:rFonts w:ascii="Arial" w:hAnsi="Arial" w:cs="Arial"/>
        </w:rPr>
        <w:t>considered</w:t>
      </w:r>
      <w:r w:rsidR="00DE3192">
        <w:rPr>
          <w:rFonts w:ascii="Arial" w:hAnsi="Arial" w:cs="Arial"/>
        </w:rPr>
        <w:t xml:space="preserve"> significant, and all analyses were performed using R version 4.5.0 (R Foundation for Statistical Computing, Vienn</w:t>
      </w:r>
      <w:r w:rsidR="008D1F8C">
        <w:rPr>
          <w:rFonts w:ascii="Arial" w:hAnsi="Arial" w:cs="Arial"/>
        </w:rPr>
        <w:t>a</w:t>
      </w:r>
      <w:r w:rsidR="00DE3192">
        <w:rPr>
          <w:rFonts w:ascii="Arial" w:hAnsi="Arial" w:cs="Arial"/>
        </w:rPr>
        <w:t xml:space="preserve">, Austria). All code </w:t>
      </w:r>
      <w:r w:rsidR="00DE3192">
        <w:rPr>
          <w:rFonts w:ascii="Arial" w:hAnsi="Arial" w:cs="Arial"/>
        </w:rPr>
        <w:lastRenderedPageBreak/>
        <w:t xml:space="preserve">for statistical analysis is available at </w:t>
      </w:r>
      <w:r>
        <w:fldChar w:fldCharType="begin"/>
      </w:r>
      <w:r>
        <w:instrText>HYPERLINK "https://github.com/k-sanaka/cdcwonder_osteomyelitis"</w:instrText>
      </w:r>
      <w:r>
        <w:fldChar w:fldCharType="separate"/>
      </w:r>
      <w:r w:rsidRPr="006A6301">
        <w:rPr>
          <w:rStyle w:val="Hyperlink"/>
          <w:rFonts w:ascii="Arial" w:hAnsi="Arial" w:cs="Arial"/>
        </w:rPr>
        <w:t>https://github.com/k-sanaka/cdcwonder_osteomyelitis</w:t>
      </w:r>
      <w:r>
        <w:fldChar w:fldCharType="end"/>
      </w:r>
      <w:r w:rsidR="00DE3192" w:rsidRPr="00DE3192">
        <w:rPr>
          <w:rFonts w:ascii="Arial" w:hAnsi="Arial" w:cs="Arial"/>
        </w:rPr>
        <w:t>.</w:t>
      </w:r>
    </w:p>
    <w:p w14:paraId="213C43C0" w14:textId="77777777" w:rsidR="0002705C" w:rsidRDefault="0002705C" w:rsidP="00FD703E">
      <w:pPr>
        <w:spacing w:after="0" w:line="480" w:lineRule="auto"/>
        <w:rPr>
          <w:rFonts w:ascii="Arial" w:hAnsi="Arial" w:cs="Arial"/>
          <w:b/>
          <w:bCs/>
        </w:rPr>
      </w:pPr>
    </w:p>
    <w:p w14:paraId="17B00712" w14:textId="3D20752E" w:rsidR="00B6797F" w:rsidRPr="003C6508" w:rsidRDefault="00B6797F" w:rsidP="00FD703E">
      <w:pPr>
        <w:spacing w:after="0" w:line="480" w:lineRule="auto"/>
        <w:rPr>
          <w:rFonts w:ascii="Arial" w:hAnsi="Arial" w:cs="Arial"/>
          <w:b/>
          <w:bCs/>
        </w:rPr>
      </w:pPr>
      <w:r>
        <w:rPr>
          <w:rFonts w:ascii="Arial" w:hAnsi="Arial" w:cs="Arial"/>
          <w:b/>
          <w:bCs/>
        </w:rPr>
        <w:t>Results:</w:t>
      </w:r>
    </w:p>
    <w:p w14:paraId="2D64400F" w14:textId="5B83877B" w:rsidR="0054299E" w:rsidRDefault="00AC3AE2" w:rsidP="00FD703E">
      <w:pPr>
        <w:spacing w:after="0" w:line="480" w:lineRule="auto"/>
        <w:rPr>
          <w:rFonts w:ascii="Arial" w:hAnsi="Arial" w:cs="Arial"/>
        </w:rPr>
      </w:pPr>
      <w:r>
        <w:rPr>
          <w:rFonts w:ascii="Arial" w:hAnsi="Arial" w:cs="Arial"/>
        </w:rPr>
        <w:tab/>
      </w:r>
      <w:r w:rsidR="00613F8F">
        <w:rPr>
          <w:rFonts w:ascii="Arial" w:hAnsi="Arial" w:cs="Arial"/>
        </w:rPr>
        <w:t xml:space="preserve">From </w:t>
      </w:r>
      <w:r w:rsidR="003064AC">
        <w:rPr>
          <w:rFonts w:ascii="Arial" w:hAnsi="Arial" w:cs="Arial"/>
        </w:rPr>
        <w:t>1999 to 202</w:t>
      </w:r>
      <w:r w:rsidR="003F5BA9">
        <w:rPr>
          <w:rFonts w:ascii="Arial" w:hAnsi="Arial" w:cs="Arial"/>
        </w:rPr>
        <w:t>3</w:t>
      </w:r>
      <w:r w:rsidR="003064AC">
        <w:rPr>
          <w:rFonts w:ascii="Arial" w:hAnsi="Arial" w:cs="Arial"/>
        </w:rPr>
        <w:t xml:space="preserve">, there were </w:t>
      </w:r>
      <w:r w:rsidR="000853F3">
        <w:rPr>
          <w:rFonts w:ascii="Arial" w:hAnsi="Arial" w:cs="Arial"/>
        </w:rPr>
        <w:t>55,9</w:t>
      </w:r>
      <w:ins w:id="11" w:author="Krishna Sanaka" w:date="2025-12-24T19:42:00Z" w16du:dateUtc="2025-12-25T00:42:00Z">
        <w:r w:rsidR="00EC2C39">
          <w:rPr>
            <w:rFonts w:ascii="Arial" w:hAnsi="Arial" w:cs="Arial"/>
          </w:rPr>
          <w:t>41</w:t>
        </w:r>
      </w:ins>
      <w:del w:id="12" w:author="Krishna Sanaka" w:date="2025-12-24T19:42:00Z" w16du:dateUtc="2025-12-25T00:42:00Z">
        <w:r w:rsidR="000853F3" w:rsidDel="00EC2C39">
          <w:rPr>
            <w:rFonts w:ascii="Arial" w:hAnsi="Arial" w:cs="Arial"/>
          </w:rPr>
          <w:delText>76</w:delText>
        </w:r>
      </w:del>
      <w:r w:rsidR="003966BA">
        <w:rPr>
          <w:rFonts w:ascii="Arial" w:hAnsi="Arial" w:cs="Arial"/>
        </w:rPr>
        <w:t xml:space="preserve"> </w:t>
      </w:r>
      <w:r w:rsidR="001917AF">
        <w:rPr>
          <w:rFonts w:ascii="Arial" w:hAnsi="Arial" w:cs="Arial"/>
        </w:rPr>
        <w:t>death</w:t>
      </w:r>
      <w:r w:rsidR="000B70A0">
        <w:rPr>
          <w:rFonts w:ascii="Arial" w:hAnsi="Arial" w:cs="Arial"/>
        </w:rPr>
        <w:t xml:space="preserve">s </w:t>
      </w:r>
      <w:r w:rsidR="00642B3D">
        <w:rPr>
          <w:rFonts w:ascii="Arial" w:hAnsi="Arial" w:cs="Arial"/>
        </w:rPr>
        <w:t xml:space="preserve">in the </w:t>
      </w:r>
      <w:r w:rsidR="003C3120">
        <w:rPr>
          <w:rFonts w:ascii="Arial" w:hAnsi="Arial" w:cs="Arial"/>
        </w:rPr>
        <w:t xml:space="preserve">U.S. </w:t>
      </w:r>
      <w:r w:rsidR="00642B3D">
        <w:rPr>
          <w:rFonts w:ascii="Arial" w:hAnsi="Arial" w:cs="Arial"/>
        </w:rPr>
        <w:t xml:space="preserve">where osteomyelitis was listed as the </w:t>
      </w:r>
      <w:r w:rsidR="00435A70">
        <w:rPr>
          <w:rFonts w:ascii="Arial" w:hAnsi="Arial" w:cs="Arial"/>
        </w:rPr>
        <w:t>underlying cause</w:t>
      </w:r>
      <w:r w:rsidR="00B6797F">
        <w:rPr>
          <w:rFonts w:ascii="Arial" w:hAnsi="Arial" w:cs="Arial"/>
        </w:rPr>
        <w:t xml:space="preserve"> and 131,4</w:t>
      </w:r>
      <w:ins w:id="13" w:author="Krishna Sanaka" w:date="2025-12-25T09:52:00Z" w16du:dateUtc="2025-12-25T14:52:00Z">
        <w:r w:rsidR="00951FC0">
          <w:rPr>
            <w:rFonts w:ascii="Arial" w:hAnsi="Arial" w:cs="Arial"/>
          </w:rPr>
          <w:t>11</w:t>
        </w:r>
      </w:ins>
      <w:del w:id="14" w:author="Krishna Sanaka" w:date="2025-12-25T09:52:00Z" w16du:dateUtc="2025-12-25T14:52:00Z">
        <w:r w:rsidR="00B6797F" w:rsidDel="00951FC0">
          <w:rPr>
            <w:rFonts w:ascii="Arial" w:hAnsi="Arial" w:cs="Arial"/>
          </w:rPr>
          <w:delText>90</w:delText>
        </w:r>
      </w:del>
      <w:r w:rsidR="00B6797F">
        <w:rPr>
          <w:rFonts w:ascii="Arial" w:hAnsi="Arial" w:cs="Arial"/>
        </w:rPr>
        <w:t xml:space="preserve"> deaths</w:t>
      </w:r>
      <w:r w:rsidR="00260EBD">
        <w:rPr>
          <w:rFonts w:ascii="Arial" w:hAnsi="Arial" w:cs="Arial"/>
        </w:rPr>
        <w:t xml:space="preserve"> </w:t>
      </w:r>
      <w:r w:rsidR="00834993">
        <w:rPr>
          <w:rFonts w:ascii="Arial" w:hAnsi="Arial" w:cs="Arial"/>
        </w:rPr>
        <w:t>where it was</w:t>
      </w:r>
      <w:r w:rsidR="00B6797F">
        <w:rPr>
          <w:rFonts w:ascii="Arial" w:hAnsi="Arial" w:cs="Arial"/>
        </w:rPr>
        <w:t xml:space="preserve"> listed as contributing </w:t>
      </w:r>
      <w:r w:rsidR="00834993">
        <w:rPr>
          <w:rFonts w:ascii="Arial" w:hAnsi="Arial" w:cs="Arial"/>
        </w:rPr>
        <w:t>among multiple causes</w:t>
      </w:r>
      <w:r w:rsidR="00B6797F">
        <w:rPr>
          <w:rFonts w:ascii="Arial" w:hAnsi="Arial" w:cs="Arial"/>
        </w:rPr>
        <w:t xml:space="preserve">. Among deaths where osteomyelitis was </w:t>
      </w:r>
      <w:r w:rsidR="00180A2F">
        <w:rPr>
          <w:rFonts w:ascii="Arial" w:hAnsi="Arial" w:cs="Arial"/>
        </w:rPr>
        <w:t>an underlying</w:t>
      </w:r>
      <w:r w:rsidR="00B6797F">
        <w:rPr>
          <w:rFonts w:ascii="Arial" w:hAnsi="Arial" w:cs="Arial"/>
        </w:rPr>
        <w:t xml:space="preserve"> cause, </w:t>
      </w:r>
      <w:r w:rsidR="00587D34">
        <w:rPr>
          <w:rFonts w:ascii="Arial" w:hAnsi="Arial" w:cs="Arial"/>
        </w:rPr>
        <w:t>54.0</w:t>
      </w:r>
      <w:ins w:id="15" w:author="Krishna Sanaka" w:date="2025-12-24T19:44:00Z" w16du:dateUtc="2025-12-25T00:44:00Z">
        <w:r w:rsidR="00EC2C39">
          <w:rPr>
            <w:rFonts w:ascii="Arial" w:hAnsi="Arial" w:cs="Arial"/>
          </w:rPr>
          <w:t>5</w:t>
        </w:r>
      </w:ins>
      <w:del w:id="16" w:author="Krishna Sanaka" w:date="2025-12-24T19:44:00Z" w16du:dateUtc="2025-12-25T00:44:00Z">
        <w:r w:rsidR="00587D34" w:rsidDel="00EC2C39">
          <w:rPr>
            <w:rFonts w:ascii="Arial" w:hAnsi="Arial" w:cs="Arial"/>
          </w:rPr>
          <w:delText>2</w:delText>
        </w:r>
      </w:del>
      <w:r w:rsidR="00B6797F">
        <w:rPr>
          <w:rFonts w:ascii="Arial" w:hAnsi="Arial" w:cs="Arial"/>
        </w:rPr>
        <w:t xml:space="preserve">% were men and </w:t>
      </w:r>
      <w:r w:rsidR="005C4FF7">
        <w:rPr>
          <w:rFonts w:ascii="Arial" w:hAnsi="Arial" w:cs="Arial"/>
        </w:rPr>
        <w:t>74.</w:t>
      </w:r>
      <w:ins w:id="17" w:author="Krishna Sanaka" w:date="2025-12-24T19:46:00Z" w16du:dateUtc="2025-12-25T00:46:00Z">
        <w:r w:rsidR="00EC2C39">
          <w:rPr>
            <w:rFonts w:ascii="Arial" w:hAnsi="Arial" w:cs="Arial"/>
          </w:rPr>
          <w:t>31</w:t>
        </w:r>
      </w:ins>
      <w:del w:id="18" w:author="Krishna Sanaka" w:date="2025-12-24T19:46:00Z" w16du:dateUtc="2025-12-25T00:46:00Z">
        <w:r w:rsidR="005C4FF7" w:rsidDel="00EC2C39">
          <w:rPr>
            <w:rFonts w:ascii="Arial" w:hAnsi="Arial" w:cs="Arial"/>
          </w:rPr>
          <w:delText>28</w:delText>
        </w:r>
      </w:del>
      <w:r w:rsidR="00B6797F">
        <w:rPr>
          <w:rFonts w:ascii="Arial" w:hAnsi="Arial" w:cs="Arial"/>
        </w:rPr>
        <w:t>% were non-Hispanic White. Most decedents were ≥65-years-old (</w:t>
      </w:r>
      <w:r w:rsidR="009A7F74">
        <w:rPr>
          <w:rFonts w:ascii="Arial" w:hAnsi="Arial" w:cs="Arial"/>
        </w:rPr>
        <w:t>80.</w:t>
      </w:r>
      <w:ins w:id="19" w:author="Krishna Sanaka" w:date="2025-12-24T19:48:00Z" w16du:dateUtc="2025-12-25T00:48:00Z">
        <w:r w:rsidR="007311A1">
          <w:rPr>
            <w:rFonts w:ascii="Arial" w:hAnsi="Arial" w:cs="Arial"/>
          </w:rPr>
          <w:t>12</w:t>
        </w:r>
      </w:ins>
      <w:del w:id="20" w:author="Krishna Sanaka" w:date="2025-12-24T19:48:00Z" w16du:dateUtc="2025-12-25T00:48:00Z">
        <w:r w:rsidR="009A7F74" w:rsidDel="007311A1">
          <w:rPr>
            <w:rFonts w:ascii="Arial" w:hAnsi="Arial" w:cs="Arial"/>
          </w:rPr>
          <w:delText>07</w:delText>
        </w:r>
      </w:del>
      <w:r w:rsidR="00B6797F">
        <w:rPr>
          <w:rFonts w:ascii="Arial" w:hAnsi="Arial" w:cs="Arial"/>
        </w:rPr>
        <w:t xml:space="preserve">%). Diabetes was the most common comorbid condition listed </w:t>
      </w:r>
      <w:r w:rsidR="005A6E90">
        <w:rPr>
          <w:rFonts w:ascii="Arial" w:hAnsi="Arial" w:cs="Arial"/>
        </w:rPr>
        <w:t>on</w:t>
      </w:r>
      <w:r w:rsidR="00B6797F">
        <w:rPr>
          <w:rFonts w:ascii="Arial" w:hAnsi="Arial" w:cs="Arial"/>
        </w:rPr>
        <w:t xml:space="preserve"> the certificate</w:t>
      </w:r>
      <w:r w:rsidR="005A6E90">
        <w:rPr>
          <w:rFonts w:ascii="Arial" w:hAnsi="Arial" w:cs="Arial"/>
        </w:rPr>
        <w:t>s</w:t>
      </w:r>
      <w:r w:rsidR="00B6797F">
        <w:rPr>
          <w:rFonts w:ascii="Arial" w:hAnsi="Arial" w:cs="Arial"/>
        </w:rPr>
        <w:t xml:space="preserve"> (</w:t>
      </w:r>
      <w:r w:rsidR="000001A2">
        <w:rPr>
          <w:rFonts w:ascii="Arial" w:hAnsi="Arial" w:cs="Arial"/>
        </w:rPr>
        <w:t>29.6</w:t>
      </w:r>
      <w:ins w:id="21" w:author="Krishna Sanaka" w:date="2025-12-25T09:53:00Z" w16du:dateUtc="2025-12-25T14:53:00Z">
        <w:r w:rsidR="00D63365">
          <w:rPr>
            <w:rFonts w:ascii="Arial" w:hAnsi="Arial" w:cs="Arial"/>
          </w:rPr>
          <w:t>5</w:t>
        </w:r>
      </w:ins>
      <w:del w:id="22" w:author="Krishna Sanaka" w:date="2025-12-25T09:53:00Z" w16du:dateUtc="2025-12-25T14:53:00Z">
        <w:r w:rsidR="00B9061D" w:rsidDel="00D63365">
          <w:rPr>
            <w:rFonts w:ascii="Arial" w:hAnsi="Arial" w:cs="Arial"/>
          </w:rPr>
          <w:delText>4</w:delText>
        </w:r>
      </w:del>
      <w:r w:rsidR="00B6797F">
        <w:rPr>
          <w:rFonts w:ascii="Arial" w:hAnsi="Arial" w:cs="Arial"/>
        </w:rPr>
        <w:t xml:space="preserve">%), followed by </w:t>
      </w:r>
      <w:r w:rsidR="005D789E">
        <w:rPr>
          <w:rFonts w:ascii="Arial" w:hAnsi="Arial" w:cs="Arial"/>
        </w:rPr>
        <w:t>decubitus ulcers (</w:t>
      </w:r>
      <w:r w:rsidR="0046766E">
        <w:rPr>
          <w:rFonts w:ascii="Arial" w:hAnsi="Arial" w:cs="Arial"/>
        </w:rPr>
        <w:t>9.4</w:t>
      </w:r>
      <w:ins w:id="23" w:author="Krishna Sanaka" w:date="2025-12-25T09:57:00Z" w16du:dateUtc="2025-12-25T14:57:00Z">
        <w:r w:rsidR="00AB64A0">
          <w:rPr>
            <w:rFonts w:ascii="Arial" w:hAnsi="Arial" w:cs="Arial"/>
          </w:rPr>
          <w:t>9</w:t>
        </w:r>
      </w:ins>
      <w:del w:id="24" w:author="Krishna Sanaka" w:date="2025-12-25T09:57:00Z" w16du:dateUtc="2025-12-25T14:57:00Z">
        <w:r w:rsidR="0046766E" w:rsidDel="00AB64A0">
          <w:rPr>
            <w:rFonts w:ascii="Arial" w:hAnsi="Arial" w:cs="Arial"/>
          </w:rPr>
          <w:delText>8</w:delText>
        </w:r>
      </w:del>
      <w:r w:rsidR="0046766E">
        <w:rPr>
          <w:rFonts w:ascii="Arial" w:hAnsi="Arial" w:cs="Arial"/>
        </w:rPr>
        <w:t xml:space="preserve">%), </w:t>
      </w:r>
      <w:r w:rsidR="00FF64CE">
        <w:rPr>
          <w:rFonts w:ascii="Arial" w:hAnsi="Arial" w:cs="Arial"/>
        </w:rPr>
        <w:t>peripheral vascular disease (</w:t>
      </w:r>
      <w:r w:rsidR="00EE0FED">
        <w:rPr>
          <w:rFonts w:ascii="Arial" w:hAnsi="Arial" w:cs="Arial"/>
        </w:rPr>
        <w:t xml:space="preserve">7.93%), and </w:t>
      </w:r>
      <w:r w:rsidR="00454F3E">
        <w:rPr>
          <w:rFonts w:ascii="Arial" w:hAnsi="Arial" w:cs="Arial"/>
        </w:rPr>
        <w:t>trauma (</w:t>
      </w:r>
      <w:r w:rsidR="00823E70">
        <w:rPr>
          <w:rFonts w:ascii="Arial" w:hAnsi="Arial" w:cs="Arial"/>
        </w:rPr>
        <w:t>2.</w:t>
      </w:r>
      <w:ins w:id="25" w:author="Krishna Sanaka" w:date="2025-12-25T10:02:00Z" w16du:dateUtc="2025-12-25T15:02:00Z">
        <w:r w:rsidR="000E49E6">
          <w:rPr>
            <w:rFonts w:ascii="Arial" w:hAnsi="Arial" w:cs="Arial"/>
          </w:rPr>
          <w:t>7</w:t>
        </w:r>
      </w:ins>
      <w:del w:id="26" w:author="Krishna Sanaka" w:date="2025-12-25T10:02:00Z" w16du:dateUtc="2025-12-25T15:02:00Z">
        <w:r w:rsidR="00823E70" w:rsidDel="000E49E6">
          <w:rPr>
            <w:rFonts w:ascii="Arial" w:hAnsi="Arial" w:cs="Arial"/>
          </w:rPr>
          <w:delText>6</w:delText>
        </w:r>
      </w:del>
      <w:r w:rsidR="00823E70">
        <w:rPr>
          <w:rFonts w:ascii="Arial" w:hAnsi="Arial" w:cs="Arial"/>
        </w:rPr>
        <w:t>6%).</w:t>
      </w:r>
    </w:p>
    <w:p w14:paraId="2D212524" w14:textId="7A757830" w:rsidR="00003788" w:rsidRDefault="005301C7" w:rsidP="00FD703E">
      <w:pPr>
        <w:spacing w:after="0" w:line="480" w:lineRule="auto"/>
        <w:rPr>
          <w:rFonts w:ascii="Arial" w:hAnsi="Arial" w:cs="Arial"/>
        </w:rPr>
      </w:pPr>
      <w:r>
        <w:rPr>
          <w:rFonts w:ascii="Arial" w:hAnsi="Arial" w:cs="Arial"/>
        </w:rPr>
        <w:tab/>
      </w:r>
      <w:r w:rsidR="00A10DF2">
        <w:rPr>
          <w:rFonts w:ascii="Arial" w:hAnsi="Arial" w:cs="Arial"/>
        </w:rPr>
        <w:t xml:space="preserve">The AAMR from osteomyelitis as an underlying cause of death increased from </w:t>
      </w:r>
      <w:r w:rsidR="00641E4C">
        <w:rPr>
          <w:rFonts w:ascii="Arial" w:hAnsi="Arial" w:cs="Arial"/>
        </w:rPr>
        <w:t>0.</w:t>
      </w:r>
      <w:ins w:id="27" w:author="Krishna Sanaka" w:date="2025-12-24T19:34:00Z" w16du:dateUtc="2025-12-25T00:34:00Z">
        <w:r w:rsidR="005D11F6">
          <w:rPr>
            <w:rFonts w:ascii="Arial" w:hAnsi="Arial" w:cs="Arial"/>
          </w:rPr>
          <w:t>4</w:t>
        </w:r>
      </w:ins>
      <w:del w:id="28" w:author="Krishna Sanaka" w:date="2025-12-24T19:34:00Z" w16du:dateUtc="2025-12-25T00:34:00Z">
        <w:r w:rsidR="00641E4C" w:rsidDel="005D11F6">
          <w:rPr>
            <w:rFonts w:ascii="Arial" w:hAnsi="Arial" w:cs="Arial"/>
          </w:rPr>
          <w:delText>3</w:delText>
        </w:r>
      </w:del>
      <w:r w:rsidR="00641E4C">
        <w:rPr>
          <w:rFonts w:ascii="Arial" w:hAnsi="Arial" w:cs="Arial"/>
        </w:rPr>
        <w:t xml:space="preserve">8 </w:t>
      </w:r>
      <w:r w:rsidR="00B85F74">
        <w:rPr>
          <w:rFonts w:ascii="Arial" w:hAnsi="Arial" w:cs="Arial"/>
        </w:rPr>
        <w:t xml:space="preserve">per 100,000 </w:t>
      </w:r>
      <w:r w:rsidR="00641E4C">
        <w:rPr>
          <w:rFonts w:ascii="Arial" w:hAnsi="Arial" w:cs="Arial"/>
        </w:rPr>
        <w:t xml:space="preserve">in 1999 to </w:t>
      </w:r>
      <w:r w:rsidR="00156CCE">
        <w:rPr>
          <w:rFonts w:ascii="Arial" w:hAnsi="Arial" w:cs="Arial"/>
        </w:rPr>
        <w:t>1.</w:t>
      </w:r>
      <w:ins w:id="29" w:author="Krishna Sanaka" w:date="2025-12-25T10:03:00Z" w16du:dateUtc="2025-12-25T15:03:00Z">
        <w:r w:rsidR="00204D13">
          <w:rPr>
            <w:rFonts w:ascii="Arial" w:hAnsi="Arial" w:cs="Arial"/>
          </w:rPr>
          <w:t>4</w:t>
        </w:r>
      </w:ins>
      <w:del w:id="30" w:author="Krishna Sanaka" w:date="2025-12-25T10:03:00Z" w16du:dateUtc="2025-12-25T15:03:00Z">
        <w:r w:rsidR="00156CCE" w:rsidDel="00204D13">
          <w:rPr>
            <w:rFonts w:ascii="Arial" w:hAnsi="Arial" w:cs="Arial"/>
          </w:rPr>
          <w:delText>1</w:delText>
        </w:r>
      </w:del>
      <w:r w:rsidR="00156CCE">
        <w:rPr>
          <w:rFonts w:ascii="Arial" w:hAnsi="Arial" w:cs="Arial"/>
        </w:rPr>
        <w:t>1</w:t>
      </w:r>
      <w:r w:rsidR="00126E33">
        <w:rPr>
          <w:rFonts w:ascii="Arial" w:hAnsi="Arial" w:cs="Arial"/>
        </w:rPr>
        <w:t xml:space="preserve"> </w:t>
      </w:r>
      <w:r w:rsidR="00B85F74">
        <w:rPr>
          <w:rFonts w:ascii="Arial" w:hAnsi="Arial" w:cs="Arial"/>
        </w:rPr>
        <w:t xml:space="preserve">per 100,000 </w:t>
      </w:r>
      <w:r w:rsidR="00126E33">
        <w:rPr>
          <w:rFonts w:ascii="Arial" w:hAnsi="Arial" w:cs="Arial"/>
        </w:rPr>
        <w:t xml:space="preserve">in </w:t>
      </w:r>
      <w:r w:rsidR="009A4986">
        <w:rPr>
          <w:rFonts w:ascii="Arial" w:hAnsi="Arial" w:cs="Arial"/>
        </w:rPr>
        <w:t>202</w:t>
      </w:r>
      <w:r w:rsidR="00CA6788">
        <w:rPr>
          <w:rFonts w:ascii="Arial" w:hAnsi="Arial" w:cs="Arial"/>
        </w:rPr>
        <w:t>3</w:t>
      </w:r>
      <w:r w:rsidR="0053709B">
        <w:rPr>
          <w:rFonts w:ascii="Arial" w:hAnsi="Arial" w:cs="Arial"/>
        </w:rPr>
        <w:t xml:space="preserve"> [</w:t>
      </w:r>
      <w:r w:rsidR="00A701C1">
        <w:rPr>
          <w:rFonts w:ascii="Arial" w:hAnsi="Arial" w:cs="Arial"/>
        </w:rPr>
        <w:t xml:space="preserve">APC of </w:t>
      </w:r>
      <w:r w:rsidR="00AC0EB7">
        <w:rPr>
          <w:rFonts w:ascii="Arial" w:hAnsi="Arial" w:cs="Arial"/>
        </w:rPr>
        <w:t>3.5</w:t>
      </w:r>
      <w:ins w:id="31" w:author="Krishna Sanaka" w:date="2025-12-25T10:03:00Z" w16du:dateUtc="2025-12-25T15:03:00Z">
        <w:r w:rsidR="006C1CD3">
          <w:rPr>
            <w:rFonts w:ascii="Arial" w:hAnsi="Arial" w:cs="Arial"/>
          </w:rPr>
          <w:t>7</w:t>
        </w:r>
      </w:ins>
      <w:del w:id="32" w:author="Krishna Sanaka" w:date="2025-12-25T10:03:00Z" w16du:dateUtc="2025-12-25T15:03:00Z">
        <w:r w:rsidR="00AC0EB7" w:rsidDel="006C1CD3">
          <w:rPr>
            <w:rFonts w:ascii="Arial" w:hAnsi="Arial" w:cs="Arial"/>
          </w:rPr>
          <w:delText>4</w:delText>
        </w:r>
      </w:del>
      <w:r w:rsidR="00DE5CE2">
        <w:rPr>
          <w:rFonts w:ascii="Arial" w:hAnsi="Arial" w:cs="Arial"/>
        </w:rPr>
        <w:t xml:space="preserve">% </w:t>
      </w:r>
      <w:r w:rsidR="000B3323">
        <w:rPr>
          <w:rFonts w:ascii="Arial" w:hAnsi="Arial" w:cs="Arial"/>
        </w:rPr>
        <w:t>(95% CI</w:t>
      </w:r>
      <w:r w:rsidR="0053709B">
        <w:rPr>
          <w:rFonts w:ascii="Arial" w:hAnsi="Arial" w:cs="Arial"/>
        </w:rPr>
        <w:t>)</w:t>
      </w:r>
      <w:r w:rsidR="000B3323">
        <w:rPr>
          <w:rFonts w:ascii="Arial" w:hAnsi="Arial" w:cs="Arial"/>
        </w:rPr>
        <w:t xml:space="preserve"> </w:t>
      </w:r>
      <w:r w:rsidR="00AA41E0">
        <w:rPr>
          <w:rFonts w:ascii="Arial" w:hAnsi="Arial" w:cs="Arial"/>
        </w:rPr>
        <w:t>2.8</w:t>
      </w:r>
      <w:ins w:id="33" w:author="Krishna Sanaka" w:date="2025-12-25T10:03:00Z" w16du:dateUtc="2025-12-25T15:03:00Z">
        <w:r w:rsidR="006C1CD3">
          <w:rPr>
            <w:rFonts w:ascii="Arial" w:hAnsi="Arial" w:cs="Arial"/>
          </w:rPr>
          <w:t>3</w:t>
        </w:r>
      </w:ins>
      <w:r w:rsidR="00BB5719">
        <w:rPr>
          <w:rFonts w:ascii="Arial" w:hAnsi="Arial" w:cs="Arial"/>
        </w:rPr>
        <w:t xml:space="preserve">, </w:t>
      </w:r>
      <w:r w:rsidR="00F91B94">
        <w:rPr>
          <w:rFonts w:ascii="Arial" w:hAnsi="Arial" w:cs="Arial"/>
        </w:rPr>
        <w:t>4</w:t>
      </w:r>
      <w:r w:rsidR="00BB5719">
        <w:rPr>
          <w:rFonts w:ascii="Arial" w:hAnsi="Arial" w:cs="Arial"/>
        </w:rPr>
        <w:t>.</w:t>
      </w:r>
      <w:ins w:id="34" w:author="Krishna Sanaka" w:date="2025-12-25T10:04:00Z" w16du:dateUtc="2025-12-25T15:04:00Z">
        <w:r w:rsidR="006C1CD3">
          <w:rPr>
            <w:rFonts w:ascii="Arial" w:hAnsi="Arial" w:cs="Arial"/>
          </w:rPr>
          <w:t>32</w:t>
        </w:r>
      </w:ins>
      <w:del w:id="35" w:author="Krishna Sanaka" w:date="2025-12-25T10:04:00Z" w16du:dateUtc="2025-12-25T15:04:00Z">
        <w:r w:rsidR="00BB5719" w:rsidDel="006C1CD3">
          <w:rPr>
            <w:rFonts w:ascii="Arial" w:hAnsi="Arial" w:cs="Arial"/>
          </w:rPr>
          <w:delText>28</w:delText>
        </w:r>
      </w:del>
      <w:r w:rsidR="00BB5719">
        <w:rPr>
          <w:rFonts w:ascii="Arial" w:hAnsi="Arial" w:cs="Arial"/>
        </w:rPr>
        <w:t xml:space="preserve">; p &lt; </w:t>
      </w:r>
      <w:r w:rsidR="007C0CAD">
        <w:rPr>
          <w:rFonts w:ascii="Arial" w:hAnsi="Arial" w:cs="Arial"/>
        </w:rPr>
        <w:t>0.001</w:t>
      </w:r>
      <w:r w:rsidR="00A17BB5">
        <w:rPr>
          <w:rFonts w:ascii="Arial" w:hAnsi="Arial" w:cs="Arial"/>
        </w:rPr>
        <w:t>]</w:t>
      </w:r>
      <w:r w:rsidR="00E52941">
        <w:rPr>
          <w:rFonts w:ascii="Arial" w:hAnsi="Arial" w:cs="Arial"/>
        </w:rPr>
        <w:t xml:space="preserve"> (</w:t>
      </w:r>
      <w:r w:rsidR="00E52941">
        <w:rPr>
          <w:rFonts w:ascii="Arial" w:hAnsi="Arial" w:cs="Arial"/>
          <w:b/>
          <w:bCs/>
        </w:rPr>
        <w:t>Table 1</w:t>
      </w:r>
      <w:r w:rsidR="00E52941">
        <w:rPr>
          <w:rFonts w:ascii="Arial" w:hAnsi="Arial" w:cs="Arial"/>
        </w:rPr>
        <w:t>)</w:t>
      </w:r>
      <w:r w:rsidR="00A17BB5">
        <w:rPr>
          <w:rFonts w:ascii="Arial" w:hAnsi="Arial" w:cs="Arial"/>
        </w:rPr>
        <w:t>.</w:t>
      </w:r>
      <w:r w:rsidR="000F3C6E">
        <w:rPr>
          <w:rFonts w:ascii="Arial" w:hAnsi="Arial" w:cs="Arial"/>
        </w:rPr>
        <w:t xml:space="preserve"> </w:t>
      </w:r>
      <w:r w:rsidR="009B4786">
        <w:rPr>
          <w:rFonts w:ascii="Arial" w:hAnsi="Arial" w:cs="Arial"/>
        </w:rPr>
        <w:t xml:space="preserve">Most demographic subgroups also </w:t>
      </w:r>
      <w:r w:rsidR="00090D42">
        <w:rPr>
          <w:rFonts w:ascii="Arial" w:hAnsi="Arial" w:cs="Arial"/>
        </w:rPr>
        <w:t xml:space="preserve">experienced increases in AAMR </w:t>
      </w:r>
      <w:r w:rsidR="00150350">
        <w:rPr>
          <w:rFonts w:ascii="Arial" w:hAnsi="Arial" w:cs="Arial"/>
        </w:rPr>
        <w:t xml:space="preserve">over the study period. </w:t>
      </w:r>
      <w:r w:rsidR="006A5B7C">
        <w:rPr>
          <w:rFonts w:ascii="Arial" w:hAnsi="Arial" w:cs="Arial"/>
        </w:rPr>
        <w:t>Male</w:t>
      </w:r>
      <w:r w:rsidR="0053709B">
        <w:rPr>
          <w:rFonts w:ascii="Arial" w:hAnsi="Arial" w:cs="Arial"/>
        </w:rPr>
        <w:t>s</w:t>
      </w:r>
      <w:r w:rsidR="00CE6F37">
        <w:rPr>
          <w:rFonts w:ascii="Arial" w:hAnsi="Arial" w:cs="Arial"/>
        </w:rPr>
        <w:t xml:space="preserve"> </w:t>
      </w:r>
      <w:r w:rsidR="00A71828">
        <w:rPr>
          <w:rFonts w:ascii="Arial" w:hAnsi="Arial" w:cs="Arial"/>
        </w:rPr>
        <w:t xml:space="preserve">had an APC in their AAMRs </w:t>
      </w:r>
      <w:r w:rsidR="00295AEB">
        <w:rPr>
          <w:rFonts w:ascii="Arial" w:hAnsi="Arial" w:cs="Arial"/>
        </w:rPr>
        <w:t xml:space="preserve">of </w:t>
      </w:r>
      <w:r w:rsidR="00AF61AA">
        <w:rPr>
          <w:rFonts w:ascii="Arial" w:hAnsi="Arial" w:cs="Arial"/>
        </w:rPr>
        <w:t>3.</w:t>
      </w:r>
      <w:r w:rsidR="000C4944">
        <w:rPr>
          <w:rFonts w:ascii="Arial" w:hAnsi="Arial" w:cs="Arial"/>
        </w:rPr>
        <w:t>92</w:t>
      </w:r>
      <w:r w:rsidR="00AF61AA">
        <w:rPr>
          <w:rFonts w:ascii="Arial" w:hAnsi="Arial" w:cs="Arial"/>
        </w:rPr>
        <w:t xml:space="preserve">% (95% CI: </w:t>
      </w:r>
      <w:r w:rsidR="00F83938">
        <w:rPr>
          <w:rFonts w:ascii="Arial" w:hAnsi="Arial" w:cs="Arial"/>
        </w:rPr>
        <w:t>3.23</w:t>
      </w:r>
      <w:r w:rsidR="00443498">
        <w:rPr>
          <w:rFonts w:ascii="Arial" w:hAnsi="Arial" w:cs="Arial"/>
        </w:rPr>
        <w:t xml:space="preserve">, </w:t>
      </w:r>
      <w:r w:rsidR="00F909FF">
        <w:rPr>
          <w:rFonts w:ascii="Arial" w:hAnsi="Arial" w:cs="Arial"/>
        </w:rPr>
        <w:t>4.61</w:t>
      </w:r>
      <w:r w:rsidR="00443498">
        <w:rPr>
          <w:rFonts w:ascii="Arial" w:hAnsi="Arial" w:cs="Arial"/>
        </w:rPr>
        <w:t>; p &lt; 0.001)</w:t>
      </w:r>
      <w:r w:rsidR="008317F2">
        <w:rPr>
          <w:rFonts w:ascii="Arial" w:hAnsi="Arial" w:cs="Arial"/>
        </w:rPr>
        <w:t>, while female</w:t>
      </w:r>
      <w:r w:rsidR="0053709B">
        <w:rPr>
          <w:rFonts w:ascii="Arial" w:hAnsi="Arial" w:cs="Arial"/>
        </w:rPr>
        <w:t>s</w:t>
      </w:r>
      <w:r w:rsidR="008317F2">
        <w:rPr>
          <w:rFonts w:ascii="Arial" w:hAnsi="Arial" w:cs="Arial"/>
        </w:rPr>
        <w:t xml:space="preserve"> had an APC of </w:t>
      </w:r>
      <w:r w:rsidR="00F13311">
        <w:rPr>
          <w:rFonts w:ascii="Arial" w:hAnsi="Arial" w:cs="Arial"/>
        </w:rPr>
        <w:t>3.0</w:t>
      </w:r>
      <w:ins w:id="36" w:author="Krishna Sanaka" w:date="2025-12-25T10:04:00Z" w16du:dateUtc="2025-12-25T15:04:00Z">
        <w:r w:rsidR="00DE3E48">
          <w:rPr>
            <w:rFonts w:ascii="Arial" w:hAnsi="Arial" w:cs="Arial"/>
          </w:rPr>
          <w:t>6</w:t>
        </w:r>
      </w:ins>
      <w:del w:id="37" w:author="Krishna Sanaka" w:date="2025-12-25T10:04:00Z" w16du:dateUtc="2025-12-25T15:04:00Z">
        <w:r w:rsidR="00F13311" w:rsidDel="00DE3E48">
          <w:rPr>
            <w:rFonts w:ascii="Arial" w:hAnsi="Arial" w:cs="Arial"/>
          </w:rPr>
          <w:delText>5</w:delText>
        </w:r>
      </w:del>
      <w:r w:rsidR="005924A9">
        <w:rPr>
          <w:rFonts w:ascii="Arial" w:hAnsi="Arial" w:cs="Arial"/>
        </w:rPr>
        <w:t xml:space="preserve"> </w:t>
      </w:r>
      <w:r w:rsidR="00D42EB0">
        <w:rPr>
          <w:rFonts w:ascii="Arial" w:hAnsi="Arial" w:cs="Arial"/>
        </w:rPr>
        <w:t>(</w:t>
      </w:r>
      <w:r w:rsidR="005924A9">
        <w:rPr>
          <w:rFonts w:ascii="Arial" w:hAnsi="Arial" w:cs="Arial"/>
        </w:rPr>
        <w:t xml:space="preserve">95% CI: </w:t>
      </w:r>
      <w:r w:rsidR="00E46390">
        <w:rPr>
          <w:rFonts w:ascii="Arial" w:hAnsi="Arial" w:cs="Arial"/>
        </w:rPr>
        <w:t>2.2</w:t>
      </w:r>
      <w:ins w:id="38" w:author="Krishna Sanaka" w:date="2025-12-25T10:04:00Z" w16du:dateUtc="2025-12-25T15:04:00Z">
        <w:r w:rsidR="00DE3E48">
          <w:rPr>
            <w:rFonts w:ascii="Arial" w:hAnsi="Arial" w:cs="Arial"/>
          </w:rPr>
          <w:t>2</w:t>
        </w:r>
      </w:ins>
      <w:del w:id="39" w:author="Krishna Sanaka" w:date="2025-12-25T10:04:00Z" w16du:dateUtc="2025-12-25T15:04:00Z">
        <w:r w:rsidR="00E46390" w:rsidDel="00DE3E48">
          <w:rPr>
            <w:rFonts w:ascii="Arial" w:hAnsi="Arial" w:cs="Arial"/>
          </w:rPr>
          <w:delText>1</w:delText>
        </w:r>
      </w:del>
      <w:r w:rsidR="00C619B0">
        <w:rPr>
          <w:rFonts w:ascii="Arial" w:hAnsi="Arial" w:cs="Arial"/>
        </w:rPr>
        <w:t xml:space="preserve">, </w:t>
      </w:r>
      <w:r w:rsidR="00E46390">
        <w:rPr>
          <w:rFonts w:ascii="Arial" w:hAnsi="Arial" w:cs="Arial"/>
        </w:rPr>
        <w:t>3.</w:t>
      </w:r>
      <w:del w:id="40" w:author="Krishna Sanaka" w:date="2025-12-25T10:04:00Z" w16du:dateUtc="2025-12-25T15:04:00Z">
        <w:r w:rsidR="00E46390" w:rsidDel="00DE3E48">
          <w:rPr>
            <w:rFonts w:ascii="Arial" w:hAnsi="Arial" w:cs="Arial"/>
          </w:rPr>
          <w:delText>8</w:delText>
        </w:r>
      </w:del>
      <w:r w:rsidR="00E46390">
        <w:rPr>
          <w:rFonts w:ascii="Arial" w:hAnsi="Arial" w:cs="Arial"/>
        </w:rPr>
        <w:t>9</w:t>
      </w:r>
      <w:r w:rsidR="00C619B0">
        <w:rPr>
          <w:rFonts w:ascii="Arial" w:hAnsi="Arial" w:cs="Arial"/>
        </w:rPr>
        <w:t xml:space="preserve">: p &lt; 0.001). </w:t>
      </w:r>
      <w:r w:rsidR="00060231">
        <w:rPr>
          <w:rFonts w:ascii="Arial" w:hAnsi="Arial" w:cs="Arial"/>
        </w:rPr>
        <w:t xml:space="preserve">Regarding </w:t>
      </w:r>
      <w:r w:rsidR="000A0753">
        <w:rPr>
          <w:rFonts w:ascii="Arial" w:hAnsi="Arial" w:cs="Arial"/>
        </w:rPr>
        <w:t xml:space="preserve">racial and ethnic groups, </w:t>
      </w:r>
      <w:r w:rsidR="002C5BD9">
        <w:rPr>
          <w:rFonts w:ascii="Arial" w:hAnsi="Arial" w:cs="Arial"/>
        </w:rPr>
        <w:t xml:space="preserve">Non-Hispanic White </w:t>
      </w:r>
      <w:r w:rsidR="005578FA" w:rsidRPr="005578FA">
        <w:rPr>
          <w:rFonts w:ascii="Arial" w:hAnsi="Arial" w:cs="Arial"/>
        </w:rPr>
        <w:t xml:space="preserve">(APC: </w:t>
      </w:r>
      <w:del w:id="41" w:author="Krishna Sanaka" w:date="2025-12-25T10:13:00Z" w16du:dateUtc="2025-12-25T15:13:00Z">
        <w:r w:rsidR="00003581" w:rsidDel="00DE3E48">
          <w:rPr>
            <w:rFonts w:ascii="Arial" w:hAnsi="Arial" w:cs="Arial"/>
          </w:rPr>
          <w:delText>4.01</w:delText>
        </w:r>
      </w:del>
      <w:ins w:id="42" w:author="Krishna Sanaka" w:date="2025-12-25T10:13:00Z" w16du:dateUtc="2025-12-25T15:13:00Z">
        <w:r w:rsidR="00DE3E48">
          <w:rPr>
            <w:rFonts w:ascii="Arial" w:hAnsi="Arial" w:cs="Arial"/>
          </w:rPr>
          <w:t>3.99</w:t>
        </w:r>
      </w:ins>
      <w:r w:rsidR="005578FA" w:rsidRPr="005578FA">
        <w:rPr>
          <w:rFonts w:ascii="Arial" w:hAnsi="Arial" w:cs="Arial"/>
        </w:rPr>
        <w:t xml:space="preserve">% [95% CI: </w:t>
      </w:r>
      <w:r w:rsidR="00820D2C">
        <w:rPr>
          <w:rFonts w:ascii="Arial" w:hAnsi="Arial" w:cs="Arial"/>
        </w:rPr>
        <w:t>3.</w:t>
      </w:r>
      <w:del w:id="43" w:author="Krishna Sanaka" w:date="2025-12-25T10:13:00Z" w16du:dateUtc="2025-12-25T15:13:00Z">
        <w:r w:rsidR="00820D2C" w:rsidDel="00BC4C0F">
          <w:rPr>
            <w:rFonts w:ascii="Arial" w:hAnsi="Arial" w:cs="Arial"/>
          </w:rPr>
          <w:delText>28</w:delText>
        </w:r>
      </w:del>
      <w:ins w:id="44" w:author="Krishna Sanaka" w:date="2025-12-25T10:13:00Z" w16du:dateUtc="2025-12-25T15:13:00Z">
        <w:r w:rsidR="00BC4C0F">
          <w:rPr>
            <w:rFonts w:ascii="Arial" w:hAnsi="Arial" w:cs="Arial"/>
          </w:rPr>
          <w:t>2</w:t>
        </w:r>
        <w:r w:rsidR="00BC4C0F">
          <w:rPr>
            <w:rFonts w:ascii="Arial" w:hAnsi="Arial" w:cs="Arial"/>
          </w:rPr>
          <w:t>4</w:t>
        </w:r>
      </w:ins>
      <w:r w:rsidR="005578FA" w:rsidRPr="005578FA">
        <w:rPr>
          <w:rFonts w:ascii="Arial" w:hAnsi="Arial" w:cs="Arial"/>
        </w:rPr>
        <w:t xml:space="preserve">%, </w:t>
      </w:r>
      <w:r w:rsidR="003A7DB0">
        <w:rPr>
          <w:rFonts w:ascii="Arial" w:hAnsi="Arial" w:cs="Arial"/>
        </w:rPr>
        <w:t>4.7</w:t>
      </w:r>
      <w:ins w:id="45" w:author="Krishna Sanaka" w:date="2025-12-25T10:14:00Z" w16du:dateUtc="2025-12-25T15:14:00Z">
        <w:r w:rsidR="00BC4C0F">
          <w:rPr>
            <w:rFonts w:ascii="Arial" w:hAnsi="Arial" w:cs="Arial"/>
          </w:rPr>
          <w:t>4</w:t>
        </w:r>
      </w:ins>
      <w:del w:id="46" w:author="Krishna Sanaka" w:date="2025-12-25T10:14:00Z" w16du:dateUtc="2025-12-25T15:14:00Z">
        <w:r w:rsidR="003A7DB0" w:rsidDel="00BC4C0F">
          <w:rPr>
            <w:rFonts w:ascii="Arial" w:hAnsi="Arial" w:cs="Arial"/>
          </w:rPr>
          <w:delText>5</w:delText>
        </w:r>
      </w:del>
      <w:r w:rsidR="005578FA" w:rsidRPr="005578FA">
        <w:rPr>
          <w:rFonts w:ascii="Arial" w:hAnsi="Arial" w:cs="Arial"/>
        </w:rPr>
        <w:t>%]; p &lt; 0.0</w:t>
      </w:r>
      <w:r w:rsidR="006226A0">
        <w:rPr>
          <w:rFonts w:ascii="Arial" w:hAnsi="Arial" w:cs="Arial"/>
        </w:rPr>
        <w:t>0</w:t>
      </w:r>
      <w:r w:rsidR="005578FA" w:rsidRPr="005578FA">
        <w:rPr>
          <w:rFonts w:ascii="Arial" w:hAnsi="Arial" w:cs="Arial"/>
        </w:rPr>
        <w:t xml:space="preserve">1), Non-Hispanic Black (APC: </w:t>
      </w:r>
      <w:r w:rsidR="008069BA">
        <w:rPr>
          <w:rFonts w:ascii="Arial" w:hAnsi="Arial" w:cs="Arial"/>
        </w:rPr>
        <w:t>2.4</w:t>
      </w:r>
      <w:ins w:id="47" w:author="Krishna Sanaka" w:date="2025-12-25T10:14:00Z" w16du:dateUtc="2025-12-25T15:14:00Z">
        <w:r w:rsidR="00BC4C0F">
          <w:rPr>
            <w:rFonts w:ascii="Arial" w:hAnsi="Arial" w:cs="Arial"/>
          </w:rPr>
          <w:t>8</w:t>
        </w:r>
      </w:ins>
      <w:del w:id="48" w:author="Krishna Sanaka" w:date="2025-12-25T10:14:00Z" w16du:dateUtc="2025-12-25T15:14:00Z">
        <w:r w:rsidR="008069BA" w:rsidDel="00BC4C0F">
          <w:rPr>
            <w:rFonts w:ascii="Arial" w:hAnsi="Arial" w:cs="Arial"/>
          </w:rPr>
          <w:delText>9</w:delText>
        </w:r>
      </w:del>
      <w:r w:rsidR="005578FA" w:rsidRPr="005578FA">
        <w:rPr>
          <w:rFonts w:ascii="Arial" w:hAnsi="Arial" w:cs="Arial"/>
        </w:rPr>
        <w:t xml:space="preserve">% [95% CI: </w:t>
      </w:r>
      <w:r w:rsidR="00F76B30">
        <w:rPr>
          <w:rFonts w:ascii="Arial" w:hAnsi="Arial" w:cs="Arial"/>
        </w:rPr>
        <w:t>1.37</w:t>
      </w:r>
      <w:r w:rsidR="005578FA" w:rsidRPr="005578FA">
        <w:rPr>
          <w:rFonts w:ascii="Arial" w:hAnsi="Arial" w:cs="Arial"/>
        </w:rPr>
        <w:t xml:space="preserve">%, </w:t>
      </w:r>
      <w:r w:rsidR="00167DA3">
        <w:rPr>
          <w:rFonts w:ascii="Arial" w:hAnsi="Arial" w:cs="Arial"/>
        </w:rPr>
        <w:t>3.6</w:t>
      </w:r>
      <w:ins w:id="49" w:author="Krishna Sanaka" w:date="2025-12-25T10:14:00Z" w16du:dateUtc="2025-12-25T15:14:00Z">
        <w:r w:rsidR="00477CFE">
          <w:rPr>
            <w:rFonts w:ascii="Arial" w:hAnsi="Arial" w:cs="Arial"/>
          </w:rPr>
          <w:t>1</w:t>
        </w:r>
      </w:ins>
      <w:del w:id="50" w:author="Krishna Sanaka" w:date="2025-12-25T10:14:00Z" w16du:dateUtc="2025-12-25T15:14:00Z">
        <w:r w:rsidR="00167DA3" w:rsidDel="00477CFE">
          <w:rPr>
            <w:rFonts w:ascii="Arial" w:hAnsi="Arial" w:cs="Arial"/>
          </w:rPr>
          <w:delText>2</w:delText>
        </w:r>
      </w:del>
      <w:r w:rsidR="005578FA" w:rsidRPr="005578FA">
        <w:rPr>
          <w:rFonts w:ascii="Arial" w:hAnsi="Arial" w:cs="Arial"/>
        </w:rPr>
        <w:t xml:space="preserve">%]; p </w:t>
      </w:r>
      <w:r w:rsidR="007B33BF">
        <w:rPr>
          <w:rFonts w:ascii="Arial" w:hAnsi="Arial" w:cs="Arial"/>
        </w:rPr>
        <w:t>&lt; 0.001</w:t>
      </w:r>
      <w:r w:rsidR="005578FA" w:rsidRPr="005578FA">
        <w:rPr>
          <w:rFonts w:ascii="Arial" w:hAnsi="Arial" w:cs="Arial"/>
        </w:rPr>
        <w:t>),</w:t>
      </w:r>
      <w:r w:rsidR="00141306">
        <w:rPr>
          <w:rFonts w:ascii="Arial" w:hAnsi="Arial" w:cs="Arial"/>
        </w:rPr>
        <w:t xml:space="preserve"> </w:t>
      </w:r>
      <w:r w:rsidR="005578FA" w:rsidRPr="005578FA">
        <w:rPr>
          <w:rFonts w:ascii="Arial" w:hAnsi="Arial" w:cs="Arial"/>
        </w:rPr>
        <w:t xml:space="preserve">Hispanic (APC: </w:t>
      </w:r>
      <w:r w:rsidR="00004DB7">
        <w:rPr>
          <w:rFonts w:ascii="Arial" w:hAnsi="Arial" w:cs="Arial"/>
        </w:rPr>
        <w:t>2</w:t>
      </w:r>
      <w:r w:rsidR="00461BBA">
        <w:rPr>
          <w:rFonts w:ascii="Arial" w:hAnsi="Arial" w:cs="Arial"/>
        </w:rPr>
        <w:t>.</w:t>
      </w:r>
      <w:ins w:id="51" w:author="Krishna Sanaka" w:date="2025-12-25T10:14:00Z" w16du:dateUtc="2025-12-25T15:14:00Z">
        <w:r w:rsidR="00531729">
          <w:rPr>
            <w:rFonts w:ascii="Arial" w:hAnsi="Arial" w:cs="Arial"/>
          </w:rPr>
          <w:t>3</w:t>
        </w:r>
      </w:ins>
      <w:del w:id="52" w:author="Krishna Sanaka" w:date="2025-12-25T10:14:00Z" w16du:dateUtc="2025-12-25T15:14:00Z">
        <w:r w:rsidR="00461BBA" w:rsidDel="00531729">
          <w:rPr>
            <w:rFonts w:ascii="Arial" w:hAnsi="Arial" w:cs="Arial"/>
          </w:rPr>
          <w:delText>29</w:delText>
        </w:r>
      </w:del>
      <w:r w:rsidR="005578FA" w:rsidRPr="005578FA">
        <w:rPr>
          <w:rFonts w:ascii="Arial" w:hAnsi="Arial" w:cs="Arial"/>
        </w:rPr>
        <w:t xml:space="preserve">% [95% CI: </w:t>
      </w:r>
      <w:r w:rsidR="003D3B8A">
        <w:rPr>
          <w:rFonts w:ascii="Arial" w:hAnsi="Arial" w:cs="Arial"/>
        </w:rPr>
        <w:t>1.4</w:t>
      </w:r>
      <w:ins w:id="53" w:author="Krishna Sanaka" w:date="2025-12-25T10:14:00Z" w16du:dateUtc="2025-12-25T15:14:00Z">
        <w:r w:rsidR="000D0D4E">
          <w:rPr>
            <w:rFonts w:ascii="Arial" w:hAnsi="Arial" w:cs="Arial"/>
          </w:rPr>
          <w:t>9</w:t>
        </w:r>
      </w:ins>
      <w:del w:id="54" w:author="Krishna Sanaka" w:date="2025-12-25T10:14:00Z" w16du:dateUtc="2025-12-25T15:14:00Z">
        <w:r w:rsidR="003D3B8A" w:rsidDel="000D0D4E">
          <w:rPr>
            <w:rFonts w:ascii="Arial" w:hAnsi="Arial" w:cs="Arial"/>
          </w:rPr>
          <w:delText>5</w:delText>
        </w:r>
      </w:del>
      <w:r w:rsidR="005578FA" w:rsidRPr="005578FA">
        <w:rPr>
          <w:rFonts w:ascii="Arial" w:hAnsi="Arial" w:cs="Arial"/>
        </w:rPr>
        <w:t xml:space="preserve">, </w:t>
      </w:r>
      <w:r w:rsidR="006431D0">
        <w:rPr>
          <w:rFonts w:ascii="Arial" w:hAnsi="Arial" w:cs="Arial"/>
        </w:rPr>
        <w:t>3.1</w:t>
      </w:r>
      <w:ins w:id="55" w:author="Krishna Sanaka" w:date="2025-12-25T10:14:00Z" w16du:dateUtc="2025-12-25T15:14:00Z">
        <w:r w:rsidR="00B774D8">
          <w:rPr>
            <w:rFonts w:ascii="Arial" w:hAnsi="Arial" w:cs="Arial"/>
          </w:rPr>
          <w:t>2</w:t>
        </w:r>
      </w:ins>
      <w:del w:id="56" w:author="Krishna Sanaka" w:date="2025-12-25T10:14:00Z" w16du:dateUtc="2025-12-25T15:14:00Z">
        <w:r w:rsidR="006431D0" w:rsidDel="00B774D8">
          <w:rPr>
            <w:rFonts w:ascii="Arial" w:hAnsi="Arial" w:cs="Arial"/>
          </w:rPr>
          <w:delText>5</w:delText>
        </w:r>
      </w:del>
      <w:r w:rsidR="005578FA" w:rsidRPr="005578FA">
        <w:rPr>
          <w:rFonts w:ascii="Arial" w:hAnsi="Arial" w:cs="Arial"/>
        </w:rPr>
        <w:t xml:space="preserve">]; p </w:t>
      </w:r>
      <w:r w:rsidR="00947690">
        <w:rPr>
          <w:rFonts w:ascii="Arial" w:hAnsi="Arial" w:cs="Arial"/>
        </w:rPr>
        <w:t>&lt; 0.001</w:t>
      </w:r>
      <w:r w:rsidR="005578FA" w:rsidRPr="005578FA">
        <w:rPr>
          <w:rFonts w:ascii="Arial" w:hAnsi="Arial" w:cs="Arial"/>
        </w:rPr>
        <w:t>)</w:t>
      </w:r>
      <w:r w:rsidR="00DF3FF2">
        <w:rPr>
          <w:rFonts w:ascii="Arial" w:hAnsi="Arial" w:cs="Arial"/>
        </w:rPr>
        <w:t xml:space="preserve">, </w:t>
      </w:r>
      <w:ins w:id="57" w:author="Krishna Sanaka" w:date="2025-12-25T10:42:00Z" w16du:dateUtc="2025-12-25T15:42:00Z">
        <w:r w:rsidR="00E2784F">
          <w:rPr>
            <w:rFonts w:ascii="Arial" w:hAnsi="Arial" w:cs="Arial"/>
          </w:rPr>
          <w:t xml:space="preserve">Asians and Pacific Islanders (APC: 3.16% [95% CI: 0.85, 5.58]; p = 0.012), </w:t>
        </w:r>
      </w:ins>
      <w:r w:rsidR="00DF3FF2">
        <w:rPr>
          <w:rFonts w:ascii="Arial" w:hAnsi="Arial" w:cs="Arial"/>
        </w:rPr>
        <w:t xml:space="preserve">and American Indian/Alaska Native </w:t>
      </w:r>
      <w:r w:rsidR="0053709B">
        <w:rPr>
          <w:rFonts w:ascii="Arial" w:hAnsi="Arial" w:cs="Arial"/>
        </w:rPr>
        <w:t>persons</w:t>
      </w:r>
      <w:r w:rsidR="00DF3FF2">
        <w:rPr>
          <w:rFonts w:ascii="Arial" w:hAnsi="Arial" w:cs="Arial"/>
        </w:rPr>
        <w:t xml:space="preserve"> </w:t>
      </w:r>
      <w:r w:rsidR="00433C8A">
        <w:rPr>
          <w:rFonts w:ascii="Arial" w:hAnsi="Arial" w:cs="Arial"/>
        </w:rPr>
        <w:t>(</w:t>
      </w:r>
      <w:r w:rsidR="00FD63BA">
        <w:rPr>
          <w:rFonts w:ascii="Arial" w:hAnsi="Arial" w:cs="Arial"/>
        </w:rPr>
        <w:t xml:space="preserve">APC: </w:t>
      </w:r>
      <w:r w:rsidR="00972398">
        <w:rPr>
          <w:rFonts w:ascii="Arial" w:hAnsi="Arial" w:cs="Arial"/>
        </w:rPr>
        <w:t xml:space="preserve">6.79 [95% CI: </w:t>
      </w:r>
      <w:r w:rsidR="008063FD">
        <w:rPr>
          <w:rFonts w:ascii="Arial" w:hAnsi="Arial" w:cs="Arial"/>
        </w:rPr>
        <w:t>2.</w:t>
      </w:r>
      <w:ins w:id="58" w:author="Krishna Sanaka" w:date="2025-12-25T10:15:00Z" w16du:dateUtc="2025-12-25T15:15:00Z">
        <w:r w:rsidR="000F746C">
          <w:rPr>
            <w:rFonts w:ascii="Arial" w:hAnsi="Arial" w:cs="Arial"/>
          </w:rPr>
          <w:t>7</w:t>
        </w:r>
      </w:ins>
      <w:del w:id="59" w:author="Krishna Sanaka" w:date="2025-12-25T10:15:00Z" w16du:dateUtc="2025-12-25T15:15:00Z">
        <w:r w:rsidR="008063FD" w:rsidDel="000F746C">
          <w:rPr>
            <w:rFonts w:ascii="Arial" w:hAnsi="Arial" w:cs="Arial"/>
          </w:rPr>
          <w:delText>68</w:delText>
        </w:r>
      </w:del>
      <w:r w:rsidR="008063FD">
        <w:rPr>
          <w:rFonts w:ascii="Arial" w:hAnsi="Arial" w:cs="Arial"/>
        </w:rPr>
        <w:t xml:space="preserve">, </w:t>
      </w:r>
      <w:r w:rsidR="00416561">
        <w:rPr>
          <w:rFonts w:ascii="Arial" w:hAnsi="Arial" w:cs="Arial"/>
        </w:rPr>
        <w:t>11.0</w:t>
      </w:r>
      <w:ins w:id="60" w:author="Krishna Sanaka" w:date="2025-12-25T10:15:00Z" w16du:dateUtc="2025-12-25T15:15:00Z">
        <w:r w:rsidR="00FB5041">
          <w:rPr>
            <w:rFonts w:ascii="Arial" w:hAnsi="Arial" w:cs="Arial"/>
          </w:rPr>
          <w:t>4</w:t>
        </w:r>
      </w:ins>
      <w:del w:id="61" w:author="Krishna Sanaka" w:date="2025-12-25T10:15:00Z" w16du:dateUtc="2025-12-25T15:15:00Z">
        <w:r w:rsidR="00416561" w:rsidDel="00FB5041">
          <w:rPr>
            <w:rFonts w:ascii="Arial" w:hAnsi="Arial" w:cs="Arial"/>
          </w:rPr>
          <w:delText>8</w:delText>
        </w:r>
      </w:del>
      <w:r w:rsidR="004C5872">
        <w:rPr>
          <w:rFonts w:ascii="Arial" w:hAnsi="Arial" w:cs="Arial"/>
        </w:rPr>
        <w:t>]</w:t>
      </w:r>
      <w:r w:rsidR="00416561">
        <w:rPr>
          <w:rFonts w:ascii="Arial" w:hAnsi="Arial" w:cs="Arial"/>
        </w:rPr>
        <w:t>; p = 0.005)</w:t>
      </w:r>
      <w:r w:rsidR="005578FA" w:rsidRPr="005578FA">
        <w:rPr>
          <w:rFonts w:ascii="Arial" w:hAnsi="Arial" w:cs="Arial"/>
        </w:rPr>
        <w:t xml:space="preserve"> experienced significant increases in AAMR</w:t>
      </w:r>
      <w:del w:id="62" w:author="Krishna Sanaka" w:date="2025-12-25T10:42:00Z" w16du:dateUtc="2025-12-25T15:42:00Z">
        <w:r w:rsidR="005578FA" w:rsidRPr="005578FA" w:rsidDel="00E2784F">
          <w:rPr>
            <w:rFonts w:ascii="Arial" w:hAnsi="Arial" w:cs="Arial"/>
          </w:rPr>
          <w:delText xml:space="preserve">, while Asians or Pacific Islanders </w:delText>
        </w:r>
        <w:r w:rsidR="00196464" w:rsidDel="00E2784F">
          <w:rPr>
            <w:rFonts w:ascii="Arial" w:hAnsi="Arial" w:cs="Arial"/>
          </w:rPr>
          <w:delText>saw</w:delText>
        </w:r>
        <w:r w:rsidR="005578FA" w:rsidRPr="005578FA" w:rsidDel="00E2784F">
          <w:rPr>
            <w:rFonts w:ascii="Arial" w:hAnsi="Arial" w:cs="Arial"/>
          </w:rPr>
          <w:delText xml:space="preserve"> no significant change</w:delText>
        </w:r>
        <w:r w:rsidR="00196464" w:rsidDel="00E2784F">
          <w:rPr>
            <w:rFonts w:ascii="Arial" w:hAnsi="Arial" w:cs="Arial"/>
          </w:rPr>
          <w:delText>s</w:delText>
        </w:r>
      </w:del>
      <w:r w:rsidR="005578FA" w:rsidRPr="005578FA">
        <w:rPr>
          <w:rFonts w:ascii="Arial" w:hAnsi="Arial" w:cs="Arial"/>
        </w:rPr>
        <w:t>.</w:t>
      </w:r>
      <w:r w:rsidR="00BF5FF3">
        <w:rPr>
          <w:rFonts w:ascii="Arial" w:hAnsi="Arial" w:cs="Arial"/>
        </w:rPr>
        <w:t xml:space="preserve"> </w:t>
      </w:r>
      <w:r w:rsidR="00CB5224">
        <w:rPr>
          <w:rFonts w:ascii="Arial" w:hAnsi="Arial" w:cs="Arial"/>
        </w:rPr>
        <w:t>W</w:t>
      </w:r>
      <w:r w:rsidR="005578FA" w:rsidRPr="005578FA">
        <w:rPr>
          <w:rFonts w:ascii="Arial" w:hAnsi="Arial" w:cs="Arial"/>
        </w:rPr>
        <w:t xml:space="preserve">hile </w:t>
      </w:r>
      <w:r w:rsidR="00003788">
        <w:rPr>
          <w:rFonts w:ascii="Arial" w:hAnsi="Arial" w:cs="Arial"/>
        </w:rPr>
        <w:t xml:space="preserve">there were too few deaths with osteomyelitis listed </w:t>
      </w:r>
      <w:r w:rsidR="006E30B9">
        <w:rPr>
          <w:rFonts w:ascii="Arial" w:hAnsi="Arial" w:cs="Arial"/>
        </w:rPr>
        <w:t xml:space="preserve">as the </w:t>
      </w:r>
      <w:r w:rsidR="006E30B9">
        <w:rPr>
          <w:rFonts w:ascii="Arial" w:hAnsi="Arial" w:cs="Arial"/>
        </w:rPr>
        <w:lastRenderedPageBreak/>
        <w:t xml:space="preserve">underlying cause of death </w:t>
      </w:r>
      <w:r w:rsidR="001716DC">
        <w:rPr>
          <w:rFonts w:ascii="Arial" w:hAnsi="Arial" w:cs="Arial"/>
        </w:rPr>
        <w:t xml:space="preserve">among those aged </w:t>
      </w:r>
      <w:ins w:id="63" w:author="Krishna Sanaka" w:date="2025-12-25T10:43:00Z" w16du:dateUtc="2025-12-25T15:43:00Z">
        <w:r w:rsidR="00205CE8">
          <w:rPr>
            <w:rFonts w:ascii="Arial" w:hAnsi="Arial" w:cs="Arial"/>
          </w:rPr>
          <w:t>15-</w:t>
        </w:r>
      </w:ins>
      <w:r w:rsidR="008E59C1">
        <w:rPr>
          <w:rFonts w:ascii="Arial" w:hAnsi="Arial" w:cs="Arial"/>
        </w:rPr>
        <w:t>34 years</w:t>
      </w:r>
      <w:del w:id="64" w:author="Krishna Sanaka" w:date="2025-12-25T10:43:00Z" w16du:dateUtc="2025-12-25T15:43:00Z">
        <w:r w:rsidR="008E59C1" w:rsidDel="00205CE8">
          <w:rPr>
            <w:rFonts w:ascii="Arial" w:hAnsi="Arial" w:cs="Arial"/>
          </w:rPr>
          <w:delText xml:space="preserve"> </w:delText>
        </w:r>
        <w:r w:rsidR="00166220" w:rsidDel="00205CE8">
          <w:rPr>
            <w:rFonts w:ascii="Arial" w:hAnsi="Arial" w:cs="Arial"/>
          </w:rPr>
          <w:delText>and under</w:delText>
        </w:r>
      </w:del>
      <w:r w:rsidR="00166220">
        <w:rPr>
          <w:rFonts w:ascii="Arial" w:hAnsi="Arial" w:cs="Arial"/>
        </w:rPr>
        <w:t xml:space="preserve"> to determine </w:t>
      </w:r>
      <w:r w:rsidR="003C5DF9">
        <w:rPr>
          <w:rFonts w:ascii="Arial" w:hAnsi="Arial" w:cs="Arial"/>
        </w:rPr>
        <w:t xml:space="preserve">accurate AAMRs and </w:t>
      </w:r>
      <w:r w:rsidR="00AC117B">
        <w:rPr>
          <w:rFonts w:ascii="Arial" w:hAnsi="Arial" w:cs="Arial"/>
        </w:rPr>
        <w:t xml:space="preserve">APCs, </w:t>
      </w:r>
      <w:r w:rsidR="00DF6C0C">
        <w:rPr>
          <w:rFonts w:ascii="Arial" w:hAnsi="Arial" w:cs="Arial"/>
        </w:rPr>
        <w:t xml:space="preserve">residents aged </w:t>
      </w:r>
      <w:r w:rsidR="00585AE7">
        <w:rPr>
          <w:rFonts w:ascii="Arial" w:hAnsi="Arial" w:cs="Arial"/>
        </w:rPr>
        <w:t>35-64 years</w:t>
      </w:r>
      <w:r w:rsidR="00DB3308">
        <w:rPr>
          <w:rFonts w:ascii="Arial" w:hAnsi="Arial" w:cs="Arial"/>
        </w:rPr>
        <w:t xml:space="preserve"> [APC</w:t>
      </w:r>
      <w:r w:rsidR="00DD6C83">
        <w:rPr>
          <w:rFonts w:ascii="Arial" w:hAnsi="Arial" w:cs="Arial"/>
        </w:rPr>
        <w:t xml:space="preserve"> </w:t>
      </w:r>
      <w:del w:id="65" w:author="Krishna Sanaka" w:date="2025-12-25T10:45:00Z" w16du:dateUtc="2025-12-25T15:45:00Z">
        <w:r w:rsidR="00DB3308" w:rsidDel="00205CE8">
          <w:rPr>
            <w:rFonts w:ascii="Arial" w:hAnsi="Arial" w:cs="Arial"/>
          </w:rPr>
          <w:delText>6.08</w:delText>
        </w:r>
      </w:del>
      <w:ins w:id="66" w:author="Krishna Sanaka" w:date="2025-12-25T10:45:00Z" w16du:dateUtc="2025-12-25T15:45:00Z">
        <w:r w:rsidR="00205CE8">
          <w:rPr>
            <w:rFonts w:ascii="Arial" w:hAnsi="Arial" w:cs="Arial"/>
          </w:rPr>
          <w:t>4.88</w:t>
        </w:r>
      </w:ins>
      <w:r w:rsidR="00DB3308">
        <w:rPr>
          <w:rFonts w:ascii="Arial" w:hAnsi="Arial" w:cs="Arial"/>
        </w:rPr>
        <w:t xml:space="preserve">% (95% CI: </w:t>
      </w:r>
      <w:del w:id="67" w:author="Krishna Sanaka" w:date="2025-12-25T10:45:00Z" w16du:dateUtc="2025-12-25T15:45:00Z">
        <w:r w:rsidR="00DB3308" w:rsidDel="00205CE8">
          <w:rPr>
            <w:rFonts w:ascii="Arial" w:hAnsi="Arial" w:cs="Arial"/>
          </w:rPr>
          <w:delText>5.47</w:delText>
        </w:r>
      </w:del>
      <w:ins w:id="68" w:author="Krishna Sanaka" w:date="2025-12-25T10:45:00Z" w16du:dateUtc="2025-12-25T15:45:00Z">
        <w:r w:rsidR="00205CE8">
          <w:rPr>
            <w:rFonts w:ascii="Arial" w:hAnsi="Arial" w:cs="Arial"/>
          </w:rPr>
          <w:t>3.98</w:t>
        </w:r>
      </w:ins>
      <w:r w:rsidR="00DB3308">
        <w:rPr>
          <w:rFonts w:ascii="Arial" w:hAnsi="Arial" w:cs="Arial"/>
        </w:rPr>
        <w:t xml:space="preserve">, </w:t>
      </w:r>
      <w:del w:id="69" w:author="Krishna Sanaka" w:date="2025-12-25T10:45:00Z" w16du:dateUtc="2025-12-25T15:45:00Z">
        <w:r w:rsidR="00DB3308" w:rsidDel="00205CE8">
          <w:rPr>
            <w:rFonts w:ascii="Arial" w:hAnsi="Arial" w:cs="Arial"/>
          </w:rPr>
          <w:delText>6.7</w:delText>
        </w:r>
      </w:del>
      <w:ins w:id="70" w:author="Krishna Sanaka" w:date="2025-12-25T10:45:00Z" w16du:dateUtc="2025-12-25T15:45:00Z">
        <w:r w:rsidR="00205CE8">
          <w:rPr>
            <w:rFonts w:ascii="Arial" w:hAnsi="Arial" w:cs="Arial"/>
          </w:rPr>
          <w:t>5.79</w:t>
        </w:r>
      </w:ins>
      <w:r w:rsidR="00DB3308">
        <w:rPr>
          <w:rFonts w:ascii="Arial" w:hAnsi="Arial" w:cs="Arial"/>
        </w:rPr>
        <w:t xml:space="preserve">; p &lt; 0.001)] </w:t>
      </w:r>
      <w:r w:rsidR="008F585A">
        <w:rPr>
          <w:rFonts w:ascii="Arial" w:hAnsi="Arial" w:cs="Arial"/>
        </w:rPr>
        <w:t xml:space="preserve"> </w:t>
      </w:r>
      <w:r w:rsidR="00585AE7">
        <w:rPr>
          <w:rFonts w:ascii="Arial" w:hAnsi="Arial" w:cs="Arial"/>
        </w:rPr>
        <w:t xml:space="preserve">and </w:t>
      </w:r>
      <w:r w:rsidR="00DB3308">
        <w:rPr>
          <w:rFonts w:ascii="Arial" w:hAnsi="Arial" w:cs="Arial"/>
        </w:rPr>
        <w:t>≥</w:t>
      </w:r>
      <w:r w:rsidR="003D49D3">
        <w:rPr>
          <w:rFonts w:ascii="Arial" w:hAnsi="Arial" w:cs="Arial"/>
        </w:rPr>
        <w:t>65 years</w:t>
      </w:r>
      <w:r w:rsidR="00DB3308">
        <w:rPr>
          <w:rFonts w:ascii="Arial" w:hAnsi="Arial" w:cs="Arial"/>
        </w:rPr>
        <w:t>-old [</w:t>
      </w:r>
      <w:r w:rsidR="00DD6C83">
        <w:rPr>
          <w:rFonts w:ascii="Arial" w:hAnsi="Arial" w:cs="Arial"/>
        </w:rPr>
        <w:t xml:space="preserve">APC </w:t>
      </w:r>
      <w:del w:id="71" w:author="Krishna Sanaka" w:date="2025-12-25T10:45:00Z" w16du:dateUtc="2025-12-25T15:45:00Z">
        <w:r w:rsidR="00DB3308" w:rsidDel="00C65308">
          <w:rPr>
            <w:rFonts w:ascii="Arial" w:hAnsi="Arial" w:cs="Arial"/>
          </w:rPr>
          <w:delText>2.9</w:delText>
        </w:r>
      </w:del>
      <w:ins w:id="72" w:author="Krishna Sanaka" w:date="2025-12-25T10:45:00Z" w16du:dateUtc="2025-12-25T15:45:00Z">
        <w:r w:rsidR="00C65308">
          <w:rPr>
            <w:rFonts w:ascii="Arial" w:hAnsi="Arial" w:cs="Arial"/>
          </w:rPr>
          <w:t>3.21</w:t>
        </w:r>
      </w:ins>
      <w:r w:rsidR="00DB3308">
        <w:rPr>
          <w:rFonts w:ascii="Arial" w:hAnsi="Arial" w:cs="Arial"/>
        </w:rPr>
        <w:t xml:space="preserve"> (95% CI: </w:t>
      </w:r>
      <w:del w:id="73" w:author="Krishna Sanaka" w:date="2025-12-25T10:46:00Z" w16du:dateUtc="2025-12-25T15:46:00Z">
        <w:r w:rsidR="00DB3308" w:rsidDel="00C65308">
          <w:rPr>
            <w:rFonts w:ascii="Arial" w:hAnsi="Arial" w:cs="Arial"/>
          </w:rPr>
          <w:delText>2.2</w:delText>
        </w:r>
      </w:del>
      <w:ins w:id="74" w:author="Krishna Sanaka" w:date="2025-12-25T10:46:00Z" w16du:dateUtc="2025-12-25T15:46:00Z">
        <w:r w:rsidR="00C65308">
          <w:rPr>
            <w:rFonts w:ascii="Arial" w:hAnsi="Arial" w:cs="Arial"/>
          </w:rPr>
          <w:t>2.43</w:t>
        </w:r>
      </w:ins>
      <w:r w:rsidR="00DB3308">
        <w:rPr>
          <w:rFonts w:ascii="Arial" w:hAnsi="Arial" w:cs="Arial"/>
        </w:rPr>
        <w:t xml:space="preserve">, </w:t>
      </w:r>
      <w:del w:id="75" w:author="Krishna Sanaka" w:date="2025-12-25T10:46:00Z" w16du:dateUtc="2025-12-25T15:46:00Z">
        <w:r w:rsidR="00DB3308" w:rsidDel="00C65308">
          <w:rPr>
            <w:rFonts w:ascii="Arial" w:hAnsi="Arial" w:cs="Arial"/>
          </w:rPr>
          <w:delText>3.6</w:delText>
        </w:r>
      </w:del>
      <w:ins w:id="76" w:author="Krishna Sanaka" w:date="2025-12-25T10:46:00Z" w16du:dateUtc="2025-12-25T15:46:00Z">
        <w:r w:rsidR="00C65308">
          <w:rPr>
            <w:rFonts w:ascii="Arial" w:hAnsi="Arial" w:cs="Arial"/>
          </w:rPr>
          <w:t>4</w:t>
        </w:r>
      </w:ins>
      <w:r w:rsidR="00DB3308">
        <w:rPr>
          <w:rFonts w:ascii="Arial" w:hAnsi="Arial" w:cs="Arial"/>
        </w:rPr>
        <w:t>; p &lt; 0.001)]</w:t>
      </w:r>
      <w:r w:rsidR="003D49D3">
        <w:rPr>
          <w:rFonts w:ascii="Arial" w:hAnsi="Arial" w:cs="Arial"/>
        </w:rPr>
        <w:t xml:space="preserve"> </w:t>
      </w:r>
      <w:r w:rsidR="00B3539B">
        <w:rPr>
          <w:rFonts w:ascii="Arial" w:hAnsi="Arial" w:cs="Arial"/>
        </w:rPr>
        <w:t xml:space="preserve">both saw increases in </w:t>
      </w:r>
      <w:r w:rsidR="000D230D">
        <w:rPr>
          <w:rFonts w:ascii="Arial" w:hAnsi="Arial" w:cs="Arial"/>
        </w:rPr>
        <w:t>mortality</w:t>
      </w:r>
      <w:r w:rsidR="00B3539B">
        <w:rPr>
          <w:rFonts w:ascii="Arial" w:hAnsi="Arial" w:cs="Arial"/>
        </w:rPr>
        <w:t xml:space="preserve"> </w:t>
      </w:r>
      <w:r w:rsidR="006D11EE">
        <w:rPr>
          <w:rFonts w:ascii="Arial" w:hAnsi="Arial" w:cs="Arial"/>
        </w:rPr>
        <w:t>over the study period</w:t>
      </w:r>
      <w:r w:rsidR="008077A1">
        <w:rPr>
          <w:rFonts w:ascii="Arial" w:hAnsi="Arial" w:cs="Arial"/>
        </w:rPr>
        <w:t>.</w:t>
      </w:r>
    </w:p>
    <w:p w14:paraId="57142965" w14:textId="68415C74" w:rsidR="00185440" w:rsidRDefault="00185440" w:rsidP="00A4220B">
      <w:pPr>
        <w:spacing w:after="0" w:line="480" w:lineRule="auto"/>
        <w:rPr>
          <w:rFonts w:ascii="Arial" w:hAnsi="Arial" w:cs="Arial"/>
        </w:rPr>
      </w:pPr>
      <w:r>
        <w:rPr>
          <w:rFonts w:ascii="Arial" w:hAnsi="Arial" w:cs="Arial"/>
        </w:rPr>
        <w:tab/>
      </w:r>
      <w:r w:rsidR="002358BD">
        <w:rPr>
          <w:rFonts w:ascii="Arial" w:hAnsi="Arial" w:cs="Arial"/>
        </w:rPr>
        <w:t>O</w:t>
      </w:r>
      <w:r w:rsidR="00953295" w:rsidRPr="00953295">
        <w:rPr>
          <w:rFonts w:ascii="Arial" w:hAnsi="Arial" w:cs="Arial"/>
        </w:rPr>
        <w:t>f all the comorbidities assessed in the study, diabetes-associated osteomyelitis had the highest AAMR in both 1999</w:t>
      </w:r>
      <w:r w:rsidR="00BC27B6">
        <w:rPr>
          <w:rFonts w:ascii="Arial" w:hAnsi="Arial" w:cs="Arial"/>
        </w:rPr>
        <w:t xml:space="preserve"> (</w:t>
      </w:r>
      <w:r w:rsidR="00BC4CE2">
        <w:rPr>
          <w:rFonts w:ascii="Arial" w:hAnsi="Arial" w:cs="Arial"/>
        </w:rPr>
        <w:t>0.28)</w:t>
      </w:r>
      <w:r w:rsidR="00953295" w:rsidRPr="00953295">
        <w:rPr>
          <w:rFonts w:ascii="Arial" w:hAnsi="Arial" w:cs="Arial"/>
        </w:rPr>
        <w:t xml:space="preserve"> and 202</w:t>
      </w:r>
      <w:r w:rsidR="00E16A93">
        <w:rPr>
          <w:rFonts w:ascii="Arial" w:hAnsi="Arial" w:cs="Arial"/>
        </w:rPr>
        <w:t>3</w:t>
      </w:r>
      <w:r w:rsidR="00BC4CE2">
        <w:rPr>
          <w:rFonts w:ascii="Arial" w:hAnsi="Arial" w:cs="Arial"/>
        </w:rPr>
        <w:t xml:space="preserve"> (</w:t>
      </w:r>
      <w:r w:rsidR="00270207">
        <w:rPr>
          <w:rFonts w:ascii="Arial" w:hAnsi="Arial" w:cs="Arial"/>
        </w:rPr>
        <w:t>0.83).</w:t>
      </w:r>
      <w:r w:rsidR="00953295" w:rsidRPr="00953295">
        <w:rPr>
          <w:rFonts w:ascii="Arial" w:hAnsi="Arial" w:cs="Arial"/>
        </w:rPr>
        <w:t xml:space="preserve"> </w:t>
      </w:r>
      <w:del w:id="77" w:author="Sanaka, Krishna" w:date="2025-11-17T13:56:00Z" w16du:dateUtc="2025-11-17T18:56:00Z">
        <w:r w:rsidR="004E6DF3" w:rsidDel="008A7E64">
          <w:rPr>
            <w:rFonts w:ascii="Arial" w:hAnsi="Arial" w:cs="Arial"/>
          </w:rPr>
          <w:delText xml:space="preserve">However, </w:delText>
        </w:r>
      </w:del>
      <w:ins w:id="78" w:author="Sanaka, Krishna" w:date="2025-11-17T13:56:00Z" w16du:dateUtc="2025-11-17T18:56:00Z">
        <w:r w:rsidR="008A7E64">
          <w:rPr>
            <w:rFonts w:ascii="Arial" w:hAnsi="Arial" w:cs="Arial"/>
          </w:rPr>
          <w:t>I</w:t>
        </w:r>
      </w:ins>
      <w:del w:id="79" w:author="Sanaka, Krishna" w:date="2025-11-17T13:56:00Z" w16du:dateUtc="2025-11-17T18:56:00Z">
        <w:r w:rsidR="004E6DF3" w:rsidDel="008A7E64">
          <w:rPr>
            <w:rFonts w:ascii="Arial" w:hAnsi="Arial" w:cs="Arial"/>
          </w:rPr>
          <w:delText>i</w:delText>
        </w:r>
      </w:del>
      <w:r w:rsidR="004E6DF3">
        <w:rPr>
          <w:rFonts w:ascii="Arial" w:hAnsi="Arial" w:cs="Arial"/>
        </w:rPr>
        <w:t>t had a lower APC</w:t>
      </w:r>
      <w:ins w:id="80" w:author="Sanaka, Krishna" w:date="2025-11-17T13:45:00Z" w16du:dateUtc="2025-11-17T18:45:00Z">
        <w:r w:rsidR="00A06BCA">
          <w:rPr>
            <w:rFonts w:ascii="Arial" w:hAnsi="Arial" w:cs="Arial"/>
          </w:rPr>
          <w:t xml:space="preserve"> </w:t>
        </w:r>
        <w:r w:rsidR="00A06BCA" w:rsidRPr="00A06BCA">
          <w:rPr>
            <w:rFonts w:ascii="Arial" w:hAnsi="Arial" w:cs="Arial"/>
          </w:rPr>
          <w:t>(</w:t>
        </w:r>
        <w:r w:rsidR="00A06BCA" w:rsidRPr="00A06BCA">
          <w:rPr>
            <w:rFonts w:ascii="Arial" w:hAnsi="Arial" w:cs="Arial"/>
            <w:rPrChange w:id="81" w:author="Sanaka, Krishna" w:date="2025-11-17T13:46:00Z" w16du:dateUtc="2025-11-17T18:46:00Z">
              <w:rPr>
                <w:rFonts w:ascii="Arial" w:hAnsi="Arial" w:cs="Arial"/>
                <w:sz w:val="22"/>
                <w:szCs w:val="22"/>
              </w:rPr>
            </w:rPrChange>
          </w:rPr>
          <w:t>4.04% [95</w:t>
        </w:r>
      </w:ins>
      <w:ins w:id="82" w:author="Sanaka, Krishna" w:date="2025-11-17T13:46:00Z" w16du:dateUtc="2025-11-17T18:46:00Z">
        <w:r w:rsidR="00A06BCA" w:rsidRPr="00A06BCA">
          <w:rPr>
            <w:rFonts w:ascii="Arial" w:hAnsi="Arial" w:cs="Arial"/>
            <w:rPrChange w:id="83" w:author="Sanaka, Krishna" w:date="2025-11-17T13:46:00Z" w16du:dateUtc="2025-11-17T18:46:00Z">
              <w:rPr>
                <w:rFonts w:ascii="Arial" w:hAnsi="Arial" w:cs="Arial"/>
                <w:sz w:val="22"/>
                <w:szCs w:val="22"/>
              </w:rPr>
            </w:rPrChange>
          </w:rPr>
          <w:t xml:space="preserve">% CI: </w:t>
        </w:r>
      </w:ins>
      <w:ins w:id="84" w:author="Sanaka, Krishna" w:date="2025-11-17T13:45:00Z" w16du:dateUtc="2025-11-17T18:45:00Z">
        <w:r w:rsidR="00A06BCA" w:rsidRPr="00A06BCA">
          <w:rPr>
            <w:rFonts w:ascii="Arial" w:hAnsi="Arial" w:cs="Arial"/>
            <w:rPrChange w:id="85" w:author="Sanaka, Krishna" w:date="2025-11-17T13:46:00Z" w16du:dateUtc="2025-11-17T18:46:00Z">
              <w:rPr>
                <w:rFonts w:ascii="Arial" w:hAnsi="Arial" w:cs="Arial"/>
                <w:sz w:val="22"/>
                <w:szCs w:val="22"/>
              </w:rPr>
            </w:rPrChange>
          </w:rPr>
          <w:t>3.03, 5.07])</w:t>
        </w:r>
      </w:ins>
      <w:r w:rsidR="004E6DF3">
        <w:rPr>
          <w:rFonts w:ascii="Arial" w:hAnsi="Arial" w:cs="Arial"/>
        </w:rPr>
        <w:t xml:space="preserve"> than decubitus ulcer-associated osteomyelitis </w:t>
      </w:r>
      <w:r w:rsidR="004E6DF3" w:rsidRPr="00953295">
        <w:rPr>
          <w:rFonts w:ascii="Arial" w:hAnsi="Arial" w:cs="Arial"/>
        </w:rPr>
        <w:t xml:space="preserve">(APC: </w:t>
      </w:r>
      <w:r w:rsidR="004E6DF3">
        <w:rPr>
          <w:rFonts w:ascii="Arial" w:hAnsi="Arial" w:cs="Arial"/>
        </w:rPr>
        <w:t>6.17</w:t>
      </w:r>
      <w:r w:rsidR="004E6DF3" w:rsidRPr="00953295">
        <w:rPr>
          <w:rFonts w:ascii="Arial" w:hAnsi="Arial" w:cs="Arial"/>
        </w:rPr>
        <w:t xml:space="preserve">% [95% CI: </w:t>
      </w:r>
      <w:r w:rsidR="004E6DF3">
        <w:rPr>
          <w:rFonts w:ascii="Arial" w:hAnsi="Arial" w:cs="Arial"/>
        </w:rPr>
        <w:t>5.32</w:t>
      </w:r>
      <w:r w:rsidR="004E6DF3" w:rsidRPr="00953295">
        <w:rPr>
          <w:rFonts w:ascii="Arial" w:hAnsi="Arial" w:cs="Arial"/>
        </w:rPr>
        <w:t xml:space="preserve">%, </w:t>
      </w:r>
      <w:r w:rsidR="004E6DF3">
        <w:rPr>
          <w:rFonts w:ascii="Arial" w:hAnsi="Arial" w:cs="Arial"/>
        </w:rPr>
        <w:t>7.04</w:t>
      </w:r>
      <w:r w:rsidR="004E6DF3" w:rsidRPr="00953295">
        <w:rPr>
          <w:rFonts w:ascii="Arial" w:hAnsi="Arial" w:cs="Arial"/>
        </w:rPr>
        <w:t>%]; p &lt; 0.0</w:t>
      </w:r>
      <w:r w:rsidR="004E6DF3">
        <w:rPr>
          <w:rFonts w:ascii="Arial" w:hAnsi="Arial" w:cs="Arial"/>
        </w:rPr>
        <w:t>0</w:t>
      </w:r>
      <w:r w:rsidR="004E6DF3" w:rsidRPr="00953295">
        <w:rPr>
          <w:rFonts w:ascii="Arial" w:hAnsi="Arial" w:cs="Arial"/>
        </w:rPr>
        <w:t>1)</w:t>
      </w:r>
      <w:r w:rsidR="004E6DF3">
        <w:rPr>
          <w:rFonts w:ascii="Arial" w:hAnsi="Arial" w:cs="Arial"/>
        </w:rPr>
        <w:t xml:space="preserve">, </w:t>
      </w:r>
      <w:r w:rsidR="00640376">
        <w:rPr>
          <w:rFonts w:ascii="Arial" w:hAnsi="Arial" w:cs="Arial"/>
        </w:rPr>
        <w:t xml:space="preserve">and </w:t>
      </w:r>
      <w:r w:rsidR="007524C1">
        <w:rPr>
          <w:rFonts w:ascii="Arial" w:hAnsi="Arial" w:cs="Arial"/>
        </w:rPr>
        <w:t xml:space="preserve">trauma-associated osteomyelitis </w:t>
      </w:r>
      <w:r w:rsidR="007524C1" w:rsidRPr="00953295">
        <w:rPr>
          <w:rFonts w:ascii="Arial" w:hAnsi="Arial" w:cs="Arial"/>
        </w:rPr>
        <w:t xml:space="preserve">(APC: </w:t>
      </w:r>
      <w:r w:rsidR="007524C1">
        <w:rPr>
          <w:rFonts w:ascii="Arial" w:hAnsi="Arial" w:cs="Arial"/>
        </w:rPr>
        <w:t>6.85</w:t>
      </w:r>
      <w:r w:rsidR="007524C1" w:rsidRPr="00953295">
        <w:rPr>
          <w:rFonts w:ascii="Arial" w:hAnsi="Arial" w:cs="Arial"/>
        </w:rPr>
        <w:t xml:space="preserve">% [95% CI: </w:t>
      </w:r>
      <w:r w:rsidR="007524C1">
        <w:rPr>
          <w:rFonts w:ascii="Arial" w:hAnsi="Arial" w:cs="Arial"/>
        </w:rPr>
        <w:t>5.09</w:t>
      </w:r>
      <w:r w:rsidR="007524C1" w:rsidRPr="00953295">
        <w:rPr>
          <w:rFonts w:ascii="Arial" w:hAnsi="Arial" w:cs="Arial"/>
        </w:rPr>
        <w:t>%, 8.</w:t>
      </w:r>
      <w:r w:rsidR="007524C1">
        <w:rPr>
          <w:rFonts w:ascii="Arial" w:hAnsi="Arial" w:cs="Arial"/>
        </w:rPr>
        <w:t>64</w:t>
      </w:r>
      <w:r w:rsidR="007524C1" w:rsidRPr="00953295">
        <w:rPr>
          <w:rFonts w:ascii="Arial" w:hAnsi="Arial" w:cs="Arial"/>
        </w:rPr>
        <w:t>%]; p &lt; 0.0</w:t>
      </w:r>
      <w:r w:rsidR="007524C1">
        <w:rPr>
          <w:rFonts w:ascii="Arial" w:hAnsi="Arial" w:cs="Arial"/>
        </w:rPr>
        <w:t>0</w:t>
      </w:r>
      <w:r w:rsidR="007524C1" w:rsidRPr="00953295">
        <w:rPr>
          <w:rFonts w:ascii="Arial" w:hAnsi="Arial" w:cs="Arial"/>
        </w:rPr>
        <w:t>1)</w:t>
      </w:r>
      <w:r w:rsidR="00640376">
        <w:rPr>
          <w:rFonts w:ascii="Arial" w:hAnsi="Arial" w:cs="Arial"/>
        </w:rPr>
        <w:t xml:space="preserve">. </w:t>
      </w:r>
      <w:r w:rsidR="00490272">
        <w:rPr>
          <w:rFonts w:ascii="Arial" w:hAnsi="Arial" w:cs="Arial"/>
        </w:rPr>
        <w:t xml:space="preserve">Peripheral vascular disease-related </w:t>
      </w:r>
      <w:r w:rsidR="00EA5144">
        <w:rPr>
          <w:rFonts w:ascii="Arial" w:hAnsi="Arial" w:cs="Arial"/>
        </w:rPr>
        <w:t xml:space="preserve">mortality also increased during the study period </w:t>
      </w:r>
      <w:r w:rsidR="0084075A">
        <w:rPr>
          <w:rFonts w:ascii="Arial" w:hAnsi="Arial" w:cs="Arial"/>
        </w:rPr>
        <w:t xml:space="preserve">(APC: </w:t>
      </w:r>
      <w:r w:rsidR="000232F1">
        <w:rPr>
          <w:rFonts w:ascii="Arial" w:hAnsi="Arial" w:cs="Arial"/>
        </w:rPr>
        <w:t xml:space="preserve">5.27% </w:t>
      </w:r>
      <w:r w:rsidR="00CB421A">
        <w:rPr>
          <w:rFonts w:ascii="Arial" w:hAnsi="Arial" w:cs="Arial"/>
        </w:rPr>
        <w:t xml:space="preserve">[95% </w:t>
      </w:r>
      <w:r w:rsidR="002216F1">
        <w:rPr>
          <w:rFonts w:ascii="Arial" w:hAnsi="Arial" w:cs="Arial"/>
        </w:rPr>
        <w:t>CI</w:t>
      </w:r>
      <w:r w:rsidR="00DF0869">
        <w:rPr>
          <w:rFonts w:ascii="Arial" w:hAnsi="Arial" w:cs="Arial"/>
        </w:rPr>
        <w:t xml:space="preserve">: </w:t>
      </w:r>
      <w:r w:rsidR="00C003CB">
        <w:rPr>
          <w:rFonts w:ascii="Arial" w:hAnsi="Arial" w:cs="Arial"/>
        </w:rPr>
        <w:t>4.19%</w:t>
      </w:r>
      <w:r w:rsidR="00627849">
        <w:rPr>
          <w:rFonts w:ascii="Arial" w:hAnsi="Arial" w:cs="Arial"/>
        </w:rPr>
        <w:t>, 6.36%</w:t>
      </w:r>
      <w:r w:rsidR="0097324D">
        <w:rPr>
          <w:rFonts w:ascii="Arial" w:hAnsi="Arial" w:cs="Arial"/>
        </w:rPr>
        <w:t xml:space="preserve">]; </w:t>
      </w:r>
      <w:r w:rsidR="003C46B4">
        <w:rPr>
          <w:rFonts w:ascii="Arial" w:hAnsi="Arial" w:cs="Arial"/>
        </w:rPr>
        <w:t>p &lt; 0.001)</w:t>
      </w:r>
      <w:r w:rsidR="00A4220B">
        <w:rPr>
          <w:rFonts w:ascii="Arial" w:hAnsi="Arial" w:cs="Arial"/>
        </w:rPr>
        <w:t>.</w:t>
      </w:r>
    </w:p>
    <w:p w14:paraId="6347EEC8" w14:textId="5B3E1E43" w:rsidR="008513CB" w:rsidRDefault="008513CB" w:rsidP="00FD703E">
      <w:pPr>
        <w:spacing w:after="0" w:line="480" w:lineRule="auto"/>
        <w:rPr>
          <w:rFonts w:ascii="Arial" w:hAnsi="Arial" w:cs="Arial"/>
        </w:rPr>
      </w:pPr>
      <w:r>
        <w:rPr>
          <w:rFonts w:ascii="Arial" w:hAnsi="Arial" w:cs="Arial"/>
        </w:rPr>
        <w:tab/>
      </w:r>
      <w:r w:rsidR="00A71685">
        <w:rPr>
          <w:rFonts w:ascii="Arial" w:hAnsi="Arial" w:cs="Arial"/>
        </w:rPr>
        <w:t>Finally, o</w:t>
      </w:r>
      <w:r w:rsidR="00287EE0">
        <w:rPr>
          <w:rFonts w:ascii="Arial" w:hAnsi="Arial" w:cs="Arial"/>
        </w:rPr>
        <w:t xml:space="preserve">steomyelitis </w:t>
      </w:r>
      <w:r w:rsidR="00730B32">
        <w:rPr>
          <w:rFonts w:ascii="Arial" w:hAnsi="Arial" w:cs="Arial"/>
        </w:rPr>
        <w:t xml:space="preserve">as </w:t>
      </w:r>
      <w:r w:rsidR="003E1F2C">
        <w:rPr>
          <w:rFonts w:ascii="Arial" w:hAnsi="Arial" w:cs="Arial"/>
        </w:rPr>
        <w:t>an underlying cause of death</w:t>
      </w:r>
      <w:r w:rsidR="002B1A11">
        <w:rPr>
          <w:rFonts w:ascii="Arial" w:hAnsi="Arial" w:cs="Arial"/>
        </w:rPr>
        <w:t xml:space="preserve"> </w:t>
      </w:r>
      <w:r w:rsidR="004760D8">
        <w:rPr>
          <w:rFonts w:ascii="Arial" w:hAnsi="Arial" w:cs="Arial"/>
        </w:rPr>
        <w:t xml:space="preserve">saw significant increases </w:t>
      </w:r>
      <w:r w:rsidR="0082245D">
        <w:rPr>
          <w:rFonts w:ascii="Arial" w:hAnsi="Arial" w:cs="Arial"/>
        </w:rPr>
        <w:t>in AAMR</w:t>
      </w:r>
      <w:r w:rsidR="001F7439">
        <w:rPr>
          <w:rFonts w:ascii="Arial" w:hAnsi="Arial" w:cs="Arial"/>
        </w:rPr>
        <w:t xml:space="preserve"> </w:t>
      </w:r>
      <w:r w:rsidR="00296876">
        <w:rPr>
          <w:rFonts w:ascii="Arial" w:hAnsi="Arial" w:cs="Arial"/>
        </w:rPr>
        <w:t xml:space="preserve">during </w:t>
      </w:r>
      <w:r w:rsidR="00421602">
        <w:rPr>
          <w:rFonts w:ascii="Arial" w:hAnsi="Arial" w:cs="Arial"/>
        </w:rPr>
        <w:t>the ICD-9 period (</w:t>
      </w:r>
      <w:r w:rsidR="00296876">
        <w:rPr>
          <w:rFonts w:ascii="Arial" w:hAnsi="Arial" w:cs="Arial"/>
        </w:rPr>
        <w:t>1999</w:t>
      </w:r>
      <w:r w:rsidR="00421602">
        <w:rPr>
          <w:rFonts w:ascii="Arial" w:hAnsi="Arial" w:cs="Arial"/>
        </w:rPr>
        <w:t>-</w:t>
      </w:r>
      <w:r w:rsidR="00296876">
        <w:rPr>
          <w:rFonts w:ascii="Arial" w:hAnsi="Arial" w:cs="Arial"/>
        </w:rPr>
        <w:t>2015</w:t>
      </w:r>
      <w:r w:rsidR="00421602">
        <w:rPr>
          <w:rFonts w:ascii="Arial" w:hAnsi="Arial" w:cs="Arial"/>
        </w:rPr>
        <w:t>)</w:t>
      </w:r>
      <w:r w:rsidR="00296876">
        <w:rPr>
          <w:rFonts w:ascii="Arial" w:hAnsi="Arial" w:cs="Arial"/>
        </w:rPr>
        <w:t xml:space="preserve"> and</w:t>
      </w:r>
      <w:r w:rsidR="00421602">
        <w:rPr>
          <w:rFonts w:ascii="Arial" w:hAnsi="Arial" w:cs="Arial"/>
        </w:rPr>
        <w:t xml:space="preserve"> the ICD-10 period</w:t>
      </w:r>
      <w:r w:rsidR="00296876">
        <w:rPr>
          <w:rFonts w:ascii="Arial" w:hAnsi="Arial" w:cs="Arial"/>
        </w:rPr>
        <w:t xml:space="preserve"> </w:t>
      </w:r>
      <w:r w:rsidR="00421602">
        <w:rPr>
          <w:rFonts w:ascii="Arial" w:hAnsi="Arial" w:cs="Arial"/>
        </w:rPr>
        <w:t>(</w:t>
      </w:r>
      <w:r w:rsidR="00296876">
        <w:rPr>
          <w:rFonts w:ascii="Arial" w:hAnsi="Arial" w:cs="Arial"/>
        </w:rPr>
        <w:t>2016</w:t>
      </w:r>
      <w:r w:rsidR="00421602">
        <w:rPr>
          <w:rFonts w:ascii="Arial" w:hAnsi="Arial" w:cs="Arial"/>
        </w:rPr>
        <w:t>-</w:t>
      </w:r>
      <w:r w:rsidR="00296876">
        <w:rPr>
          <w:rFonts w:ascii="Arial" w:hAnsi="Arial" w:cs="Arial"/>
        </w:rPr>
        <w:t>202</w:t>
      </w:r>
      <w:r w:rsidR="00151D82">
        <w:rPr>
          <w:rFonts w:ascii="Arial" w:hAnsi="Arial" w:cs="Arial"/>
        </w:rPr>
        <w:t>3</w:t>
      </w:r>
      <w:r w:rsidR="00421602">
        <w:rPr>
          <w:rFonts w:ascii="Arial" w:hAnsi="Arial" w:cs="Arial"/>
        </w:rPr>
        <w:t>)</w:t>
      </w:r>
      <w:r w:rsidR="000F7200">
        <w:rPr>
          <w:rFonts w:ascii="Arial" w:hAnsi="Arial" w:cs="Arial"/>
        </w:rPr>
        <w:t xml:space="preserve">. However, the APC </w:t>
      </w:r>
      <w:r w:rsidR="00DC0C02">
        <w:rPr>
          <w:rFonts w:ascii="Arial" w:hAnsi="Arial" w:cs="Arial"/>
        </w:rPr>
        <w:t xml:space="preserve">from </w:t>
      </w:r>
      <w:r w:rsidR="00893312">
        <w:rPr>
          <w:rFonts w:ascii="Arial" w:hAnsi="Arial" w:cs="Arial"/>
        </w:rPr>
        <w:t>1999-2016</w:t>
      </w:r>
      <w:r w:rsidR="000F7200">
        <w:rPr>
          <w:rFonts w:ascii="Arial" w:hAnsi="Arial" w:cs="Arial"/>
        </w:rPr>
        <w:t xml:space="preserve"> (</w:t>
      </w:r>
      <w:r w:rsidR="007C17FF">
        <w:rPr>
          <w:rFonts w:ascii="Arial" w:hAnsi="Arial" w:cs="Arial"/>
        </w:rPr>
        <w:t xml:space="preserve">1.56% [95% CI: </w:t>
      </w:r>
      <w:r w:rsidR="00920A50">
        <w:rPr>
          <w:rFonts w:ascii="Arial" w:hAnsi="Arial" w:cs="Arial"/>
        </w:rPr>
        <w:t xml:space="preserve">0.84%, </w:t>
      </w:r>
      <w:r w:rsidR="00840D7F">
        <w:rPr>
          <w:rFonts w:ascii="Arial" w:hAnsi="Arial" w:cs="Arial"/>
        </w:rPr>
        <w:t>2.28%</w:t>
      </w:r>
      <w:r w:rsidR="006A286E">
        <w:rPr>
          <w:rFonts w:ascii="Arial" w:hAnsi="Arial" w:cs="Arial"/>
        </w:rPr>
        <w:t xml:space="preserve">]; </w:t>
      </w:r>
      <w:r w:rsidR="009C560C">
        <w:rPr>
          <w:rFonts w:ascii="Arial" w:hAnsi="Arial" w:cs="Arial"/>
        </w:rPr>
        <w:t xml:space="preserve">p &lt; 0.001) was lower than the APC </w:t>
      </w:r>
      <w:r w:rsidR="00DC0C02">
        <w:rPr>
          <w:rFonts w:ascii="Arial" w:hAnsi="Arial" w:cs="Arial"/>
        </w:rPr>
        <w:t xml:space="preserve">from </w:t>
      </w:r>
      <w:r w:rsidR="00893312">
        <w:rPr>
          <w:rFonts w:ascii="Arial" w:hAnsi="Arial" w:cs="Arial"/>
        </w:rPr>
        <w:t>2016-2023</w:t>
      </w:r>
      <w:r w:rsidR="009C560C">
        <w:rPr>
          <w:rFonts w:ascii="Arial" w:hAnsi="Arial" w:cs="Arial"/>
        </w:rPr>
        <w:t xml:space="preserve"> (</w:t>
      </w:r>
      <w:r w:rsidR="008F5E67">
        <w:rPr>
          <w:rFonts w:ascii="Arial" w:hAnsi="Arial" w:cs="Arial"/>
        </w:rPr>
        <w:t>9.18</w:t>
      </w:r>
      <w:r w:rsidR="003D428B">
        <w:rPr>
          <w:rFonts w:ascii="Arial" w:hAnsi="Arial" w:cs="Arial"/>
        </w:rPr>
        <w:t xml:space="preserve">% [95% CI: </w:t>
      </w:r>
      <w:r w:rsidR="000A0E77">
        <w:rPr>
          <w:rFonts w:ascii="Arial" w:hAnsi="Arial" w:cs="Arial"/>
        </w:rPr>
        <w:t>7.76</w:t>
      </w:r>
      <w:r w:rsidR="006436C5">
        <w:rPr>
          <w:rFonts w:ascii="Arial" w:hAnsi="Arial" w:cs="Arial"/>
        </w:rPr>
        <w:t xml:space="preserve">%, </w:t>
      </w:r>
      <w:r w:rsidR="00B366D2">
        <w:rPr>
          <w:rFonts w:ascii="Arial" w:hAnsi="Arial" w:cs="Arial"/>
        </w:rPr>
        <w:t>10.61</w:t>
      </w:r>
      <w:r w:rsidR="004A299E">
        <w:rPr>
          <w:rFonts w:ascii="Arial" w:hAnsi="Arial" w:cs="Arial"/>
        </w:rPr>
        <w:t xml:space="preserve">%]; </w:t>
      </w:r>
      <w:r w:rsidR="00567C8F">
        <w:rPr>
          <w:rFonts w:ascii="Arial" w:hAnsi="Arial" w:cs="Arial"/>
        </w:rPr>
        <w:t xml:space="preserve">p &lt; 0.001). </w:t>
      </w:r>
      <w:r w:rsidR="003E1F2C">
        <w:rPr>
          <w:rFonts w:ascii="Arial" w:hAnsi="Arial" w:cs="Arial"/>
        </w:rPr>
        <w:t xml:space="preserve"> </w:t>
      </w:r>
    </w:p>
    <w:bookmarkEnd w:id="10"/>
    <w:p w14:paraId="4676BD2D" w14:textId="77777777" w:rsidR="00725B1C" w:rsidRDefault="00725B1C" w:rsidP="00FD703E">
      <w:pPr>
        <w:spacing w:after="0" w:line="480" w:lineRule="auto"/>
        <w:rPr>
          <w:rFonts w:ascii="Arial" w:hAnsi="Arial" w:cs="Arial"/>
          <w:b/>
          <w:bCs/>
        </w:rPr>
      </w:pPr>
    </w:p>
    <w:p w14:paraId="23BE98ED" w14:textId="19575579" w:rsidR="00893312" w:rsidRDefault="00893312" w:rsidP="00FD703E">
      <w:pPr>
        <w:spacing w:after="0" w:line="480" w:lineRule="auto"/>
        <w:rPr>
          <w:rFonts w:ascii="Arial" w:hAnsi="Arial" w:cs="Arial"/>
          <w:b/>
          <w:bCs/>
        </w:rPr>
      </w:pPr>
      <w:r>
        <w:rPr>
          <w:rFonts w:ascii="Arial" w:hAnsi="Arial" w:cs="Arial"/>
          <w:b/>
          <w:bCs/>
        </w:rPr>
        <w:t>Discussion:</w:t>
      </w:r>
    </w:p>
    <w:p w14:paraId="236D689E" w14:textId="7FC76CCE" w:rsidR="00FD703E" w:rsidRDefault="00FD703E" w:rsidP="00FD703E">
      <w:pPr>
        <w:spacing w:after="0" w:line="480" w:lineRule="auto"/>
        <w:ind w:firstLine="720"/>
        <w:rPr>
          <w:rFonts w:ascii="Arial" w:hAnsi="Arial" w:cs="Arial"/>
        </w:rPr>
      </w:pPr>
      <w:r>
        <w:rPr>
          <w:rFonts w:ascii="Arial" w:hAnsi="Arial" w:cs="Arial"/>
        </w:rPr>
        <w:t>We conduc</w:t>
      </w:r>
      <w:r w:rsidR="00976DF4">
        <w:rPr>
          <w:rFonts w:ascii="Arial" w:hAnsi="Arial" w:cs="Arial"/>
        </w:rPr>
        <w:t xml:space="preserve">ted a national analysis of osteomyelitis-related mortality in the </w:t>
      </w:r>
      <w:r w:rsidR="00E8572F">
        <w:rPr>
          <w:rFonts w:ascii="Arial" w:hAnsi="Arial" w:cs="Arial"/>
        </w:rPr>
        <w:t>U.S.</w:t>
      </w:r>
      <w:r w:rsidR="00976DF4">
        <w:rPr>
          <w:rFonts w:ascii="Arial" w:hAnsi="Arial" w:cs="Arial"/>
        </w:rPr>
        <w:t xml:space="preserve"> from 1999 to 2023 using CDC death certificate data. We found that osteomyelitis-related deaths have increased significantly over the past 25 years</w:t>
      </w:r>
      <w:del w:id="86" w:author="Sanaka, Krishna" w:date="2025-12-12T13:48:00Z" w16du:dateUtc="2025-12-12T18:48:00Z">
        <w:r w:rsidR="00976DF4" w:rsidDel="006037F0">
          <w:rPr>
            <w:rFonts w:ascii="Arial" w:hAnsi="Arial" w:cs="Arial"/>
          </w:rPr>
          <w:delText>, with a sharp acceleration in recent years</w:delText>
        </w:r>
      </w:del>
      <w:r w:rsidR="00976DF4">
        <w:rPr>
          <w:rFonts w:ascii="Arial" w:hAnsi="Arial" w:cs="Arial"/>
        </w:rPr>
        <w:t xml:space="preserve">. Age-adjusted mortality rose across nearly all demographic subgroups, and comorbidity-associated cases, particularly those involving trauma and </w:t>
      </w:r>
      <w:r w:rsidR="00976DF4">
        <w:rPr>
          <w:rFonts w:ascii="Arial" w:hAnsi="Arial" w:cs="Arial"/>
        </w:rPr>
        <w:lastRenderedPageBreak/>
        <w:t xml:space="preserve">decubitus ulcers. </w:t>
      </w:r>
      <w:r w:rsidR="00333F74">
        <w:rPr>
          <w:rFonts w:ascii="Arial" w:hAnsi="Arial" w:cs="Arial"/>
        </w:rPr>
        <w:t xml:space="preserve">These findings </w:t>
      </w:r>
      <w:r w:rsidR="00FB2D2B">
        <w:rPr>
          <w:rFonts w:ascii="Arial" w:hAnsi="Arial" w:cs="Arial"/>
        </w:rPr>
        <w:t xml:space="preserve">highlight a rising, underrecognized burden of osteomyelitis and suggest the need for improved </w:t>
      </w:r>
      <w:r w:rsidR="0034364C">
        <w:rPr>
          <w:rFonts w:ascii="Arial" w:hAnsi="Arial" w:cs="Arial"/>
        </w:rPr>
        <w:t>prevention and treatment.</w:t>
      </w:r>
    </w:p>
    <w:p w14:paraId="362A683E" w14:textId="69D20717" w:rsidR="00996FFB" w:rsidRPr="00B532EA" w:rsidRDefault="00996FFB" w:rsidP="00A564BC">
      <w:pPr>
        <w:spacing w:after="0" w:line="480" w:lineRule="auto"/>
        <w:ind w:firstLine="720"/>
        <w:rPr>
          <w:rFonts w:ascii="Arial" w:hAnsi="Arial" w:cs="Arial"/>
        </w:rPr>
      </w:pPr>
      <w:r w:rsidRPr="00B532EA">
        <w:rPr>
          <w:rFonts w:ascii="Arial" w:hAnsi="Arial" w:cs="Arial"/>
        </w:rPr>
        <w:t xml:space="preserve">The associations with diabetes, trauma, </w:t>
      </w:r>
      <w:r w:rsidR="0034364C">
        <w:rPr>
          <w:rFonts w:ascii="Arial" w:hAnsi="Arial" w:cs="Arial"/>
        </w:rPr>
        <w:t xml:space="preserve">and decubitus </w:t>
      </w:r>
      <w:r w:rsidRPr="00B532EA">
        <w:rPr>
          <w:rFonts w:ascii="Arial" w:hAnsi="Arial" w:cs="Arial"/>
        </w:rPr>
        <w:t xml:space="preserve">ulcers observed here reinforce that osteomyelitis is often a consequence </w:t>
      </w:r>
      <w:r>
        <w:rPr>
          <w:rFonts w:ascii="Arial" w:hAnsi="Arial" w:cs="Arial"/>
        </w:rPr>
        <w:t>of potentially preventable conditions</w:t>
      </w:r>
      <w:r w:rsidRPr="00B532EA">
        <w:rPr>
          <w:rFonts w:ascii="Arial" w:hAnsi="Arial" w:cs="Arial"/>
        </w:rPr>
        <w:t>.</w:t>
      </w:r>
      <w:r>
        <w:rPr>
          <w:rFonts w:ascii="Arial" w:hAnsi="Arial" w:cs="Arial"/>
        </w:rPr>
        <w:t xml:space="preserve"> For example, the </w:t>
      </w:r>
      <w:r w:rsidR="00D638F7">
        <w:rPr>
          <w:rFonts w:ascii="Arial" w:hAnsi="Arial" w:cs="Arial"/>
        </w:rPr>
        <w:t xml:space="preserve">age-adjusted </w:t>
      </w:r>
      <w:r>
        <w:rPr>
          <w:rFonts w:ascii="Arial" w:hAnsi="Arial" w:cs="Arial"/>
        </w:rPr>
        <w:t xml:space="preserve">prevalence of diabetes increased </w:t>
      </w:r>
      <w:r w:rsidR="00D638F7">
        <w:rPr>
          <w:rFonts w:ascii="Arial" w:hAnsi="Arial" w:cs="Arial"/>
        </w:rPr>
        <w:t xml:space="preserve">from </w:t>
      </w:r>
      <w:r w:rsidR="00296231">
        <w:rPr>
          <w:rFonts w:ascii="Arial" w:hAnsi="Arial" w:cs="Arial"/>
        </w:rPr>
        <w:t xml:space="preserve">9.7% in 1999-2000 to </w:t>
      </w:r>
      <w:r w:rsidR="00BE490B">
        <w:rPr>
          <w:rFonts w:ascii="Arial" w:hAnsi="Arial" w:cs="Arial"/>
        </w:rPr>
        <w:t xml:space="preserve">14.3% in </w:t>
      </w:r>
      <w:r w:rsidR="006C1D1A">
        <w:rPr>
          <w:rFonts w:ascii="Arial" w:hAnsi="Arial" w:cs="Arial"/>
        </w:rPr>
        <w:t>2021-2023</w:t>
      </w:r>
      <w:ins w:id="87" w:author="Sanaka, Krishna" w:date="2025-12-02T19:32:00Z" w16du:dateUtc="2025-12-03T00:32:00Z">
        <w:r w:rsidR="00D149B4">
          <w:rPr>
            <w:rFonts w:ascii="Arial" w:hAnsi="Arial" w:cs="Arial"/>
          </w:rPr>
          <w:t xml:space="preserve">, and prior epidemiologic work has shown that the average age of individuals with osteomyelitis has risen markedly </w:t>
        </w:r>
        <w:r w:rsidR="0059724A">
          <w:rPr>
            <w:rFonts w:ascii="Arial" w:hAnsi="Arial" w:cs="Arial"/>
          </w:rPr>
          <w:t>over recent decades</w:t>
        </w:r>
      </w:ins>
      <w:r w:rsidRPr="00063ACA">
        <w:rPr>
          <w:rFonts w:ascii="Arial" w:hAnsi="Arial" w:cs="Arial"/>
        </w:rPr>
        <w:t>.</w:t>
      </w:r>
      <w:r w:rsidR="004A2643">
        <w:rPr>
          <w:rFonts w:ascii="Arial" w:hAnsi="Arial" w:cs="Arial"/>
        </w:rPr>
        <w:fldChar w:fldCharType="begin"/>
      </w:r>
      <w:r w:rsidR="004C74BA">
        <w:rPr>
          <w:rFonts w:ascii="Arial" w:hAnsi="Arial" w:cs="Arial"/>
        </w:rPr>
        <w:instrText xml:space="preserve"> ADDIN ZOTERO_ITEM CSL_CITATION {"citationID":"baLKHITO","properties":{"formattedCitation":"\\super 2,5\\nosupersub{}","plainCitation":"2,5","noteIndex":0},"citationItems":[{"id":5878,"uris":["http://zotero.org/groups/5952805/items/XGFQT5RX"],"itemData":{"id":5878,"type":"article-journal","abstract":"Background:\nThe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M."}],"issued":{"date-parts":[["2015",5,20]]}}},{"id":6426,"uris":["http://zotero.org/groups/5952805/items/DL85LHP8"],"itemData":{"id":6426,"type":"report","abstract":"This report provides health data from the National Center for Health Statistics.","note":"DOI: 10.15620/cdc/165794","publisher":"National Center for Health Statistics (U.S.)","source":"DOI.org (Crossref)","title":"Prevalence of Total, Diagnosed, and Undiagnosed Diabetes in Adults: United States, August 2021–August 2023","title-short":"Prevalence of Total, Diagnosed, and Undiagnosed Diabetes in Adults","URL":"https://stacks.cdc.gov/view/cdc/165794","author":[{"family":"Baumblatt","given":"Jane"},{"family":"Fryar","given":"Cheryl"},{"family":"Gu","given":"Qiuping"},{"family":"Ashman","given":"Jill"}],"accessed":{"date-parts":[["2025",8,8]]},"issued":{"date-parts":[["2024",11,6]]}}}],"schema":"https://github.com/citation-style-language/schema/raw/master/csl-citation.json"} </w:instrText>
      </w:r>
      <w:r w:rsidR="004A2643">
        <w:rPr>
          <w:rFonts w:ascii="Arial" w:hAnsi="Arial" w:cs="Arial"/>
        </w:rPr>
        <w:fldChar w:fldCharType="separate"/>
      </w:r>
      <w:r w:rsidR="004C74BA" w:rsidRPr="004C74BA">
        <w:rPr>
          <w:rFonts w:ascii="Arial" w:hAnsi="Arial" w:cs="Arial"/>
          <w:kern w:val="0"/>
          <w:vertAlign w:val="superscript"/>
        </w:rPr>
        <w:t>2,5</w:t>
      </w:r>
      <w:r w:rsidR="004A2643">
        <w:rPr>
          <w:rFonts w:ascii="Arial" w:hAnsi="Arial" w:cs="Arial"/>
        </w:rPr>
        <w:fldChar w:fldCharType="end"/>
      </w:r>
      <w:r>
        <w:rPr>
          <w:rFonts w:ascii="Arial" w:hAnsi="Arial" w:cs="Arial"/>
        </w:rPr>
        <w:t xml:space="preserve"> </w:t>
      </w:r>
      <w:r w:rsidRPr="00B532EA">
        <w:rPr>
          <w:rFonts w:ascii="Arial" w:hAnsi="Arial" w:cs="Arial"/>
        </w:rPr>
        <w:t xml:space="preserve">Diabetic foot ulcers affect </w:t>
      </w:r>
      <w:r w:rsidR="0037780C">
        <w:rPr>
          <w:rFonts w:ascii="Arial" w:hAnsi="Arial" w:cs="Arial"/>
        </w:rPr>
        <w:t>up to one-third of patients</w:t>
      </w:r>
      <w:r w:rsidRPr="00B532EA">
        <w:rPr>
          <w:rFonts w:ascii="Arial" w:hAnsi="Arial" w:cs="Arial"/>
        </w:rPr>
        <w:t xml:space="preserve"> with diabetes during their lifetime.</w:t>
      </w:r>
      <w:r>
        <w:rPr>
          <w:rFonts w:ascii="Arial" w:hAnsi="Arial" w:cs="Arial"/>
        </w:rPr>
        <w:fldChar w:fldCharType="begin"/>
      </w:r>
      <w:r w:rsidR="002B640F">
        <w:rPr>
          <w:rFonts w:ascii="Arial" w:hAnsi="Arial" w:cs="Arial"/>
        </w:rPr>
        <w:instrText xml:space="preserve"> ADDIN ZOTERO_ITEM CSL_CITATION {"citationID":"PFMCz2ra","properties":{"formattedCitation":"\\super 6\\nosupersub{}","plainCitation":"6","noteIndex":0},"citationItems":[{"id":6449,"uris":["http://zotero.org/groups/5952805/items/TNIMDA6F"],"itemData":{"id":6449,"type":"article-journal","abstract":"BACKGROUND: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2B640F" w:rsidRPr="002B640F">
        <w:rPr>
          <w:rFonts w:ascii="Arial" w:hAnsi="Arial" w:cs="Arial"/>
          <w:kern w:val="0"/>
          <w:vertAlign w:val="superscript"/>
        </w:rPr>
        <w:t>6</w:t>
      </w:r>
      <w:r>
        <w:rPr>
          <w:rFonts w:ascii="Arial" w:hAnsi="Arial" w:cs="Arial"/>
        </w:rPr>
        <w:fldChar w:fldCharType="end"/>
      </w:r>
      <w:r w:rsidRPr="00B532EA">
        <w:rPr>
          <w:rFonts w:ascii="Arial" w:hAnsi="Arial" w:cs="Arial"/>
        </w:rPr>
        <w:t xml:space="preserve"> Roughly 20% of infected ulcers progress to osteomyelitis, and these patients experience worse outcomes</w:t>
      </w:r>
      <w:r>
        <w:rPr>
          <w:rFonts w:ascii="Arial" w:hAnsi="Arial" w:cs="Arial"/>
        </w:rPr>
        <w:t xml:space="preserve"> </w:t>
      </w:r>
      <w:r w:rsidRPr="00B532EA">
        <w:rPr>
          <w:rFonts w:ascii="Arial" w:hAnsi="Arial" w:cs="Arial"/>
        </w:rPr>
        <w:t>than those with soft tissue infection alone.</w:t>
      </w:r>
      <w:r>
        <w:rPr>
          <w:rFonts w:ascii="Arial" w:hAnsi="Arial" w:cs="Arial"/>
        </w:rPr>
        <w:fldChar w:fldCharType="begin"/>
      </w:r>
      <w:r w:rsidR="002B640F">
        <w:rPr>
          <w:rFonts w:ascii="Arial" w:hAnsi="Arial" w:cs="Arial"/>
        </w:rPr>
        <w:instrText xml:space="preserve"> ADDIN ZOTERO_ITEM CSL_CITATION {"citationID":"ChUbtoXh","properties":{"formattedCitation":"\\super 7\\nosupersub{}","plainCitation":"7","noteIndex":0},"citationItems":[{"id":6303,"uris":["http://zotero.org/groups/5952805/items/7EB3D84A"],"itemData":{"id":6303,"type":"article-journal","abstract":"Diabetic foot ulcers remain a major health care problem. They are common, result in considerable suffering, frequently recur, and are associated with high mortality, as well as considerable health care costs. While national and international guidance exists, the evidence base for much of routine clinical care is thin. It follows that many aspects of the structure and delivery of care are susceptible to the beliefs and opinion of individuals. It is probable that this contributes to the geographic variation in outcome that has been documented in a number of countries. This article considers these issues in depth and emphasizes the urgent need to improve the design and conduct of clinical trials in this field, as well as to undertake systematic comparison of the results of routine care in different health economies. There is strong suggestive evidence to indicate that appropriate changes in the relevant care pathways can result in a prompt improvement in clinical outcomes.","container-title":"Diabetes Care","DOI":"10.2337/dc17-1836","ISSN":"1935-5548","issue":"4","journalAbbreviation":"Diabetes Care","language":"eng","note":"PMID: 29559450","page":"645-652","source":"PubMed","title":"Current Challenges and Opportunities in the Prevention and Management of Diabetic Foot Ulcers","volume":"41","author":[{"family":"Jeffcoate","given":"William J."},{"family":"Vileikyte","given":"Loretta"},{"family":"Boyko","given":"Edward J."},{"family":"Armstrong","given":"David G."},{"family":"Boulton","given":"Andrew J. M."}],"issued":{"date-parts":[["2018",4]]}}}],"schema":"https://github.com/citation-style-language/schema/raw/master/csl-citation.json"} </w:instrText>
      </w:r>
      <w:r>
        <w:rPr>
          <w:rFonts w:ascii="Arial" w:hAnsi="Arial" w:cs="Arial"/>
        </w:rPr>
        <w:fldChar w:fldCharType="separate"/>
      </w:r>
      <w:r w:rsidR="002B640F" w:rsidRPr="002B640F">
        <w:rPr>
          <w:rFonts w:ascii="Arial" w:hAnsi="Arial" w:cs="Arial"/>
          <w:kern w:val="0"/>
          <w:vertAlign w:val="superscript"/>
        </w:rPr>
        <w:t>7</w:t>
      </w:r>
      <w:r>
        <w:rPr>
          <w:rFonts w:ascii="Arial" w:hAnsi="Arial" w:cs="Arial"/>
        </w:rPr>
        <w:fldChar w:fldCharType="end"/>
      </w:r>
      <w:r w:rsidRPr="00B532EA">
        <w:rPr>
          <w:rFonts w:ascii="Arial" w:hAnsi="Arial" w:cs="Arial"/>
        </w:rPr>
        <w:t xml:space="preserve"> </w:t>
      </w:r>
      <w:ins w:id="88" w:author="Sanaka, Krishna" w:date="2025-12-02T19:33:00Z" w16du:dateUtc="2025-12-03T00:33:00Z">
        <w:r w:rsidR="004C74BA">
          <w:rPr>
            <w:rFonts w:ascii="Arial" w:hAnsi="Arial" w:cs="Arial"/>
          </w:rPr>
          <w:t xml:space="preserve">In the present study, </w:t>
        </w:r>
      </w:ins>
      <w:ins w:id="89" w:author="Sanaka, Krishna" w:date="2025-12-02T19:34:00Z" w16du:dateUtc="2025-12-03T00:34:00Z">
        <w:r w:rsidR="000329A1">
          <w:rPr>
            <w:rFonts w:ascii="Arial" w:hAnsi="Arial" w:cs="Arial"/>
          </w:rPr>
          <w:t>diabetes</w:t>
        </w:r>
        <w:r w:rsidR="00D132D6">
          <w:rPr>
            <w:rFonts w:ascii="Arial" w:hAnsi="Arial" w:cs="Arial"/>
          </w:rPr>
          <w:t>-associated osteomyelitis mortality increased in parallel with these national trends, consistent with the expanding population of older adults living with diabetes.</w:t>
        </w:r>
      </w:ins>
      <w:r w:rsidR="00927F58">
        <w:rPr>
          <w:rFonts w:ascii="Arial" w:hAnsi="Arial" w:cs="Arial"/>
        </w:rPr>
        <w:fldChar w:fldCharType="begin"/>
      </w:r>
      <w:r w:rsidR="00927F58">
        <w:rPr>
          <w:rFonts w:ascii="Arial" w:hAnsi="Arial" w:cs="Arial"/>
        </w:rPr>
        <w:instrText xml:space="preserve"> ADDIN ZOTERO_ITEM CSL_CITATION {"citationID":"yLmPKPVK","properties":{"formattedCitation":"\\super 8\\nosupersub{}","plainCitation":"8","noteIndex":0},"citationItems":[{"id":6804,"uris":["http://zotero.org/groups/5952805/items/CK3VH7E5"],"itemData":{"id":6804,"type":"article-journal","container-title":"Diabetes Care","DOI":"10.2337/dc12-1801","ISSN":"0149-5992","issue":"12","journalAbbreviation":"Diabetes Care","note":"PMID: 23100048\nPMCID: PMC3507610","page":"2650-2664","source":"PubMed Central","title":"Diabetes in Older Adults","volume":"35","author":[{"family":"Kirkman","given":"M. Sue"},{"family":"Briscoe","given":"Vanessa Jones"},{"family":"Clark","given":"Nathaniel"},{"family":"Florez","given":"Hermes"},{"family":"Haas","given":"Linda B."},{"family":"Halter","given":"Jeffrey B."},{"family":"Huang","given":"Elbert S."},{"family":"Korytkowski","given":"Mary T."},{"family":"Munshi","given":"Medha N."},{"family":"Odegard","given":"Peggy Soule"},{"family":"Pratley","given":"Richard E."},{"family":"Swift","given":"Carrie S."}],"issued":{"date-parts":[["2012",12]]}}}],"schema":"https://github.com/citation-style-language/schema/raw/master/csl-citation.json"} </w:instrText>
      </w:r>
      <w:r w:rsidR="00927F58">
        <w:rPr>
          <w:rFonts w:ascii="Arial" w:hAnsi="Arial" w:cs="Arial"/>
        </w:rPr>
        <w:fldChar w:fldCharType="separate"/>
      </w:r>
      <w:r w:rsidR="00927F58" w:rsidRPr="00927F58">
        <w:rPr>
          <w:rFonts w:ascii="Arial" w:hAnsi="Arial" w:cs="Arial"/>
          <w:kern w:val="0"/>
          <w:vertAlign w:val="superscript"/>
        </w:rPr>
        <w:t>8</w:t>
      </w:r>
      <w:r w:rsidR="00927F58">
        <w:rPr>
          <w:rFonts w:ascii="Arial" w:hAnsi="Arial" w:cs="Arial"/>
        </w:rPr>
        <w:fldChar w:fldCharType="end"/>
      </w:r>
      <w:ins w:id="90" w:author="Sanaka, Krishna" w:date="2025-12-02T19:34:00Z" w16du:dateUtc="2025-12-03T00:34:00Z">
        <w:r w:rsidR="00D132D6">
          <w:rPr>
            <w:rFonts w:ascii="Arial" w:hAnsi="Arial" w:cs="Arial"/>
          </w:rPr>
          <w:t xml:space="preserve"> </w:t>
        </w:r>
      </w:ins>
      <w:r w:rsidR="0065302B">
        <w:rPr>
          <w:rFonts w:ascii="Arial" w:hAnsi="Arial" w:cs="Arial"/>
        </w:rPr>
        <w:t xml:space="preserve">Similarly, </w:t>
      </w:r>
      <w:r w:rsidR="00907358">
        <w:rPr>
          <w:rFonts w:ascii="Arial" w:hAnsi="Arial" w:cs="Arial"/>
        </w:rPr>
        <w:t xml:space="preserve">increases in </w:t>
      </w:r>
      <w:r w:rsidR="00A00DB9">
        <w:rPr>
          <w:rFonts w:ascii="Arial" w:hAnsi="Arial" w:cs="Arial"/>
        </w:rPr>
        <w:t>trauma-associated osteomyelitis may be</w:t>
      </w:r>
      <w:r w:rsidR="00EE1FEF">
        <w:rPr>
          <w:rFonts w:ascii="Arial" w:hAnsi="Arial" w:cs="Arial"/>
        </w:rPr>
        <w:t xml:space="preserve"> correlated with </w:t>
      </w:r>
      <w:r w:rsidR="00F165B8">
        <w:rPr>
          <w:rFonts w:ascii="Arial" w:hAnsi="Arial" w:cs="Arial"/>
        </w:rPr>
        <w:t xml:space="preserve">the 22.5% </w:t>
      </w:r>
      <w:r w:rsidR="00635922">
        <w:rPr>
          <w:rFonts w:ascii="Arial" w:hAnsi="Arial" w:cs="Arial"/>
        </w:rPr>
        <w:t xml:space="preserve">increase in US traffic deaths </w:t>
      </w:r>
      <w:r w:rsidR="00E714CA">
        <w:rPr>
          <w:rFonts w:ascii="Arial" w:hAnsi="Arial" w:cs="Arial"/>
        </w:rPr>
        <w:t xml:space="preserve">from </w:t>
      </w:r>
      <w:r w:rsidR="00B0035D">
        <w:rPr>
          <w:rFonts w:ascii="Arial" w:hAnsi="Arial" w:cs="Arial"/>
        </w:rPr>
        <w:t xml:space="preserve">2013 to 2022 </w:t>
      </w:r>
      <w:r w:rsidR="008A27CE">
        <w:rPr>
          <w:rFonts w:ascii="Arial" w:hAnsi="Arial" w:cs="Arial"/>
        </w:rPr>
        <w:t xml:space="preserve">as well as an increase in the US AAMR </w:t>
      </w:r>
      <w:r w:rsidR="00550087">
        <w:rPr>
          <w:rFonts w:ascii="Arial" w:hAnsi="Arial" w:cs="Arial"/>
        </w:rPr>
        <w:t xml:space="preserve">from firearms from </w:t>
      </w:r>
      <w:r w:rsidR="00841999">
        <w:rPr>
          <w:rFonts w:ascii="Arial" w:hAnsi="Arial" w:cs="Arial"/>
        </w:rPr>
        <w:t xml:space="preserve">approximately </w:t>
      </w:r>
      <w:r w:rsidR="003E1412">
        <w:rPr>
          <w:rFonts w:ascii="Arial" w:hAnsi="Arial" w:cs="Arial"/>
        </w:rPr>
        <w:t>10.3 per 100,000 between 1999 and 2014</w:t>
      </w:r>
      <w:r w:rsidR="00822AFA">
        <w:rPr>
          <w:rFonts w:ascii="Arial" w:hAnsi="Arial" w:cs="Arial"/>
        </w:rPr>
        <w:t xml:space="preserve"> to </w:t>
      </w:r>
      <w:r w:rsidR="00956FA9">
        <w:rPr>
          <w:rFonts w:ascii="Arial" w:hAnsi="Arial" w:cs="Arial"/>
        </w:rPr>
        <w:t>11.8 per 100,000 between 2016 and 2018.</w:t>
      </w:r>
      <w:r w:rsidR="00575C0A">
        <w:rPr>
          <w:rFonts w:ascii="Arial" w:hAnsi="Arial" w:cs="Arial"/>
        </w:rPr>
        <w:fldChar w:fldCharType="begin"/>
      </w:r>
      <w:r w:rsidR="00927F58">
        <w:rPr>
          <w:rFonts w:ascii="Arial" w:hAnsi="Arial" w:cs="Arial"/>
        </w:rPr>
        <w:instrText xml:space="preserve"> ADDIN ZOTERO_ITEM CSL_CITATION {"citationID":"riS6OTs6","properties":{"formattedCitation":"\\super 9,10\\nosupersub{}","plainCitation":"9,10","noteIndex":0},"citationItems":[{"id":6316,"uris":["http://zotero.org/groups/5952805/items/45PN5KQR"],"itemData":{"id":6316,"type":"article-journal","abstract":"Road traffic deaths are preventable but remain a major public health problem. Crashes cause more than 40,000 deaths annually in the United States, and traffic-related pedestrian deaths have increased rapidly. To examine change in pedestrian and overall traffic death rates (deaths per 100,000 population) within an international context, CDC analyzed 2013-2022 data from the United States and 27 other high-income countries in the International Road Traffic and Accident Database, as well as early 2023 U.S. estimates. Between 2013 and 2022, U.S. pedestrian death rates increased 50% (from 1.55 to 2.33 per 100,000 population), while other countries generally experienced decreases (median decrease = 24.7%). During this period, overall U.S. traffic death rates increased 22.5% (from 10.41 to 12.76), but decreased by a median of 19.4% in 27 other high-income countries. Among all countries examined, the United States had the highest pedestrian death rates overall and among persons aged 15-24 and 25-64 years. Projected 2023 U.S. estimates suggest a potential decline in pedestrian (2%) and overall traffic (4%) deaths, compared with those in 2022. Accelerated adoption of a Safe System approach, focused on creating safer roadways and vehicles, establishing safer speeds, supporting safer road users, and improving post-crash care, can help reduce U.S. pedestrian and overall traffic deaths.","container-title":"MMWR. Morbidity and mortality weekly report","DOI":"10.15585/mmwr.mm7408a2","ISSN":"1545-861X","issue":"8","journalAbbreviation":"MMWR Morb Mortal Wkly Rep","language":"eng","note":"PMID: 40080454\nPMCID: PMC11952289","page":"134-139","source":"PubMed","title":"Pedestrian and Overall Road Traffic Crash Deaths - United States and 27 Other High-Income Countries, 2013-2022","volume":"74","author":[{"family":"Naumann","given":"Rebecca B."},{"family":"West","given":"Bethany A."},{"family":"Barry","given":"Vaughn"},{"family":"Matthews","given":"Sarah"},{"family":"Lee","given":"Robin"}],"issued":{"date-parts":[["2025",3,13]]}}},{"id":6318,"uris":["http://zotero.org/groups/5952805/items/XLA6TQ5X"],"itemData":{"id":6318,"type":"article-journal","container-title":"JAMA psychiatry","DOI":"10.1001/jamapsychiatry.2020.2986","ISSN":"2168-622X","issue":"3","journalAbbreviation":"JAMA Psychiatry","note":"PMID: 32965479\nPMCID: PMC7933080","page":"241-242","source":"PubMed Central","title":"Current Epidemiological Trends in Firearm Mortality in the United States","volume":"78","author":[{"family":"Goldstick","given":"Jason E."},{"family":"Carter","given":"Patrick M."},{"family":"Cunningham","given":"Rebecca M."}],"issued":{"date-parts":[["2021",3,1]]}}}],"schema":"https://github.com/citation-style-language/schema/raw/master/csl-citation.json"} </w:instrText>
      </w:r>
      <w:r w:rsidR="00575C0A">
        <w:rPr>
          <w:rFonts w:ascii="Arial" w:hAnsi="Arial" w:cs="Arial"/>
        </w:rPr>
        <w:fldChar w:fldCharType="separate"/>
      </w:r>
      <w:r w:rsidR="00927F58" w:rsidRPr="00927F58">
        <w:rPr>
          <w:rFonts w:ascii="Arial" w:hAnsi="Arial" w:cs="Arial"/>
          <w:kern w:val="0"/>
          <w:vertAlign w:val="superscript"/>
        </w:rPr>
        <w:t>9,10</w:t>
      </w:r>
      <w:r w:rsidR="00575C0A">
        <w:rPr>
          <w:rFonts w:ascii="Arial" w:hAnsi="Arial" w:cs="Arial"/>
        </w:rPr>
        <w:fldChar w:fldCharType="end"/>
      </w:r>
      <w:r w:rsidR="00575C0A">
        <w:rPr>
          <w:rFonts w:ascii="Arial" w:hAnsi="Arial" w:cs="Arial"/>
        </w:rPr>
        <w:t xml:space="preserve"> </w:t>
      </w:r>
      <w:r w:rsidR="00857187">
        <w:rPr>
          <w:rFonts w:ascii="Arial" w:hAnsi="Arial" w:cs="Arial"/>
        </w:rPr>
        <w:t xml:space="preserve">Increases in decubitus ulcer-associated osteomyelitis may reflect </w:t>
      </w:r>
      <w:r w:rsidR="00A44645">
        <w:rPr>
          <w:rFonts w:ascii="Arial" w:hAnsi="Arial" w:cs="Arial"/>
        </w:rPr>
        <w:t xml:space="preserve">an aging </w:t>
      </w:r>
      <w:r w:rsidR="0002244D">
        <w:rPr>
          <w:rFonts w:ascii="Arial" w:hAnsi="Arial" w:cs="Arial"/>
        </w:rPr>
        <w:t>U.S.</w:t>
      </w:r>
      <w:r w:rsidR="008C51B4">
        <w:rPr>
          <w:rFonts w:ascii="Arial" w:hAnsi="Arial" w:cs="Arial"/>
        </w:rPr>
        <w:t xml:space="preserve"> population</w:t>
      </w:r>
      <w:r w:rsidR="00486045">
        <w:rPr>
          <w:rFonts w:ascii="Arial" w:hAnsi="Arial" w:cs="Arial"/>
        </w:rPr>
        <w:t xml:space="preserve"> and </w:t>
      </w:r>
      <w:r w:rsidR="00567AAD">
        <w:rPr>
          <w:rFonts w:ascii="Arial" w:hAnsi="Arial" w:cs="Arial"/>
        </w:rPr>
        <w:t xml:space="preserve">growing chronic disease burden, </w:t>
      </w:r>
      <w:r w:rsidR="00794DE2">
        <w:rPr>
          <w:rFonts w:ascii="Arial" w:hAnsi="Arial" w:cs="Arial"/>
        </w:rPr>
        <w:t xml:space="preserve">highlighting </w:t>
      </w:r>
      <w:r w:rsidR="00CB13DD">
        <w:rPr>
          <w:rFonts w:ascii="Arial" w:hAnsi="Arial" w:cs="Arial"/>
        </w:rPr>
        <w:t xml:space="preserve">the need for </w:t>
      </w:r>
      <w:r w:rsidR="00A807FC">
        <w:rPr>
          <w:rFonts w:ascii="Arial" w:hAnsi="Arial" w:cs="Arial"/>
        </w:rPr>
        <w:t>preventative care against pressure ulcers.</w:t>
      </w:r>
      <w:r w:rsidR="00A564BC">
        <w:rPr>
          <w:rFonts w:ascii="Arial" w:hAnsi="Arial" w:cs="Arial"/>
        </w:rPr>
        <w:fldChar w:fldCharType="begin"/>
      </w:r>
      <w:r w:rsidR="00927F58">
        <w:rPr>
          <w:rFonts w:ascii="Arial" w:hAnsi="Arial" w:cs="Arial"/>
        </w:rPr>
        <w:instrText xml:space="preserve"> ADDIN ZOTERO_ITEM CSL_CITATION {"citationID":"PVqw1aVi","properties":{"formattedCitation":"\\super 11\\nosupersub{}","plainCitation":"11","noteIndex":0},"citationItems":[{"id":6321,"uris":["http://zotero.org/groups/5952805/items/H4QZXSTA"],"itemData":{"id":6321,"type":"article-journal","abstract":"Background\nThe prevalence of pressure ulcers particularly in the frail older adult population continues to be high and very costly especially in those suffering from chronic diseases and has brought a higher awareness to comprehensive, preventive and therapeutic measures for treatment of pressure ulcers. Internal risk factors highlighted by comorbidities play a crucial role in the pathogenesis of pressure ulcers.\n\nMain body\nFocusing on the impact of common chronic diseases (comorbidities) in aging on pressure ulcers (e.g., cardiovascular diseases, diabetes, chronic pulmonary diseases, renal diseases and neurodegenerative disorders) and the significant complicating conditions e.g., anemia, infectious diseases, malnutrition, hospitalization, incontinence and polypharmacy, frailty and disability becomes important in developing a more complete, inclusive and multidisciplinary approach to prevention of PU in older patients.\n\nObjective\nTo describe chronic and acute conditions which are risk factors in elderly patients for developing PU.\n\nMethods\nWe present an overview of comorbidities seen with PU in three diverse patient locations., The inclusion criteria are sites (community, acute hospital and long term facilities), older patients, chronic diseases and pressure ulcers grade 2 and over., Using a recently developed conceptual framework accepted by European and National Pressure Ulcer Advisory Panels, we examined chronic diseases to identify the risk factors of chronic conditions and complicating conditions which potentially influence risk for PU development.\n\nConclusion\nMultiple chronic diseases and complicating factors which associated with immobility, tissue ischemia, and undernutrition are caused to PU in community settings, hospitals, and nursing facilities.","container-title":"BMC Geriatrics","DOI":"10.1186/s12877-018-0997-7","ISSN":"1471-2318","journalAbbreviation":"BMC Geriatr","note":"PMID: 30537947\nPMCID: PMC6290523","page":"305","source":"PubMed Central","title":"An overview of co-morbidities and the development of pressure ulcers among older adults","volume":"18","author":[{"family":"Jaul","given":"Efraim"},{"family":"Barron","given":"Jeremy"},{"family":"Rosenzweig","given":"Joshua P."},{"family":"Menczel","given":"Jacob"}],"issued":{"date-parts":[["2018",12,11]]}}}],"schema":"https://github.com/citation-style-language/schema/raw/master/csl-citation.json"} </w:instrText>
      </w:r>
      <w:r w:rsidR="00A564BC">
        <w:rPr>
          <w:rFonts w:ascii="Arial" w:hAnsi="Arial" w:cs="Arial"/>
        </w:rPr>
        <w:fldChar w:fldCharType="separate"/>
      </w:r>
      <w:r w:rsidR="00927F58" w:rsidRPr="00927F58">
        <w:rPr>
          <w:rFonts w:ascii="Arial" w:hAnsi="Arial" w:cs="Arial"/>
          <w:kern w:val="0"/>
          <w:vertAlign w:val="superscript"/>
        </w:rPr>
        <w:t>11</w:t>
      </w:r>
      <w:r w:rsidR="00A564BC">
        <w:rPr>
          <w:rFonts w:ascii="Arial" w:hAnsi="Arial" w:cs="Arial"/>
        </w:rPr>
        <w:fldChar w:fldCharType="end"/>
      </w:r>
    </w:p>
    <w:p w14:paraId="522AF3CD" w14:textId="6A1E244F" w:rsidR="00C45D18" w:rsidRDefault="00996FFB" w:rsidP="00982D1A">
      <w:pPr>
        <w:spacing w:after="0" w:line="480" w:lineRule="auto"/>
        <w:ind w:firstLine="720"/>
        <w:rPr>
          <w:rFonts w:ascii="Arial" w:hAnsi="Arial" w:cs="Arial"/>
        </w:rPr>
      </w:pPr>
      <w:r>
        <w:rPr>
          <w:rFonts w:ascii="Arial" w:hAnsi="Arial" w:cs="Arial"/>
        </w:rPr>
        <w:t>M</w:t>
      </w:r>
      <w:r w:rsidRPr="00B532EA">
        <w:rPr>
          <w:rFonts w:ascii="Arial" w:hAnsi="Arial" w:cs="Arial"/>
        </w:rPr>
        <w:t>ortality captures only part of the burden. Osteomyelitis often leads to serious morbidity even when not fatal. In diabetic foot osteomyelitis,</w:t>
      </w:r>
      <w:r>
        <w:rPr>
          <w:rFonts w:ascii="Arial" w:hAnsi="Arial" w:cs="Arial"/>
        </w:rPr>
        <w:t xml:space="preserve"> for example,</w:t>
      </w:r>
      <w:r w:rsidRPr="00B532EA">
        <w:rPr>
          <w:rFonts w:ascii="Arial" w:hAnsi="Arial" w:cs="Arial"/>
        </w:rPr>
        <w:t xml:space="preserve"> up to 80% of cases eventually result in amputation, and recurrence is common.</w:t>
      </w:r>
      <w:r>
        <w:rPr>
          <w:rFonts w:ascii="Arial" w:hAnsi="Arial" w:cs="Arial"/>
        </w:rPr>
        <w:fldChar w:fldCharType="begin"/>
      </w:r>
      <w:r>
        <w:rPr>
          <w:rFonts w:ascii="Arial" w:hAnsi="Arial" w:cs="Arial"/>
        </w:rPr>
        <w:instrText xml:space="preserve"> ADDIN ZOTERO_ITEM CSL_CITATION {"citationID":"ulbkxlOE","properties":{"formattedCitation":"\\super 6\\nosupersub{}","plainCitation":"6","dontUpdate":true,"noteIndex":0},"citationItems":[{"id":15,"uris":["http://zotero.org/users/13640486/items/QFAD9HPP"],"itemData":{"id":15,"type":"article-journal","container-title":"New England Journal of Medicine","DOI":"10.1056/NEJMra1615439","ISSN":"0028-4793, 1533-4406","issue":"24","journalAbbreviation":"N Engl J Med","language":"en","page":"2367-2375","source":"DOI.org (Crossref)","title":"Diabetic Foot Ulcers and Their Recurrence","volume":"376","editor":[{"family":"Ingelfinger","given":"Julie R."}],"author":[{"family":"Armstrong","given":"David G."},{"family":"Boulton","given":"Andrew J.M."},{"family":"Bus","given":"Sicco A."}],"issued":{"date-parts":[["2017",6,15]]}}}],"schema":"https://github.com/citation-style-language/schema/raw/master/csl-citation.json"} </w:instrText>
      </w:r>
      <w:r>
        <w:rPr>
          <w:rFonts w:ascii="Arial" w:hAnsi="Arial" w:cs="Arial"/>
        </w:rPr>
        <w:fldChar w:fldCharType="separate"/>
      </w:r>
      <w:r w:rsidRPr="007A78DE">
        <w:rPr>
          <w:rFonts w:ascii="Arial" w:hAnsi="Arial" w:cs="Arial"/>
          <w:kern w:val="0"/>
          <w:vertAlign w:val="superscript"/>
        </w:rPr>
        <w:t>5</w:t>
      </w:r>
      <w:r>
        <w:rPr>
          <w:rFonts w:ascii="Arial" w:hAnsi="Arial" w:cs="Arial"/>
        </w:rPr>
        <w:fldChar w:fldCharType="end"/>
      </w:r>
      <w:r w:rsidRPr="00B532EA">
        <w:rPr>
          <w:rFonts w:ascii="Arial" w:hAnsi="Arial" w:cs="Arial"/>
        </w:rPr>
        <w:t xml:space="preserve"> The condition is associated with high costs and reduced quality of life.</w:t>
      </w:r>
      <w:r>
        <w:rPr>
          <w:rFonts w:ascii="Arial" w:hAnsi="Arial" w:cs="Arial"/>
        </w:rPr>
        <w:fldChar w:fldCharType="begin"/>
      </w:r>
      <w:r w:rsidR="002B640F">
        <w:rPr>
          <w:rFonts w:ascii="Arial" w:hAnsi="Arial" w:cs="Arial"/>
        </w:rPr>
        <w:instrText xml:space="preserve"> ADDIN ZOTERO_ITEM CSL_CITATION {"citationID":"Rp8cPUDH","properties":{"formattedCitation":"\\super 6\\nosupersub{}","plainCitation":"6","noteIndex":0},"citationItems":[{"id":6449,"uris":["http://zotero.org/groups/5952805/items/TNIMDA6F"],"itemData":{"id":6449,"type":"article-journal","abstract":"BACKGROUND: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2B640F" w:rsidRPr="002B640F">
        <w:rPr>
          <w:rFonts w:ascii="Arial" w:hAnsi="Arial" w:cs="Arial"/>
          <w:kern w:val="0"/>
          <w:vertAlign w:val="superscript"/>
        </w:rPr>
        <w:t>6</w:t>
      </w:r>
      <w:r>
        <w:rPr>
          <w:rFonts w:ascii="Arial" w:hAnsi="Arial" w:cs="Arial"/>
        </w:rPr>
        <w:fldChar w:fldCharType="end"/>
      </w:r>
      <w:r w:rsidRPr="00B532EA">
        <w:rPr>
          <w:rFonts w:ascii="Arial" w:hAnsi="Arial" w:cs="Arial"/>
        </w:rPr>
        <w:t xml:space="preserve"> Patients may live with chronic pain, impaired mobility, and psychological distress long after the infection is</w:t>
      </w:r>
      <w:r>
        <w:rPr>
          <w:rFonts w:ascii="Arial" w:hAnsi="Arial" w:cs="Arial"/>
        </w:rPr>
        <w:t xml:space="preserve"> </w:t>
      </w:r>
      <w:r w:rsidRPr="00B532EA">
        <w:rPr>
          <w:rFonts w:ascii="Arial" w:hAnsi="Arial" w:cs="Arial"/>
        </w:rPr>
        <w:t>treated</w:t>
      </w:r>
      <w:r>
        <w:rPr>
          <w:rFonts w:ascii="Arial" w:hAnsi="Arial" w:cs="Arial"/>
        </w:rPr>
        <w:t xml:space="preserve"> in </w:t>
      </w:r>
      <w:r>
        <w:rPr>
          <w:rFonts w:ascii="Arial" w:hAnsi="Arial" w:cs="Arial"/>
        </w:rPr>
        <w:lastRenderedPageBreak/>
        <w:t>the hospital setting</w:t>
      </w:r>
      <w:r w:rsidRPr="00B532EA">
        <w:rPr>
          <w:rFonts w:ascii="Arial" w:hAnsi="Arial" w:cs="Arial"/>
        </w:rPr>
        <w:t>.</w:t>
      </w:r>
      <w:r>
        <w:rPr>
          <w:rFonts w:ascii="Arial" w:hAnsi="Arial" w:cs="Arial"/>
        </w:rPr>
        <w:fldChar w:fldCharType="begin"/>
      </w:r>
      <w:r w:rsidR="002B640F">
        <w:rPr>
          <w:rFonts w:ascii="Arial" w:hAnsi="Arial" w:cs="Arial"/>
        </w:rPr>
        <w:instrText xml:space="preserve"> ADDIN ZOTERO_ITEM CSL_CITATION {"citationID":"tSpo6YCb","properties":{"formattedCitation":"\\super 6\\nosupersub{}","plainCitation":"6","noteIndex":0},"citationItems":[{"id":6449,"uris":["http://zotero.org/groups/5952805/items/TNIMDA6F"],"itemData":{"id":6449,"type":"article-journal","abstract":"BACKGROUND: In 2007, we reported a summary of data comparing diabetic foot complications to cancer. The purpose of this brief report was to refresh this with the best available data as they currently exist. Since that time, more reports have emerged both on cancer mortality and mortality associated with diabetic foot ulcer (DFU), Charcot arthropathy, and diabetes-associated lower extremity amputation.\nMETHODS: We collected data reporting 5-year mortality from studies published following 2007 and calculated a pooled mean. We evaluated data from DFU, Charcot arthropathy and lower extremity amputation. We dichotomized high and low amputation as proximal and distal to the ankle, respectively. This was compared with cancer mortality as reported by the American Cancer Society and the National Cancer Institute.\nRESULTS: Five year mortality for Charcot, DFU, minor and major amputations were 29.0, 30.5, 46.2 and 56.6%, respectively. This is compared to 9.0% for breast cancer and 80.0% for lung cancer. 5 year pooled mortality for all reported cancer was 31.0%. Direct costs of care for diabetes in general was $237 billion in 2017. This is compared to $80 billion for cancer in 2015. As up to one-third of the direct costs of care for diabetes may be attributed to the lower extremity, these are also readily comparable.\nCONCLUSION: Diabetic lower extremity complications remain enormously burdensome. Most notably, DFU and LEA appear to be more than just a marker of poor health. They are independent risk factors associated with premature death. While advances continue to improve outcomes of care for people with DFU and amputation, efforts should be directed at primary prevention as well as those for patients in diabetic foot ulcer remission to maximize ulcer-free, hospital-free and activity-rich days.","container-title":"Journal of Foot and Ankle Research","DOI":"10.1186/s13047-020-00383-2","ISSN":"1757-1146","issue":"1","journalAbbreviation":"J Foot Ankle Res","language":"eng","note":"PMID: 32209136\nPMCID: PMC7092527","page":"16","source":"PubMed","title":"Five year mortality and direct costs of care for people with diabetic foot complications are comparable to cancer","volume":"13","author":[{"family":"Armstrong","given":"David G."},{"family":"Swerdlow","given":"Mark A."},{"family":"Armstrong","given":"Alexandria A."},{"family":"Conte","given":"Michael S."},{"family":"Padula","given":"William V."},{"family":"Bus","given":"Sicco A."}],"issued":{"date-parts":[["2020",3,24]]}}}],"schema":"https://github.com/citation-style-language/schema/raw/master/csl-citation.json"} </w:instrText>
      </w:r>
      <w:r>
        <w:rPr>
          <w:rFonts w:ascii="Arial" w:hAnsi="Arial" w:cs="Arial"/>
        </w:rPr>
        <w:fldChar w:fldCharType="separate"/>
      </w:r>
      <w:r w:rsidR="002B640F" w:rsidRPr="002B640F">
        <w:rPr>
          <w:rFonts w:ascii="Arial" w:hAnsi="Arial" w:cs="Arial"/>
          <w:kern w:val="0"/>
          <w:vertAlign w:val="superscript"/>
        </w:rPr>
        <w:t>6</w:t>
      </w:r>
      <w:r>
        <w:rPr>
          <w:rFonts w:ascii="Arial" w:hAnsi="Arial" w:cs="Arial"/>
        </w:rPr>
        <w:fldChar w:fldCharType="end"/>
      </w:r>
      <w:r>
        <w:rPr>
          <w:rFonts w:ascii="Arial" w:hAnsi="Arial" w:cs="Arial"/>
        </w:rPr>
        <w:t xml:space="preserve"> </w:t>
      </w:r>
      <w:r w:rsidR="0090333A">
        <w:rPr>
          <w:rFonts w:ascii="Arial" w:hAnsi="Arial" w:cs="Arial"/>
        </w:rPr>
        <w:t>Patients with</w:t>
      </w:r>
      <w:r w:rsidR="00F85179">
        <w:rPr>
          <w:rFonts w:ascii="Arial" w:hAnsi="Arial" w:cs="Arial"/>
        </w:rPr>
        <w:t xml:space="preserve"> fract</w:t>
      </w:r>
      <w:r w:rsidR="008C35D9">
        <w:rPr>
          <w:rFonts w:ascii="Arial" w:hAnsi="Arial" w:cs="Arial"/>
        </w:rPr>
        <w:t>ure</w:t>
      </w:r>
      <w:r w:rsidR="00F85179">
        <w:rPr>
          <w:rFonts w:ascii="Arial" w:hAnsi="Arial" w:cs="Arial"/>
        </w:rPr>
        <w:t xml:space="preserve">-related infections, for example, </w:t>
      </w:r>
      <w:r w:rsidR="00953C9B">
        <w:rPr>
          <w:rFonts w:ascii="Arial" w:hAnsi="Arial" w:cs="Arial"/>
        </w:rPr>
        <w:t xml:space="preserve">report a significantly reduced quality of life </w:t>
      </w:r>
      <w:r w:rsidR="005B3994">
        <w:rPr>
          <w:rFonts w:ascii="Arial" w:hAnsi="Arial" w:cs="Arial"/>
        </w:rPr>
        <w:t xml:space="preserve">years after even </w:t>
      </w:r>
      <w:r w:rsidR="00430A82">
        <w:rPr>
          <w:rFonts w:ascii="Arial" w:hAnsi="Arial" w:cs="Arial"/>
        </w:rPr>
        <w:t xml:space="preserve">successful </w:t>
      </w:r>
      <w:r w:rsidR="00294A8A">
        <w:rPr>
          <w:rFonts w:ascii="Arial" w:hAnsi="Arial" w:cs="Arial"/>
        </w:rPr>
        <w:t>surgical treatment.</w:t>
      </w:r>
      <w:r w:rsidR="00082C5E">
        <w:rPr>
          <w:rFonts w:ascii="Arial" w:hAnsi="Arial" w:cs="Arial"/>
        </w:rPr>
        <w:fldChar w:fldCharType="begin"/>
      </w:r>
      <w:r w:rsidR="002B640F">
        <w:rPr>
          <w:rFonts w:ascii="Arial" w:hAnsi="Arial" w:cs="Arial"/>
        </w:rPr>
        <w:instrText xml:space="preserve"> ADDIN ZOTERO_ITEM CSL_CITATION {"citationID":"z8VJV94f","properties":{"formattedCitation":"\\super 11\\nosupersub{}","plainCitation":"11","dontUpdate":true,"noteIndex":0},"citationItems":[{"id":6430,"uris":["http://zotero.org/groups/5952805/items/HBIYM78G"],"itemData":{"id":6430,"type":"article-journal","abstract":"Long-term patient-related quality of life after fracture-related infections of the long bones","container-title":"Bone &amp; Joint Research","DOI":"10.1302/2046-3758.105.BJR-2020-0532","ISSN":"2046-3758","issue":"5","language":"en","note":"publisher: Bone &amp; Joint","page":"321-327","source":"boneandjoint.org.uk","title":"Long-term patient-related quality of life after fracture-related infections of the long bones","volume":"10","author":[{"family":"Walter","given":"Nike"},{"family":"Rupp","given":"Markus"},{"family":"Hierl","given":"Katja"},{"family":"Pfeifer","given":"Christian"},{"family":"Kerschbaum","given":"Maximilian"},{"family":"Hinterberger","given":"Thilo"},{"family":"Alt","given":"Volker"}],"issued":{"date-parts":[["2021",5,3]]}}}],"schema":"https://github.com/citation-style-language/schema/raw/master/csl-citation.json"} </w:instrText>
      </w:r>
      <w:r w:rsidR="00082C5E">
        <w:rPr>
          <w:rFonts w:ascii="Arial" w:hAnsi="Arial" w:cs="Arial"/>
        </w:rPr>
        <w:fldChar w:fldCharType="separate"/>
      </w:r>
      <w:r w:rsidR="00601E8D" w:rsidRPr="00601E8D">
        <w:rPr>
          <w:rFonts w:ascii="Arial" w:hAnsi="Arial" w:cs="Arial"/>
          <w:kern w:val="0"/>
          <w:vertAlign w:val="superscript"/>
        </w:rPr>
        <w:t>1</w:t>
      </w:r>
      <w:r w:rsidR="00D01EBA">
        <w:rPr>
          <w:rFonts w:ascii="Arial" w:hAnsi="Arial" w:cs="Arial"/>
          <w:kern w:val="0"/>
          <w:vertAlign w:val="superscript"/>
        </w:rPr>
        <w:t>0</w:t>
      </w:r>
      <w:r w:rsidR="00082C5E">
        <w:rPr>
          <w:rFonts w:ascii="Arial" w:hAnsi="Arial" w:cs="Arial"/>
        </w:rPr>
        <w:fldChar w:fldCharType="end"/>
      </w:r>
    </w:p>
    <w:p w14:paraId="78DE106C" w14:textId="6790DFE5" w:rsidR="00B532EA" w:rsidRPr="00B532EA" w:rsidRDefault="00B532EA" w:rsidP="00FD703E">
      <w:pPr>
        <w:spacing w:after="0" w:line="480" w:lineRule="auto"/>
        <w:ind w:firstLine="720"/>
        <w:rPr>
          <w:rFonts w:ascii="Arial" w:hAnsi="Arial" w:cs="Arial"/>
        </w:rPr>
      </w:pPr>
      <w:r w:rsidRPr="00B532EA">
        <w:rPr>
          <w:rFonts w:ascii="Arial" w:hAnsi="Arial" w:cs="Arial"/>
        </w:rPr>
        <w:t xml:space="preserve">This rising burden mirrors trends in other infectious conditions that interact with chronic illness. </w:t>
      </w:r>
      <w:r w:rsidR="00BE3BC8">
        <w:rPr>
          <w:rFonts w:ascii="Arial" w:hAnsi="Arial" w:cs="Arial"/>
        </w:rPr>
        <w:t>For example, m</w:t>
      </w:r>
      <w:r w:rsidRPr="00B532EA">
        <w:rPr>
          <w:rFonts w:ascii="Arial" w:hAnsi="Arial" w:cs="Arial"/>
        </w:rPr>
        <w:t>ortality from C. difficile infection</w:t>
      </w:r>
      <w:ins w:id="91" w:author="Sanaka, Krishna" w:date="2025-12-02T18:54:00Z" w16du:dateUtc="2025-12-02T23:54:00Z">
        <w:r w:rsidR="00E937BF">
          <w:rPr>
            <w:rFonts w:ascii="Arial" w:hAnsi="Arial" w:cs="Arial"/>
          </w:rPr>
          <w:t xml:space="preserve"> as well as the pre</w:t>
        </w:r>
      </w:ins>
      <w:ins w:id="92" w:author="Sanaka, Krishna" w:date="2025-12-02T18:55:00Z" w16du:dateUtc="2025-12-02T23:55:00Z">
        <w:r w:rsidR="00E937BF">
          <w:rPr>
            <w:rFonts w:ascii="Arial" w:hAnsi="Arial" w:cs="Arial"/>
          </w:rPr>
          <w:t>valence of sepsis</w:t>
        </w:r>
      </w:ins>
      <w:ins w:id="93" w:author="Sanaka, Krishna" w:date="2025-12-02T18:59:00Z" w16du:dateUtc="2025-12-02T23:59:00Z">
        <w:r w:rsidR="001E0E4D">
          <w:rPr>
            <w:rFonts w:ascii="Arial" w:hAnsi="Arial" w:cs="Arial"/>
          </w:rPr>
          <w:t xml:space="preserve"> and urinary tract infections</w:t>
        </w:r>
      </w:ins>
      <w:r w:rsidRPr="00B532EA">
        <w:rPr>
          <w:rFonts w:ascii="Arial" w:hAnsi="Arial" w:cs="Arial"/>
        </w:rPr>
        <w:t xml:space="preserve"> has a</w:t>
      </w:r>
      <w:r w:rsidR="00725D47">
        <w:rPr>
          <w:rFonts w:ascii="Arial" w:hAnsi="Arial" w:cs="Arial"/>
        </w:rPr>
        <w:t>lso</w:t>
      </w:r>
      <w:r w:rsidRPr="00B532EA">
        <w:rPr>
          <w:rFonts w:ascii="Arial" w:hAnsi="Arial" w:cs="Arial"/>
        </w:rPr>
        <w:t xml:space="preserve"> climbed over </w:t>
      </w:r>
      <w:r w:rsidR="00011330">
        <w:rPr>
          <w:rFonts w:ascii="Arial" w:hAnsi="Arial" w:cs="Arial"/>
        </w:rPr>
        <w:t>recent decades</w:t>
      </w:r>
      <w:r w:rsidRPr="00B532EA">
        <w:rPr>
          <w:rFonts w:ascii="Arial" w:hAnsi="Arial" w:cs="Arial"/>
        </w:rPr>
        <w:t xml:space="preserve">, </w:t>
      </w:r>
      <w:del w:id="94" w:author="Sanaka, Krishna" w:date="2025-12-02T19:05:00Z" w16du:dateUtc="2025-12-03T00:05:00Z">
        <w:r w:rsidRPr="00B532EA" w:rsidDel="008C1544">
          <w:rPr>
            <w:rFonts w:ascii="Arial" w:hAnsi="Arial" w:cs="Arial"/>
          </w:rPr>
          <w:delText>often driven by host factors and structural vulnerabilities</w:delText>
        </w:r>
      </w:del>
      <w:ins w:id="95" w:author="Sanaka, Krishna" w:date="2025-12-02T19:05:00Z" w16du:dateUtc="2025-12-03T00:05:00Z">
        <w:r w:rsidR="008C1544">
          <w:rPr>
            <w:rFonts w:ascii="Arial" w:hAnsi="Arial" w:cs="Arial"/>
          </w:rPr>
          <w:t>reflecting a broader pattern in which several infectious diseases have shown rising population-level impact over recent decades</w:t>
        </w:r>
      </w:ins>
      <w:r w:rsidRPr="00B532EA">
        <w:rPr>
          <w:rFonts w:ascii="Arial" w:hAnsi="Arial" w:cs="Arial"/>
        </w:rPr>
        <w:t>.</w:t>
      </w:r>
      <w:ins w:id="96" w:author="Sanaka, Krishna" w:date="2025-12-02T18:56:00Z" w16du:dateUtc="2025-12-02T23:56:00Z">
        <w:r w:rsidR="001E0E4D" w:rsidDel="001E0E4D">
          <w:rPr>
            <w:rFonts w:ascii="Arial" w:hAnsi="Arial" w:cs="Arial"/>
          </w:rPr>
          <w:t xml:space="preserve"> </w:t>
        </w:r>
      </w:ins>
      <w:del w:id="97" w:author="Sanaka, Krishna" w:date="2025-12-02T18:56:00Z" w16du:dateUtc="2025-12-02T23:56:00Z">
        <w:r w:rsidR="001E0E4D" w:rsidDel="001E0E4D">
          <w:rPr>
            <w:rFonts w:ascii="Arial" w:hAnsi="Arial" w:cs="Arial"/>
          </w:rPr>
          <w:fldChar w:fldCharType="begin"/>
        </w:r>
        <w:r w:rsidR="001E0E4D" w:rsidDel="001E0E4D">
          <w:rPr>
            <w:rFonts w:ascii="Arial" w:hAnsi="Arial" w:cs="Arial"/>
          </w:rPr>
          <w:delInstrText xml:space="preserve"> ADDIN ZOTERO_ITEM CSL_CITATION {"citationID":"IUReGj41","properties":{"formattedCitation":"\\super 13\\nosupersub{}","plainCitation":"13","noteIndex":0},"citationItems":[{"id":6796,"uris":["http://zotero.org/groups/5952805/items/3C2ILBVD"],"itemData":{"id":6796,"type":"article-journal","abstract":"Rationale: Stakeholders seek to monitor processes and outcomes of care among patients with sepsis, but use of administrative data for sepsis surveillance is controversial. Prior studies using only principal diagnoses from claims data have shown a trend of rising sepsis incidence with falling infection incidence, implying that administrative data are inaccurate for sepsis surveillance., Objectives: Because a sepsis diagnosis often modifies an infection site diagnosis, we sought to investigate trends in sepsis and infection using both principal and secondary diagnoses in administrative data., Methods: This was a retrospective cohort study. We used data from the Nationwide Inpatient Sample years 2003 to 2009 to identify age-standardized, population-based trends in sepsis and infection using all available diagnosis codes. Infection sites were defined as bacteremia, pneumonia, urinary tract, skin/soft tissue, and gastrointestinal; codes for septicemia, sepsis, severe sepsis, and septic shock were used to identify “sepsis.” We identified patients with infection and mechanical ventilation to estimate incidence of severe sepsis without requiring specific claims for sepsis or acute organ failure., Measurements and Main Results: We identified 53.9 million adult infection hospitalizations during the years 2003 to 2009; average age was 63 years, 61% of patients were women, and 70% reported white race, 14% black, and 11% Hispanic ethnicity. Incidence of hospitalizations with an infection claim increased from 3,147/100,000 U.S. residents in 2003 to 3,480/100,000 in 2009 (11% increase), whereas hospitalizations with sepsis claims increased from 359/100,000 to 535/100,000 residents during the same time frame (49% increase); P = 0.009 between infection and sepsis trends. The proportion of infection hospitalizations with a sepsis claim increased from 7.5% in 2003 to 11.5% in 2009 (54% increase). The incidence of hospitalizations with both an infection and mechanical ventilation claim during 2003 was 173/100,000 as compared with 251/100,000 in 2009 (45% increase); P = 0.76 compared with sepsis trends., Conclusions: Sepsis claims are increasing at a greater rate than infection claims but are not inversely related. Trends in sepsis are similar to trends in infection cases requiring mechanical ventilation. Further studies should seek to identify the optimal algorithms to identify sepsis within administrative data and explore potential mechanisms for the increasing incidence of infection and sepsis in the United States.","container-title":"Annals of the American Thoracic Society","DOI":"10.1513/AnnalsATS.201411-498BC","ISSN":"2329-6933","issue":"2","journalAbbreviation":"Ann Am Thorac Soc","note":"PMID: 25569845\nPMCID: PMC4342831","page":"216-220","source":"PubMed Central","title":"Trends in Sepsis and Infection Sources in the United States. A Population-Based Study","volume":"12","author":[{"family":"Walkey","given":"Allan J."},{"family":"Lagu","given":"Tara"},{"family":"Lindenauer","given":"Peter K."}],"issued":{"date-parts":[["2015",2]]}}}],"schema":"https://github.com/citation-style-language/schema/raw/master/csl-citation.json"} </w:delInstrText>
        </w:r>
        <w:r w:rsidR="001E0E4D" w:rsidDel="001E0E4D">
          <w:rPr>
            <w:rFonts w:ascii="Arial" w:hAnsi="Arial" w:cs="Arial"/>
          </w:rPr>
          <w:fldChar w:fldCharType="separate"/>
        </w:r>
        <w:r w:rsidR="001E0E4D" w:rsidRPr="001E0E4D" w:rsidDel="001E0E4D">
          <w:rPr>
            <w:rFonts w:ascii="Arial" w:hAnsi="Arial" w:cs="Arial"/>
            <w:kern w:val="0"/>
            <w:vertAlign w:val="superscript"/>
          </w:rPr>
          <w:delText>13</w:delText>
        </w:r>
        <w:r w:rsidR="001E0E4D" w:rsidDel="001E0E4D">
          <w:rPr>
            <w:rFonts w:ascii="Arial" w:hAnsi="Arial" w:cs="Arial"/>
          </w:rPr>
          <w:fldChar w:fldCharType="end"/>
        </w:r>
      </w:del>
      <w:r w:rsidR="009D5C2C">
        <w:rPr>
          <w:rFonts w:ascii="Arial" w:hAnsi="Arial" w:cs="Arial"/>
        </w:rPr>
        <w:fldChar w:fldCharType="begin"/>
      </w:r>
      <w:r w:rsidR="00927F58">
        <w:rPr>
          <w:rFonts w:ascii="Arial" w:hAnsi="Arial" w:cs="Arial"/>
        </w:rPr>
        <w:instrText xml:space="preserve"> ADDIN ZOTERO_ITEM CSL_CITATION {"citationID":"NVKupI0s","properties":{"formattedCitation":"\\super 14,15\\nosupersub{}","plainCitation":"14,15","noteIndex":0},"citationItems":[{"id":6297,"uris":["http://zotero.org/groups/5952805/items/HETJ6UTG"],"itemData":{"id":6297,"type":"article-journal","abstract":"Clostridium difficile is an important cause of hospital-associated diarrhea. In this report from the CDC, the U.S. burden of C. difficile infection is estimated at nearly 500,000 cases and 30,000 deaths in 2011, with an increasing burden among nonhospitalized persons. Changes in the epidemiology of Clostridium difficile infections have occurred since the emergence of the North American pulsed-field gel electrophoresis type 1 (NAP1) strain, which has been responsible for geographically dispersed hospital-associated outbreaks.1–3 In the United States, hospitalizations for C. difficile infection among nonpregnant adults doubled from 2000 through 2010 and were projected to continue to increase in 2011 and 2012, especially as laboratories transition to more sensitive C. difficile assays, such as the nucleic acid amplification test (NAAT).4–6 On the basis of data from U.S. death certificates, C. difficile infection is the leading cause of gastroenteritis-associated death . . .","container-title":"New England Journal of Medicine","DOI":"10.1056/NEJMoa1408913","ISSN":"0028-4793","issue":"9","note":"publisher: Massachusetts Medical Society\n_eprint: https://www.nejm.org/doi/pdf/10.1056/NEJMoa1408913","page":"825-834","source":"Taylor and Francis+NEJM","title":"Burden of Clostridium difficile Infection in the United States","volume":"372","author":[{"family":"Lessa","given":"Fernanda C."},{"family":"Mu","given":"Yi"},{"family":"Bamberg","given":"Wendy M."},{"family":"Beldavs","given":"Zintars G."},{"family":"Dumyati","given":"Ghinwa K."},{"family":"Dunn","given":"John R."},{"family":"Farley","given":"Monica M."},{"family":"Holzbauer","given":"Stacy M."},{"family":"Meek","given":"James I."},{"family":"Phipps","given":"Erin C."},{"family":"Wilson","given":"Lucy E."},{"family":"Winston","given":"Lisa G."},{"family":"Cohen","given":"Jessica A."},{"family":"Limbago","given":"Brandi M."},{"family":"Fridkin","given":"Scott K."},{"family":"Gerding","given":"Dale N."},{"family":"McDonald","given":"L. Clifford"}],"issued":{"date-parts":[["2015",2,26]]}}},{"id":6796,"uris":["http://zotero.org/groups/5952805/items/3C2ILBVD"],"itemData":{"id":6796,"type":"article-journal","abstract":"Rationale: Stakeholders seek to monitor processes and outcomes of care among patients with sepsis, but use of administrative data for sepsis surveillance is controversial. Prior studies using only principal diagnoses from claims data have shown a trend of rising sepsis incidence with falling infection incidence, implying that administrative data are inaccurate for sepsis surveillance., Objectives: Because a sepsis diagnosis often modifies an infection site diagnosis, we sought to investigate trends in sepsis and infection using both principal and secondary diagnoses in administrative data., Methods: This was a retrospective cohort study. We used data from the Nationwide Inpatient Sample years 2003 to 2009 to identify age-standardized, population-based trends in sepsis and infection using all available diagnosis codes. Infection sites were defined as bacteremia, pneumonia, urinary tract, skin/soft tissue, and gastrointestinal; codes for septicemia, sepsis, severe sepsis, and septic shock were used to identify “sepsis.” We identified patients with infection and mechanical ventilation to estimate incidence of severe sepsis without requiring specific claims for sepsis or acute organ failure., Measurements and Main Results: We identified 53.9 million adult infection hospitalizations during the years 2003 to 2009; average age was 63 years, 61% of patients were women, and 70% reported white race, 14% black, and 11% Hispanic ethnicity. Incidence of hospitalizations with an infection claim increased from 3,147/100,000 U.S. residents in 2003 to 3,480/100,000 in 2009 (11% increase), whereas hospitalizations with sepsis claims increased from 359/100,000 to 535/100,000 residents during the same time frame (49% increase); P = 0.009 between infection and sepsis trends. The proportion of infection hospitalizations with a sepsis claim increased from 7.5% in 2003 to 11.5% in 2009 (54% increase). The incidence of hospitalizations with both an infection and mechanical ventilation claim during 2003 was 173/100,000 as compared with 251/100,000 in 2009 (45% increase); P = 0.76 compared with sepsis trends., Conclusions: Sepsis claims are increasing at a greater rate than infection claims but are not inversely related. Trends in sepsis are similar to trends in infection cases requiring mechanical ventilation. Further studies should seek to identify the optimal algorithms to identify sepsis within administrative data and explore potential mechanisms for the increasing incidence of infection and sepsis in the United States.","container-title":"Annals of the American Thoracic Society","DOI":"10.1513/AnnalsATS.201411-498BC","ISSN":"2329-6933","issue":"2","journalAbbreviation":"Ann Am Thorac Soc","note":"PMID: 25569845\nPMCID: PMC4342831","page":"216-220","source":"PubMed Central","title":"Trends in Sepsis and Infection Sources in the United States. A Population-Based Study","volume":"12","author":[{"family":"Walkey","given":"Allan J."},{"family":"Lagu","given":"Tara"},{"family":"Lindenauer","given":"Peter K."}],"issued":{"date-parts":[["2015",2]]}}}],"schema":"https://github.com/citation-style-language/schema/raw/master/csl-citation.json"} </w:instrText>
      </w:r>
      <w:r w:rsidR="009D5C2C">
        <w:rPr>
          <w:rFonts w:ascii="Arial" w:hAnsi="Arial" w:cs="Arial"/>
        </w:rPr>
        <w:fldChar w:fldCharType="separate"/>
      </w:r>
      <w:r w:rsidR="00927F58" w:rsidRPr="00927F58">
        <w:rPr>
          <w:rFonts w:ascii="Arial" w:hAnsi="Arial" w:cs="Arial"/>
          <w:kern w:val="0"/>
          <w:vertAlign w:val="superscript"/>
        </w:rPr>
        <w:t>14,15</w:t>
      </w:r>
      <w:r w:rsidR="009D5C2C">
        <w:rPr>
          <w:rFonts w:ascii="Arial" w:hAnsi="Arial" w:cs="Arial"/>
        </w:rPr>
        <w:fldChar w:fldCharType="end"/>
      </w:r>
      <w:r w:rsidRPr="00B532EA">
        <w:rPr>
          <w:rFonts w:ascii="Arial" w:hAnsi="Arial" w:cs="Arial"/>
        </w:rPr>
        <w:t xml:space="preserve"> </w:t>
      </w:r>
      <w:ins w:id="98" w:author="Sanaka, Krishna" w:date="2025-12-02T19:56:00Z" w16du:dateUtc="2025-12-03T00:56:00Z">
        <w:r w:rsidR="00AD7ACB">
          <w:rPr>
            <w:rFonts w:ascii="Arial" w:hAnsi="Arial" w:cs="Arial"/>
          </w:rPr>
          <w:t>Furthermore,</w:t>
        </w:r>
      </w:ins>
      <w:ins w:id="99" w:author="Sanaka, Krishna" w:date="2025-12-02T19:58:00Z" w16du:dateUtc="2025-12-03T00:58:00Z">
        <w:r w:rsidR="00781634">
          <w:rPr>
            <w:rFonts w:ascii="Arial" w:hAnsi="Arial" w:cs="Arial"/>
          </w:rPr>
          <w:t xml:space="preserve"> </w:t>
        </w:r>
      </w:ins>
      <w:ins w:id="100" w:author="Sanaka, Krishna" w:date="2025-12-02T19:59:00Z" w16du:dateUtc="2025-12-03T00:59:00Z">
        <w:r w:rsidR="00781634">
          <w:rPr>
            <w:rFonts w:ascii="Arial" w:hAnsi="Arial" w:cs="Arial"/>
          </w:rPr>
          <w:t xml:space="preserve">antimicrobial resistance is a growing problem in </w:t>
        </w:r>
        <w:r w:rsidR="00632D44">
          <w:rPr>
            <w:rFonts w:ascii="Arial" w:hAnsi="Arial" w:cs="Arial"/>
          </w:rPr>
          <w:t xml:space="preserve">infectious diseases, and </w:t>
        </w:r>
      </w:ins>
      <w:ins w:id="101" w:author="Sanaka, Krishna" w:date="2025-12-02T20:02:00Z" w16du:dateUtc="2025-12-03T01:02:00Z">
        <w:r w:rsidR="00D52F8E">
          <w:rPr>
            <w:rFonts w:ascii="Arial" w:hAnsi="Arial" w:cs="Arial"/>
          </w:rPr>
          <w:t xml:space="preserve">osteomyelitis </w:t>
        </w:r>
        <w:r w:rsidR="00D56C71">
          <w:rPr>
            <w:rFonts w:ascii="Arial" w:hAnsi="Arial" w:cs="Arial"/>
          </w:rPr>
          <w:t xml:space="preserve">caused by multidrug resistant </w:t>
        </w:r>
        <w:r w:rsidR="006D3B0B">
          <w:rPr>
            <w:rFonts w:ascii="Arial" w:hAnsi="Arial" w:cs="Arial"/>
          </w:rPr>
          <w:t xml:space="preserve">agents </w:t>
        </w:r>
        <w:r w:rsidR="00AE5B44">
          <w:rPr>
            <w:rFonts w:ascii="Arial" w:hAnsi="Arial" w:cs="Arial"/>
          </w:rPr>
          <w:t>is associated with worsened morbidity over time.</w:t>
        </w:r>
      </w:ins>
      <w:r w:rsidR="00631EB2">
        <w:rPr>
          <w:rFonts w:ascii="Arial" w:hAnsi="Arial" w:cs="Arial"/>
        </w:rPr>
        <w:fldChar w:fldCharType="begin"/>
      </w:r>
      <w:r w:rsidR="00631EB2">
        <w:rPr>
          <w:rFonts w:ascii="Arial" w:hAnsi="Arial" w:cs="Arial"/>
        </w:rPr>
        <w:instrText xml:space="preserve"> ADDIN ZOTERO_ITEM CSL_CITATION {"citationID":"zsatmSB4","properties":{"formattedCitation":"\\super 16,17\\nosupersub{}","plainCitation":"16,17","noteIndex":0},"citationItems":[{"id":6809,"uris":["http://zotero.org/groups/5952805/items/KVCB6U7P"],"itemData":{"id":6809,"type":"article-journal","abstract":"Antimicrobial resistance (AMR) remains a critical public health problem that pervades hospitals and health systems worldwide. The ongoing AMR crisis is not only concerning for patient care but also healthcare delivery and quality. This article outlines key components of the origins of AMR in the United States and how it presents across the American healthcare system. Numerous factors contributed to the crisis, including agricultural antibiotic use, wasteful prescribing practices in health care, conflicting behaviours among patients and clinicians, patient demand and satisfaction, and payment and reimbursement models that incentivize inappropriate antibiotic use. To combat AMR, clinicians, healthcare professionals, and legislators must continue to promote and implement innovative solutions, including antibiotic stewardship programmes (ASPs), hand hygiene protocols, ample supply of personal protective equipment (PPE), standardized treatment guidelines for antibiotic prescribing, clinician and patient educational programmes, and health policy initiatives. With the rising prevalence of multi-drug resistant bacterial infections, AMR must become a greater priority to policymakers and healthcare stakeholders.","container-title":"Epidemiology and Infection","DOI":"10.1017/S0950268824000244","ISSN":"1469-4409","journalAbbreviation":"Epidemiol Infect","language":"eng","note":"PMID: 38343135\nPMCID: PMC10894903","page":"e33","source":"PubMed","title":"Antimicrobial resistance in the United States: Origins and future directions","title-short":"Antimicrobial resistance in the United States","volume":"152","author":[{"family":"Sutton","given":"Kent F."},{"family":"Ashley","given":"Lucas W."}],"issued":{"date-parts":[["2024",2,12]]}}},{"id":6812,"uris":["http://zotero.org/groups/5952805/items/E533PPTN"],"itemData":{"id":6812,"type":"article-journal","abstract":"Diabetic foot ulcers commonly precede diabetic foot osteomyelitis (DFO) and once the latter occurs, surgical management is often performed. The presence of osteomyelitis is an independent risk factor for the development of re-ulceration. We investigated the relationship between causative organisms in osteomyelitis and 1-year diabetic foot outcomes (re-ulceration, amputation, and death) following surgical management in an observational cohort of 223 patients. Univariate and multivariate analyses were performed for available demographic, clinical, and laboratory data. In addition, random forest plots were used to identify microbiologic predictors of 1-year outcomes. Patients with osteomyelitis managed surgically were younger and exhibited more painful peripheral neuropathy than outpatients with diabetes alone (both P &lt; .0001). Osteomyelitis proximal margin cultures were diverse, at times polymicrobial, and included multidrug-resistant organisms in 13.9% of the cohort. In patients who underwent surgery, 44.5% experienced a re-ulceration on the same foot within 12 months of surgery. The presence of multidrug-resistant organisms on proximal bone culture was found to be a significant predictor of diabetic foot ulcer recurrence in univariate modelling (P &lt; .001) and importance rankings. This is the first study to use prediction modelling to identify a relationship between multidrug-resistant organisms and diabetic foot ulcer recurrence following DFO.","container-title":"International Wound Journal","DOI":"10.1111/iwj.13439","ISSN":"1742-481X","issue":"6","journalAbbreviation":"Int Wound J","language":"eng","note":"PMID: 32633880\nPMCID: PMC7736527","page":"1634-1641","source":"PubMed","title":"Multidrug resistant organism predicts ulcer recurrence following surgical management of diabetic foot osteomyelitis","volume":"17","author":[{"family":"Schmidt","given":"Brian M."},{"family":"Ye","given":"Wen"},{"family":"Zhou","given":"Shiwei"}],"issued":{"date-parts":[["2020",12]]}}}],"schema":"https://github.com/citation-style-language/schema/raw/master/csl-citation.json"} </w:instrText>
      </w:r>
      <w:r w:rsidR="00631EB2">
        <w:rPr>
          <w:rFonts w:ascii="Arial" w:hAnsi="Arial" w:cs="Arial"/>
        </w:rPr>
        <w:fldChar w:fldCharType="separate"/>
      </w:r>
      <w:r w:rsidR="00631EB2" w:rsidRPr="00631EB2">
        <w:rPr>
          <w:rFonts w:ascii="Arial" w:hAnsi="Arial" w:cs="Arial"/>
          <w:kern w:val="0"/>
          <w:vertAlign w:val="superscript"/>
        </w:rPr>
        <w:t>16,17</w:t>
      </w:r>
      <w:r w:rsidR="00631EB2">
        <w:rPr>
          <w:rFonts w:ascii="Arial" w:hAnsi="Arial" w:cs="Arial"/>
        </w:rPr>
        <w:fldChar w:fldCharType="end"/>
      </w:r>
      <w:ins w:id="102" w:author="Sanaka, Krishna" w:date="2025-12-02T20:02:00Z" w16du:dateUtc="2025-12-03T01:02:00Z">
        <w:r w:rsidR="00AE5B44">
          <w:rPr>
            <w:rFonts w:ascii="Arial" w:hAnsi="Arial" w:cs="Arial"/>
          </w:rPr>
          <w:t xml:space="preserve"> </w:t>
        </w:r>
      </w:ins>
      <w:r w:rsidRPr="00B532EA">
        <w:rPr>
          <w:rFonts w:ascii="Arial" w:hAnsi="Arial" w:cs="Arial"/>
        </w:rPr>
        <w:t>In this context, osteomyelitis joins a group of infections whose lethality depends less on virulence than on the failure to prevent, detect, and coordinate care for medically complex individuals.</w:t>
      </w:r>
    </w:p>
    <w:p w14:paraId="770DCB65" w14:textId="65E0024B" w:rsidR="00B532EA" w:rsidRPr="00B532EA" w:rsidRDefault="00B532EA" w:rsidP="00FD703E">
      <w:pPr>
        <w:spacing w:after="0" w:line="480" w:lineRule="auto"/>
        <w:ind w:firstLine="720"/>
        <w:rPr>
          <w:rFonts w:ascii="Arial" w:hAnsi="Arial" w:cs="Arial"/>
        </w:rPr>
      </w:pPr>
      <w:r w:rsidRPr="00B532EA">
        <w:rPr>
          <w:rFonts w:ascii="Arial" w:hAnsi="Arial" w:cs="Arial"/>
        </w:rPr>
        <w:t>Our findings have several implications for clinical and public health practice. First, improved surveillance of osteomyelitis is warranted. Because the condition is not reportable and is often under-coded outside of inpatient settings, national monitoring has been limited. Second, prevention must focus on timely wound care in high-risk groups</w:t>
      </w:r>
      <w:r w:rsidR="00E02FAF">
        <w:rPr>
          <w:rFonts w:ascii="Arial" w:hAnsi="Arial" w:cs="Arial"/>
        </w:rPr>
        <w:t xml:space="preserve">, </w:t>
      </w:r>
      <w:r w:rsidRPr="00B532EA">
        <w:rPr>
          <w:rFonts w:ascii="Arial" w:hAnsi="Arial" w:cs="Arial"/>
        </w:rPr>
        <w:t>especially people with diabetes</w:t>
      </w:r>
      <w:r w:rsidR="00B66857">
        <w:rPr>
          <w:rFonts w:ascii="Arial" w:hAnsi="Arial" w:cs="Arial"/>
        </w:rPr>
        <w:t xml:space="preserve">, </w:t>
      </w:r>
      <w:r w:rsidRPr="00B532EA">
        <w:rPr>
          <w:rFonts w:ascii="Arial" w:hAnsi="Arial" w:cs="Arial"/>
        </w:rPr>
        <w:t>vascular disease</w:t>
      </w:r>
      <w:r w:rsidR="00B66857">
        <w:rPr>
          <w:rFonts w:ascii="Arial" w:hAnsi="Arial" w:cs="Arial"/>
        </w:rPr>
        <w:t>, trauma, and pressure injury</w:t>
      </w:r>
      <w:r w:rsidRPr="00B532EA">
        <w:rPr>
          <w:rFonts w:ascii="Arial" w:hAnsi="Arial" w:cs="Arial"/>
        </w:rPr>
        <w:t>.</w:t>
      </w:r>
      <w:ins w:id="103" w:author="Sanaka, Krishna" w:date="2025-12-02T19:16:00Z" w16du:dateUtc="2025-12-03T00:16:00Z">
        <w:r w:rsidR="00774233">
          <w:rPr>
            <w:rFonts w:ascii="Arial" w:hAnsi="Arial" w:cs="Arial"/>
          </w:rPr>
          <w:t xml:space="preserve"> </w:t>
        </w:r>
      </w:ins>
      <w:ins w:id="104" w:author="Sanaka, Krishna" w:date="2025-12-02T19:18:00Z" w16du:dateUtc="2025-12-03T00:18:00Z">
        <w:r w:rsidR="003B3277">
          <w:rPr>
            <w:rFonts w:ascii="Arial" w:hAnsi="Arial" w:cs="Arial"/>
          </w:rPr>
          <w:t>Notably</w:t>
        </w:r>
      </w:ins>
      <w:ins w:id="105" w:author="Sanaka, Krishna" w:date="2025-12-02T19:16:00Z" w16du:dateUtc="2025-12-03T00:16:00Z">
        <w:r w:rsidR="00774233">
          <w:rPr>
            <w:rFonts w:ascii="Arial" w:hAnsi="Arial" w:cs="Arial"/>
          </w:rPr>
          <w:t xml:space="preserve">, </w:t>
        </w:r>
      </w:ins>
      <w:ins w:id="106" w:author="Sanaka, Krishna" w:date="2025-12-02T19:18:00Z" w16du:dateUtc="2025-12-03T00:18:00Z">
        <w:r w:rsidR="00AF0A85">
          <w:rPr>
            <w:rFonts w:ascii="Arial" w:hAnsi="Arial" w:cs="Arial"/>
          </w:rPr>
          <w:t xml:space="preserve">foot </w:t>
        </w:r>
      </w:ins>
      <w:ins w:id="107" w:author="Sanaka, Krishna" w:date="2025-12-02T19:17:00Z" w16du:dateUtc="2025-12-03T00:17:00Z">
        <w:r w:rsidR="009A1F73">
          <w:rPr>
            <w:rFonts w:ascii="Arial" w:hAnsi="Arial" w:cs="Arial"/>
          </w:rPr>
          <w:t xml:space="preserve">wounds that last longer than 30 days </w:t>
        </w:r>
        <w:r w:rsidR="00B838EF">
          <w:rPr>
            <w:rFonts w:ascii="Arial" w:hAnsi="Arial" w:cs="Arial"/>
          </w:rPr>
          <w:t xml:space="preserve">are </w:t>
        </w:r>
        <w:r w:rsidR="008074FD">
          <w:rPr>
            <w:rFonts w:ascii="Arial" w:hAnsi="Arial" w:cs="Arial"/>
          </w:rPr>
          <w:t xml:space="preserve">nearly 5 times more likely </w:t>
        </w:r>
        <w:r w:rsidR="0070056A">
          <w:rPr>
            <w:rFonts w:ascii="Arial" w:hAnsi="Arial" w:cs="Arial"/>
          </w:rPr>
          <w:t xml:space="preserve">to result in osteomyelitis than those </w:t>
        </w:r>
        <w:r w:rsidR="005944B4">
          <w:rPr>
            <w:rFonts w:ascii="Arial" w:hAnsi="Arial" w:cs="Arial"/>
          </w:rPr>
          <w:t xml:space="preserve">that </w:t>
        </w:r>
        <w:r w:rsidR="00D456F7">
          <w:rPr>
            <w:rFonts w:ascii="Arial" w:hAnsi="Arial" w:cs="Arial"/>
          </w:rPr>
          <w:t>last less than 30 days.</w:t>
        </w:r>
      </w:ins>
      <w:r w:rsidR="00AF0A85">
        <w:rPr>
          <w:rFonts w:ascii="Arial" w:hAnsi="Arial" w:cs="Arial"/>
        </w:rPr>
        <w:fldChar w:fldCharType="begin"/>
      </w:r>
      <w:r w:rsidR="00631EB2">
        <w:rPr>
          <w:rFonts w:ascii="Arial" w:hAnsi="Arial" w:cs="Arial"/>
        </w:rPr>
        <w:instrText xml:space="preserve"> ADDIN ZOTERO_ITEM CSL_CITATION {"citationID":"OhFnIzNr","properties":{"formattedCitation":"\\super 18\\nosupersub{}","plainCitation":"18","noteIndex":0},"citationItems":[{"id":6801,"uris":["http://zotero.org/groups/5952805/items/82JDLBJK"],"itemData":{"id":6801,"type":"article-journal","abstract":"OBJECTIVE—To prospectively determine risk factors for foot infection in a cohort of people with diabetes.RESEARCH DESIGN AND METHODS—We evaluated then followed 1,666 consecutive diabetic patients enrolled in a managed care–based outpatient clinic in a 2-year longitudinal outcomes study. At enrollment, patients underwent a standardized general medical examination and detailed foot assessment and were educated about proper foot care. They were then rescreened at scheduled intervals and also seen promptly if they developed any foot problem.RESULTS—During the evaluation period, 151 (9.1%) patients developed 199 foot infections, all but one involving a wound or penetrating injury. Most patients had infections involving only the soft tissue, but 19.9% had bone culture–proven osteomyelitis. For those who developed a foot infection, compared with those who did not, the risk of hospitalization was 55.7 times greater (95% CI 30.3–102.2; P &amp;lt; 0.001) and the risk of amputation was 154.5 times greater (58.5–468.5; P &amp;lt; 0.001). Foot wounds preceded all but one infection. Significant (P &amp;lt; 0.05) independent risk factors for foot infection from a multivariate analysis included wounds that penetrated to bone (odds ratio 6.7), wounds with a duration &amp;gt;30 days (4.7), recurrent wounds (2.4), wounds with a traumatic etiology (2.4), and presence of peripheral vascular disease (1.9).CONCLUSIONS—Foot infections occur relatively frequently in individuals with diabetes, almost always follow trauma, and dramatically increase the risk of hospitalization and amputation. Efforts to prevent infections should be targeted at people with traumatic foot wounds, especially those that are chronic, deep, recurrent, or associated with peripheral vascular disease.","container-title":"Diabetes Care","DOI":"10.2337/dc05-2425","ISSN":"0149-5992","issue":"6","journalAbbreviation":"Diabetes Care","page":"1288-1293","source":"Silverchair","title":"Risk Factors for Foot Infections in Individuals With Diabetes","volume":"29","author":[{"family":"Lavery","given":"Lawrence A."},{"family":"Armstrong","given":"David G."},{"family":"Wunderlich","given":"Robert P."},{"family":"Mohler","given":"M. Jane"},{"family":"Wendel","given":"Christopher S."},{"family":"Lipsky","given":"Benjamin A."}],"issued":{"date-parts":[["2006",6,1]]}}}],"schema":"https://github.com/citation-style-language/schema/raw/master/csl-citation.json"} </w:instrText>
      </w:r>
      <w:r w:rsidR="00AF0A85">
        <w:rPr>
          <w:rFonts w:ascii="Arial" w:hAnsi="Arial" w:cs="Arial"/>
        </w:rPr>
        <w:fldChar w:fldCharType="separate"/>
      </w:r>
      <w:r w:rsidR="00631EB2" w:rsidRPr="00631EB2">
        <w:rPr>
          <w:rFonts w:ascii="Arial" w:hAnsi="Arial" w:cs="Arial"/>
          <w:kern w:val="0"/>
          <w:vertAlign w:val="superscript"/>
        </w:rPr>
        <w:t>18</w:t>
      </w:r>
      <w:r w:rsidR="00AF0A85">
        <w:rPr>
          <w:rFonts w:ascii="Arial" w:hAnsi="Arial" w:cs="Arial"/>
        </w:rPr>
        <w:fldChar w:fldCharType="end"/>
      </w:r>
      <w:r w:rsidRPr="00B532EA">
        <w:rPr>
          <w:rFonts w:ascii="Arial" w:hAnsi="Arial" w:cs="Arial"/>
        </w:rPr>
        <w:t xml:space="preserve"> Finally, osteomyelitis cases benefit from multidisciplinary care. Models involving infectious disease, orthopedics, wound care, vascular surgery, and podiatry have demonstrated improved outcomes but remain underutilized in many regions.</w:t>
      </w:r>
      <w:r w:rsidR="009B3D8B">
        <w:rPr>
          <w:rFonts w:ascii="Arial" w:hAnsi="Arial" w:cs="Arial"/>
        </w:rPr>
        <w:fldChar w:fldCharType="begin"/>
      </w:r>
      <w:r w:rsidR="00601E8D">
        <w:rPr>
          <w:rFonts w:ascii="Arial" w:hAnsi="Arial" w:cs="Arial"/>
        </w:rPr>
        <w:instrText xml:space="preserve"> ADDIN ZOTERO_ITEM CSL_CITATION {"citationID":"ZUwti5m0","properties":{"formattedCitation":"\\super 14\\nosupersub{}","plainCitation":"14","dontUpdate":true,"noteIndex":0},"citationItems":[{"id":6306,"uris":["http://zotero.org/groups/5952805/items/BA6RMQWV"],"itemData":{"id":6306,"type":"article-journal","abstract":"BACKGROUND: Diabetic foot osteomyelitis is a common infection where treatment involves multiple services, including infectious diseases, podiatry, and pathology. Despite its ubiquity in the hospital, consensus on much of its management is lacking.\nMETHODS: Representatives from infectious diseases, podiatry, and pathology interested in quality improvement developed multidisciplinary institutional recommendations culminating in an educational intervention describing optimal diagnostic and therapeutic approaches to diabetic foot osteomyelitis (DFO). Knowledge acquisition was assessed by preintervention and postintervention surveys. Inpatients with forefoot DFO were retrospectively reviewed before and after intervention to assess frequency of recommended diagnostic and therapeutic maneuvers, including appropriate definition of surgical bone margins, definitive histopathology reports, and unnecessary intravenous antibiotics or prolonged antibiotic courses.\nRESULTS: A postintervention survey revealed significant improvements in knowledge of antibiotic treatment duration and the role of oral antibiotics in managing DFO. There were 104 consecutive patients in the preintervention cohort (April 1, 2018, to April 1, 2019) and 32 patients in the postintervention cohort (November 5, 2019, to March 1, 2020), the latter truncated by changes in hospital practice during the coronavirus disease 2019 pandemic. Noncategorizable or equivocal disease reports decreased from before intervention to after intervention (27.0% versus 3.3%, respectively; P = .006). We observed nonsignificant improvement in correct bone margin definition (74.0% versus 87.5%; P = .11), unnecessary peripherally inserted central catheter line placement (18.3% versus 9.4%; P = .23), and unnecessary prolonged antibiotics (21.9% versus 5.0%; P = .10). In addition, by working as an interdisciplinary group, many solvable misunderstandings were identified, and processes were adjusted to improve the quality of care provided to these patients.\nCONCLUSIONS: This quality improvement initiative regarding management of DFO led to improved provider knowledge and collaborative competency between these three departments, improvements in definitive pathology reports, and nonsignificant improvement in several other clinical endpoints. Creating collaborative competency may be an effective local strategy to improve knowledge of diabetic foot infection and may generalize to other common multidisciplinary conditions.","container-title":"Journal of the American Podiatric Medical Association","DOI":"10.7547/20-178","ISSN":"1930-8264","issue":"6","journalAbbreviation":"J Am Podiatr Med Assoc","language":"eng","note":"PMID: 33630067","page":"20-178","source":"PubMed","title":"More Specialties, Fewer Problems: Using Collaborative Competency Between Infectious Diseases, Podiatry, and Pathology to Improve the Care of Patients with Diabetic Foot Osteomyelitis","title-short":"More Specialties, Fewer Problems","volume":"112","author":[{"family":"Jhaveri","given":"Vimal V."},{"family":"Sullivan","given":"Christopher"},{"family":"Ward","given":"Ashley"},{"family":"Giurini","given":"John M."},{"family":"Karchmer","given":"Adolf W."},{"family":"Stillman","given":"Isaac E."},{"family":"Davis","given":"Roger B."},{"family":"Freed","given":"Jason A."},{"family":"LaSalvia","given":"Mary T."},{"family":"Stead","given":"Wendy"}],"issued":{"date-parts":[["2022"]]}}}],"schema":"https://github.com/citation-style-language/schema/raw/master/csl-citation.json"} </w:instrText>
      </w:r>
      <w:r w:rsidR="009B3D8B">
        <w:rPr>
          <w:rFonts w:ascii="Arial" w:hAnsi="Arial" w:cs="Arial"/>
        </w:rPr>
        <w:fldChar w:fldCharType="separate"/>
      </w:r>
      <w:r w:rsidR="00640376" w:rsidRPr="00640376">
        <w:rPr>
          <w:rFonts w:ascii="Arial" w:hAnsi="Arial" w:cs="Arial"/>
          <w:kern w:val="0"/>
          <w:vertAlign w:val="superscript"/>
        </w:rPr>
        <w:t>1</w:t>
      </w:r>
      <w:r w:rsidR="00E4601B">
        <w:rPr>
          <w:rFonts w:ascii="Arial" w:hAnsi="Arial" w:cs="Arial"/>
          <w:kern w:val="0"/>
          <w:vertAlign w:val="superscript"/>
        </w:rPr>
        <w:t>2</w:t>
      </w:r>
      <w:r w:rsidR="009B3D8B">
        <w:rPr>
          <w:rFonts w:ascii="Arial" w:hAnsi="Arial" w:cs="Arial"/>
        </w:rPr>
        <w:fldChar w:fldCharType="end"/>
      </w:r>
    </w:p>
    <w:p w14:paraId="3C4CC0CA" w14:textId="1FEC1EB7" w:rsidR="00B532EA" w:rsidRPr="00B532EA" w:rsidRDefault="003D1CB5" w:rsidP="00FD703E">
      <w:pPr>
        <w:spacing w:after="0" w:line="480" w:lineRule="auto"/>
        <w:ind w:firstLine="720"/>
        <w:rPr>
          <w:rFonts w:ascii="Arial" w:hAnsi="Arial" w:cs="Arial"/>
        </w:rPr>
      </w:pPr>
      <w:r>
        <w:rPr>
          <w:rFonts w:ascii="Arial" w:hAnsi="Arial" w:cs="Arial"/>
        </w:rPr>
        <w:lastRenderedPageBreak/>
        <w:t>The</w:t>
      </w:r>
      <w:r w:rsidR="00B532EA" w:rsidRPr="00B532EA">
        <w:rPr>
          <w:rFonts w:ascii="Arial" w:hAnsi="Arial" w:cs="Arial"/>
        </w:rPr>
        <w:t xml:space="preserve"> </w:t>
      </w:r>
      <w:r w:rsidR="00A96983">
        <w:rPr>
          <w:rFonts w:ascii="Arial" w:hAnsi="Arial" w:cs="Arial"/>
        </w:rPr>
        <w:t>key</w:t>
      </w:r>
      <w:r w:rsidR="00B532EA" w:rsidRPr="00B532EA">
        <w:rPr>
          <w:rFonts w:ascii="Arial" w:hAnsi="Arial" w:cs="Arial"/>
        </w:rPr>
        <w:t xml:space="preserve"> strengths</w:t>
      </w:r>
      <w:r>
        <w:rPr>
          <w:rFonts w:ascii="Arial" w:hAnsi="Arial" w:cs="Arial"/>
        </w:rPr>
        <w:t xml:space="preserve"> of this study</w:t>
      </w:r>
      <w:r w:rsidR="00B532EA" w:rsidRPr="00B532EA">
        <w:rPr>
          <w:rFonts w:ascii="Arial" w:hAnsi="Arial" w:cs="Arial"/>
        </w:rPr>
        <w:t xml:space="preserve"> </w:t>
      </w:r>
      <w:r w:rsidR="00CB3CCD">
        <w:rPr>
          <w:rFonts w:ascii="Arial" w:hAnsi="Arial" w:cs="Arial"/>
        </w:rPr>
        <w:t>include</w:t>
      </w:r>
      <w:r w:rsidR="00B532EA" w:rsidRPr="00B532EA">
        <w:rPr>
          <w:rFonts w:ascii="Arial" w:hAnsi="Arial" w:cs="Arial"/>
        </w:rPr>
        <w:t xml:space="preserve"> use of comprehensive, nationally representative mortality data spanning 25 years and a detailed </w:t>
      </w:r>
      <w:r w:rsidR="00CB3CCD">
        <w:rPr>
          <w:rFonts w:ascii="Arial" w:hAnsi="Arial" w:cs="Arial"/>
        </w:rPr>
        <w:t>stratification</w:t>
      </w:r>
      <w:r w:rsidR="00CB3CCD" w:rsidRPr="00B532EA">
        <w:rPr>
          <w:rFonts w:ascii="Arial" w:hAnsi="Arial" w:cs="Arial"/>
        </w:rPr>
        <w:t xml:space="preserve"> </w:t>
      </w:r>
      <w:r w:rsidR="00B532EA" w:rsidRPr="00B532EA">
        <w:rPr>
          <w:rFonts w:ascii="Arial" w:hAnsi="Arial" w:cs="Arial"/>
        </w:rPr>
        <w:t>by</w:t>
      </w:r>
      <w:r w:rsidR="00CB3CCD">
        <w:rPr>
          <w:rFonts w:ascii="Arial" w:hAnsi="Arial" w:cs="Arial"/>
        </w:rPr>
        <w:t xml:space="preserve"> key</w:t>
      </w:r>
      <w:r w:rsidR="00B532EA" w:rsidRPr="00B532EA">
        <w:rPr>
          <w:rFonts w:ascii="Arial" w:hAnsi="Arial" w:cs="Arial"/>
        </w:rPr>
        <w:t xml:space="preserve"> comorbid conditions and demographics. However, it also has limitations. Death certificates may underreport osteomyelitis, particularly when it is a contributing cause.</w:t>
      </w:r>
      <w:r w:rsidR="00996FFB">
        <w:rPr>
          <w:rFonts w:ascii="Arial" w:hAnsi="Arial" w:cs="Arial"/>
        </w:rPr>
        <w:t xml:space="preserve"> </w:t>
      </w:r>
      <w:ins w:id="108" w:author="Sanaka, Krishna" w:date="2025-12-02T19:43:00Z" w16du:dateUtc="2025-12-03T00:43:00Z">
        <w:r w:rsidR="000C5C70">
          <w:rPr>
            <w:rFonts w:ascii="Arial" w:hAnsi="Arial" w:cs="Arial"/>
          </w:rPr>
          <w:t xml:space="preserve">Death certificates are </w:t>
        </w:r>
      </w:ins>
      <w:ins w:id="109" w:author="Sanaka, Krishna" w:date="2025-12-02T19:44:00Z" w16du:dateUtc="2025-12-03T00:44:00Z">
        <w:r w:rsidR="000C5C70">
          <w:rPr>
            <w:rFonts w:ascii="Arial" w:hAnsi="Arial" w:cs="Arial"/>
          </w:rPr>
          <w:t xml:space="preserve">also prone to </w:t>
        </w:r>
        <w:r w:rsidR="0062479C">
          <w:rPr>
            <w:rFonts w:ascii="Arial" w:hAnsi="Arial" w:cs="Arial"/>
          </w:rPr>
          <w:t xml:space="preserve">classification errors, especially </w:t>
        </w:r>
        <w:r w:rsidR="005D0C23">
          <w:rPr>
            <w:rFonts w:ascii="Arial" w:hAnsi="Arial" w:cs="Arial"/>
          </w:rPr>
          <w:t xml:space="preserve">by physicians </w:t>
        </w:r>
        <w:r w:rsidR="00C3032E">
          <w:rPr>
            <w:rFonts w:ascii="Arial" w:hAnsi="Arial" w:cs="Arial"/>
          </w:rPr>
          <w:t>with less formal training.</w:t>
        </w:r>
      </w:ins>
      <w:r w:rsidR="00AD7ACB">
        <w:rPr>
          <w:rFonts w:ascii="Arial" w:hAnsi="Arial" w:cs="Arial"/>
        </w:rPr>
        <w:fldChar w:fldCharType="begin"/>
      </w:r>
      <w:r w:rsidR="00631EB2">
        <w:rPr>
          <w:rFonts w:ascii="Arial" w:hAnsi="Arial" w:cs="Arial"/>
        </w:rPr>
        <w:instrText xml:space="preserve"> ADDIN ZOTERO_ITEM CSL_CITATION {"citationID":"9C03Wbn6","properties":{"formattedCitation":"\\super 20\\nosupersub{}","plainCitation":"20","noteIndex":0},"citationItems":[{"id":6807,"uris":["http://zotero.org/groups/5952805/items/CRSHSQPL"],"itemData":{"id":6807,"type":"article-journal","abstract":"PURPOSE: To determine the ability of residents in completing death certificates correctly.\nMETHODS: A total of 4800 residents were asked to complete a survey and cause-of-death statement using a sample case of in-hospital death due to urosepsis, of whom 590 residents (12%) responded. A scoring scale designed based on instructions from the National Association of Medical Examiners and the American College of Pathologists was used to measure responses quantitatively.\nRESULTS: Overall performance was poor, with only 23% (n = 137) of responses in the optimal scoring range. The average score was influenced significantly by level of residency training, as well as previous experience, prior formal training, and awareness of the guidelines regarding death certificate completion. Optimal scores correlated with level of residency training and prior formal training in death certificate completion, suggesting the benefits of experience and instruction. Forty-five percent (n = 267) of respondents incorrectly identified a cardiovascular event as the primary cause of death.\nCONCLUSION: The residents in this study demonstrated suboptimal performance in death certificate completion. Cardiovascular events were often incorrectly identified as the primary cause of death. Formal training can improve performance and should be emphasized in medical schools and residencies.","container-title":"The American Journal of Medicine","DOI":"10.1016/j.amjmed.2004.04.018","ISSN":"0002-9343","issue":"7","journalAbbreviation":"Am J Med","language":"eng","note":"PMID: 15464706","page":"492-498","source":"PubMed","title":"Death certificate completion: how well are physicians trained and are cardiovascular causes overstated?","title-short":"Death certificate completion","volume":"117","author":[{"family":"Lakkireddy","given":"Dhanunjaya R."},{"family":"Gowda","given":"Manohar S."},{"family":"Murray","given":"Caroline W."},{"family":"Basarakodu","given":"Krishnamohan R."},{"family":"Vacek","given":"James L."}],"issued":{"date-parts":[["2004",10,1]]}}}],"schema":"https://github.com/citation-style-language/schema/raw/master/csl-citation.json"} </w:instrText>
      </w:r>
      <w:r w:rsidR="00AD7ACB">
        <w:rPr>
          <w:rFonts w:ascii="Arial" w:hAnsi="Arial" w:cs="Arial"/>
        </w:rPr>
        <w:fldChar w:fldCharType="separate"/>
      </w:r>
      <w:r w:rsidR="00631EB2" w:rsidRPr="00631EB2">
        <w:rPr>
          <w:rFonts w:ascii="Arial" w:hAnsi="Arial" w:cs="Arial"/>
          <w:kern w:val="0"/>
          <w:vertAlign w:val="superscript"/>
        </w:rPr>
        <w:t>20</w:t>
      </w:r>
      <w:r w:rsidR="00AD7ACB">
        <w:rPr>
          <w:rFonts w:ascii="Arial" w:hAnsi="Arial" w:cs="Arial"/>
        </w:rPr>
        <w:fldChar w:fldCharType="end"/>
      </w:r>
      <w:ins w:id="110" w:author="Sanaka, Krishna" w:date="2025-12-02T19:44:00Z" w16du:dateUtc="2025-12-03T00:44:00Z">
        <w:r w:rsidR="00C3032E">
          <w:rPr>
            <w:rFonts w:ascii="Arial" w:hAnsi="Arial" w:cs="Arial"/>
          </w:rPr>
          <w:t xml:space="preserve"> </w:t>
        </w:r>
      </w:ins>
      <w:r w:rsidR="00B532EA" w:rsidRPr="00B532EA">
        <w:rPr>
          <w:rFonts w:ascii="Arial" w:hAnsi="Arial" w:cs="Arial"/>
        </w:rPr>
        <w:t>We could not assess clinical variables such as infection severity, treatment received, or timing of diagnosis</w:t>
      </w:r>
      <w:ins w:id="111" w:author="Krishna Sanaka" w:date="2025-12-24T16:33:00Z" w16du:dateUtc="2025-12-24T21:33:00Z">
        <w:r w:rsidR="005124A1">
          <w:rPr>
            <w:rFonts w:ascii="Arial" w:hAnsi="Arial" w:cs="Arial"/>
          </w:rPr>
          <w:t xml:space="preserve"> as well as certain socioeconomic variables such as average ZIP code income and home value</w:t>
        </w:r>
      </w:ins>
      <w:r w:rsidR="00B532EA" w:rsidRPr="00B532EA">
        <w:rPr>
          <w:rFonts w:ascii="Arial" w:hAnsi="Arial" w:cs="Arial"/>
        </w:rPr>
        <w:t xml:space="preserve">. </w:t>
      </w:r>
      <w:ins w:id="112" w:author="Krishna Sanaka" w:date="2025-12-24T11:43:00Z" w16du:dateUtc="2025-12-24T16:43:00Z">
        <w:r w:rsidR="006E06B3">
          <w:rPr>
            <w:rFonts w:ascii="Arial" w:hAnsi="Arial" w:cs="Arial"/>
          </w:rPr>
          <w:t xml:space="preserve">We were also unable to assess </w:t>
        </w:r>
        <w:r w:rsidR="00A05050">
          <w:rPr>
            <w:rFonts w:ascii="Arial" w:hAnsi="Arial" w:cs="Arial"/>
          </w:rPr>
          <w:t xml:space="preserve">certain predisposing factors for osteomyelitis such as intravenous drug use, </w:t>
        </w:r>
        <w:r w:rsidR="00DD2633">
          <w:rPr>
            <w:rFonts w:ascii="Arial" w:hAnsi="Arial" w:cs="Arial"/>
          </w:rPr>
          <w:t xml:space="preserve">tobacco use, and </w:t>
        </w:r>
        <w:r w:rsidR="0001169C">
          <w:rPr>
            <w:rFonts w:ascii="Arial" w:hAnsi="Arial" w:cs="Arial"/>
          </w:rPr>
          <w:t xml:space="preserve">the presence of an implantable orthopedic device. </w:t>
        </w:r>
      </w:ins>
      <w:r w:rsidR="00B532EA" w:rsidRPr="00B532EA">
        <w:rPr>
          <w:rFonts w:ascii="Arial" w:hAnsi="Arial" w:cs="Arial"/>
        </w:rPr>
        <w:t xml:space="preserve">Moreover, </w:t>
      </w:r>
      <w:r w:rsidR="00893312">
        <w:rPr>
          <w:rFonts w:ascii="Arial" w:hAnsi="Arial" w:cs="Arial"/>
        </w:rPr>
        <w:t xml:space="preserve">by nature, a mortality database does not capture the morbidity of non-fatal disease. </w:t>
      </w:r>
      <w:r w:rsidR="001002F3" w:rsidRPr="00B532EA">
        <w:rPr>
          <w:rFonts w:ascii="Arial" w:hAnsi="Arial" w:cs="Arial"/>
        </w:rPr>
        <w:t>The ICD-10 transition may affect coding consistency over time. The inflection point in 2016 coincides with the broader implementation of ICD-10, which may have improved detection or coding specificity of osteomyelitis-related deaths.</w:t>
      </w:r>
      <w:r w:rsidR="002B640F">
        <w:rPr>
          <w:rFonts w:ascii="Arial" w:hAnsi="Arial" w:cs="Arial"/>
        </w:rPr>
        <w:fldChar w:fldCharType="begin"/>
      </w:r>
      <w:r w:rsidR="00631EB2">
        <w:rPr>
          <w:rFonts w:ascii="Arial" w:hAnsi="Arial" w:cs="Arial"/>
        </w:rPr>
        <w:instrText xml:space="preserve"> ADDIN ZOTERO_ITEM CSL_CITATION {"citationID":"uldkYs11","properties":{"formattedCitation":"\\super 21\\nosupersub{}","plainCitation":"21","noteIndex":0},"citationItems":[{"id":6787,"uris":["http://zotero.org/groups/5952805/items/2D4WACB2"],"itemData":{"id":6787,"type":"article-journal","abstract":"OBJECTIVES: This report presents preliminary results describing the effects of implementing the Tenth Revision of the International Classification of Diseases (ICD-10) on mortality statistics for selected causes of death effective with deaths occurring in the United States in 1999. The report also describes major features of the Tenth Revision (ICD-10), including changes from the Ninth Revision (ICD-9) in classification and rules for selecting underlying causes of death. Application of comparability ratios is also discussed.\nMETHODS: The report is based on cause-of-death information from a large sample of 1996 death certificates filed in the 50 States and the District of Columbia. Cause-of-death information in the sample includes underlying cause of death classified by both ICD-9 and ICD-10. Because the data file on which comparability information is derived is incomplete, results are preliminary.\nRESULTS: Preliminary comparability ratios by cause of death presented in this report indicate the extent of discontinuities in cause-of-death trends from 1998 through 1999 resulting from implementing ICD-10. For some leading causes (e.g., Septicemia, Influenza and pneumonia, Alzheimer's disease, and Nephritis, nephrotic syndrome and nephrosis), the discontinuity in trend is substantial. The ranking of leading causes of death is also substantially affected for some causes of death.\nCONCLUSIONS: Results of this study, although preliminary, are essential to analyzing trends in mortality between ICD-9 and ICD-10. In particular, the results provide a means for interpreting changes between 1998, which is the last year in which ICD-9 was used, and 1999, the year in which ICD-10 was implemented for mortality in the United States.","container-title":"National Vital Statistics Reports: From the Centers for Disease Control and Prevention, National Center for Health Statistics, National Vital Statistics System","ISSN":"1551-8922","issue":"2","journalAbbreviation":"Natl Vital Stat Rep","language":"eng","note":"PMID: 11381674","page":"1-32","source":"PubMed","title":"Comparability of cause of death between ICD-9 and ICD-10: preliminary estimates","title-short":"Comparability of cause of death between ICD-9 and ICD-10","volume":"49","author":[{"family":"Anderson","given":"R. N."},{"family":"Miniño","given":"A. M."},{"family":"Hoyert","given":"D. L."},{"family":"Rosenberg","given":"H. M."}],"issued":{"date-parts":[["2001",5,18]]}}}],"schema":"https://github.com/citation-style-language/schema/raw/master/csl-citation.json"} </w:instrText>
      </w:r>
      <w:r w:rsidR="002B640F">
        <w:rPr>
          <w:rFonts w:ascii="Arial" w:hAnsi="Arial" w:cs="Arial"/>
        </w:rPr>
        <w:fldChar w:fldCharType="separate"/>
      </w:r>
      <w:r w:rsidR="00631EB2" w:rsidRPr="00631EB2">
        <w:rPr>
          <w:rFonts w:ascii="Arial" w:hAnsi="Arial" w:cs="Arial"/>
          <w:kern w:val="0"/>
          <w:vertAlign w:val="superscript"/>
        </w:rPr>
        <w:t>21</w:t>
      </w:r>
      <w:r w:rsidR="002B640F">
        <w:rPr>
          <w:rFonts w:ascii="Arial" w:hAnsi="Arial" w:cs="Arial"/>
        </w:rPr>
        <w:fldChar w:fldCharType="end"/>
      </w:r>
      <w:r w:rsidR="001002F3" w:rsidRPr="00B532EA">
        <w:rPr>
          <w:rFonts w:ascii="Arial" w:hAnsi="Arial" w:cs="Arial"/>
        </w:rPr>
        <w:t xml:space="preserve"> </w:t>
      </w:r>
      <w:ins w:id="113" w:author="Sanaka, Krishna" w:date="2025-12-02T18:28:00Z" w16du:dateUtc="2025-12-02T23:28:00Z">
        <w:r w:rsidR="002B640F">
          <w:rPr>
            <w:rFonts w:ascii="Arial" w:hAnsi="Arial" w:cs="Arial"/>
          </w:rPr>
          <w:t xml:space="preserve">Additionally, </w:t>
        </w:r>
      </w:ins>
      <w:ins w:id="114" w:author="Sanaka, Krishna" w:date="2025-12-02T18:29:00Z" w16du:dateUtc="2025-12-02T23:29:00Z">
        <w:r w:rsidR="00C55E1E">
          <w:rPr>
            <w:rFonts w:ascii="Arial" w:hAnsi="Arial" w:cs="Arial"/>
          </w:rPr>
          <w:t xml:space="preserve">updated </w:t>
        </w:r>
        <w:r w:rsidR="009539D8">
          <w:rPr>
            <w:rFonts w:ascii="Arial" w:hAnsi="Arial" w:cs="Arial"/>
          </w:rPr>
          <w:t xml:space="preserve">guidelines </w:t>
        </w:r>
        <w:r w:rsidR="00444CB6">
          <w:rPr>
            <w:rFonts w:ascii="Arial" w:hAnsi="Arial" w:cs="Arial"/>
          </w:rPr>
          <w:t xml:space="preserve">over the study period have encouraged the earlier use of imaging and </w:t>
        </w:r>
        <w:r w:rsidR="002C6E23">
          <w:rPr>
            <w:rFonts w:ascii="Arial" w:hAnsi="Arial" w:cs="Arial"/>
          </w:rPr>
          <w:t xml:space="preserve">more structured evaluation of suspected osteomyelitis, </w:t>
        </w:r>
        <w:r w:rsidR="00093908">
          <w:rPr>
            <w:rFonts w:ascii="Arial" w:hAnsi="Arial" w:cs="Arial"/>
          </w:rPr>
          <w:t xml:space="preserve">meaning that this </w:t>
        </w:r>
      </w:ins>
      <w:ins w:id="115" w:author="Sanaka, Krishna" w:date="2025-12-02T18:30:00Z" w16du:dateUtc="2025-12-02T23:30:00Z">
        <w:r w:rsidR="00093908">
          <w:rPr>
            <w:rFonts w:ascii="Arial" w:hAnsi="Arial" w:cs="Arial"/>
          </w:rPr>
          <w:t>condition may have been included on more d</w:t>
        </w:r>
        <w:r w:rsidR="004D459A">
          <w:rPr>
            <w:rFonts w:ascii="Arial" w:hAnsi="Arial" w:cs="Arial"/>
          </w:rPr>
          <w:t>eath</w:t>
        </w:r>
        <w:r w:rsidR="00093908">
          <w:rPr>
            <w:rFonts w:ascii="Arial" w:hAnsi="Arial" w:cs="Arial"/>
          </w:rPr>
          <w:t xml:space="preserve"> certificates </w:t>
        </w:r>
        <w:r w:rsidR="004D459A">
          <w:rPr>
            <w:rFonts w:ascii="Arial" w:hAnsi="Arial" w:cs="Arial"/>
          </w:rPr>
          <w:t>irrespective of its prevalence.</w:t>
        </w:r>
      </w:ins>
      <w:r w:rsidR="00E937BF">
        <w:rPr>
          <w:rFonts w:ascii="Arial" w:hAnsi="Arial" w:cs="Arial"/>
        </w:rPr>
        <w:fldChar w:fldCharType="begin"/>
      </w:r>
      <w:r w:rsidR="00631EB2">
        <w:rPr>
          <w:rFonts w:ascii="Arial" w:hAnsi="Arial" w:cs="Arial"/>
        </w:rPr>
        <w:instrText xml:space="preserve"> ADDIN ZOTERO_ITEM CSL_CITATION {"citationID":"Ds59E5bi","properties":{"formattedCitation":"\\super 22,23\\nosupersub{}","plainCitation":"22,23","noteIndex":0},"citationItems":[{"id":6791,"uris":["http://zotero.org/groups/5952805/items/PHBBNU2S"],"itemData":{"id":6791,"type":"article-journal","abstract":"Foot infections are a common and serious problem in persons with diabetes. Diabetic foot infections (DFIs) typically begin in a wound, most often a neuropathic ulceration. While all wounds are colonized with microorganisms, the presence of infection is defined by ≥2 classic findings of inflammation or purulence. Infections are then classified into mild (superficial and limited in size and depth), moderate (deeper or more extensive), or severe (accompanied by systemic signs or metabolic perturbations). This classification system, along with a vascular assessment, helps determine which patients should be hospitalized, which may require special imaging procedures or surgical interventions, and which will require amputation. Most DFIs are polymicrobial, with aerobic gram-positive cocci (GPC), and especially staphylococci, the most common causative organisms. Aerobic gram-negative bacilli are frequently copathogens in infections that are chronic or follow antibiotic treatment, and obligate anaerobes may be copathogens in ischemic or necrotic wounds. Wounds without evidence of soft tissue or bone infection do not require antibiotic therapy. For infected wounds, obtain a post-debridement specimen (preferably of tissue) for aerobic and anaerobic culture. Empiric antibiotic therapy can be narrowly targeted at GPC in many acutely infected patients, but those at risk for infection with antibiotic-resistant organisms or with chronic, previously treated, or severe infections usually require broader spectrum regimens. Imaging is helpful in most DFIs; plain radiographs may be sufficient, but magnetic resonance imaging is far more sensitive and specific. Osteomyelitis occurs in many diabetic patients with a foot wound and can be difficult to diagnose (optimally defined by bone culture and histology) and treat (often requiring surgical debridement or resection, and/or prolonged antibiotic therapy). Most DFIs require some surgical intervention, ranging from minor (debridement) to major (resection, amputation). Wounds must also be properly dressed and off-loaded of pressure, and patients need regular follow-up. An ischemic foot may require revascularization, and some nonresponding patients may benefit from selected adjunctive measures. Employing multidisciplinary foot teams improves outcomes. Clinicians and healthcare organizations should attempt to monitor, and thereby improve, their outcomes and processes in caring for DFIs.","container-title":"Clinical Infectious Diseases: An Official Publication of the Infectious Diseases Society of America","DOI":"10.1093/cid/cis346","ISSN":"1537-6591","issue":"12","journalAbbreviation":"Clin Infect Dis","language":"eng","note":"PMID: 22619242","page":"e132-173","source":"PubMed","title":"2012 Infectious Diseases Society of America clinical practice guideline for the diagnosis and treatment of diabetic foot infections","volume":"54","author":[{"family":"Lipsky","given":"Benjamin A."},{"family":"Berendt","given":"Anthony R."},{"family":"Cornia","given":"Paul B."},{"family":"Pile","given":"James C."},{"family":"Peters","given":"Edgar J. G."},{"family":"Armstrong","given":"David G."},{"family":"Deery","given":"H. Gunner"},{"family":"Embil","given":"John M."},{"family":"Joseph","given":"Warren S."},{"family":"Karchmer","given":"Adolf W."},{"family":"Pinzur","given":"Michael S."},{"family":"Senneville","given":"Eric"},{"literal":"Infectious Diseases Society of America"}],"issued":{"date-parts":[["2012",6]]}}},{"id":6789,"uris":["http://zotero.org/groups/5952805/items/JBFK4VF5"],"itemData":{"id":6789,"type":"article-journal","abstract":"The International Working Group on the Diabetic Foot (IWGDF) has published evidence-based guidelines on the prevention and management of diabetic foot disease since 1999. This guideline is on the diagnosis and treatment of foot infection in persons with diabetes and updates the 2015 IWGDF infection guideline. On the basis of patient, intervention, comparison, outcomes (PICOs) developed by the infection committee, in conjunction with internal and external reviewers and consultants, and on systematic reviews the committee conducted on the diagnosis of infection (new) and treatment of infection (updated from 2015), we offer 27 recommendations. These cover various aspects of diagnosing soft tissue and bone infection, including the classification scheme for diagnosing infection and its severity. Of note, we have updated this scheme for the first time since we developed it 15 years ago. We also review the microbiology of diabetic foot infections, including how to collect samples and to process them to identify causative pathogens. Finally, we discuss the approach to treating diabetic foot infections, including selecting appropriate empiric and definitive antimicrobial therapy for soft tissue and for bone infections, when and how to approach surgical treatment, and which adjunctive treatments we think are or are not useful for the infectious aspects of diabetic foot problems. For this version of the guideline, we also updated four tables and one figure from the 2016 guideline. We think that following the principles of diagnosing and treating diabetic foot infections outlined in this guideline can help clinicians to provide better care for these patients.","container-title":"Diabetes/Metabolism Research and Reviews","DOI":"10.1002/dmrr.3280","ISSN":"1520-7560","journalAbbreviation":"Diabetes Metab Res Rev","language":"eng","note":"PMID: 32176444","page":"e3280","source":"PubMed","title":"Guidelines on the diagnosis and treatment of foot infection in persons with diabetes (IWGDF 2019 update)","volume":"36 Suppl 1","author":[{"family":"Lipsky","given":"Benjamin A."},{"family":"Senneville","given":"Éric"},{"family":"Abbas","given":"Zulfiqarali G."},{"family":"Aragón-Sánchez","given":"Javier"},{"family":"Diggle","given":"Mathew"},{"family":"Embil","given":"John M."},{"family":"Kono","given":"Shigeo"},{"family":"Lavery","given":"Lawrence A."},{"family":"Malone","given":"Matthew"},{"family":"Asten","given":"Suzanne A.","non-dropping-particle":"van"},{"family":"Urbančič-Rovan","given":"Vilma"},{"family":"Peters","given":"Edgar J. G."},{"literal":"International Working Group on the Diabetic Foot (IWGDF)"}],"issued":{"date-parts":[["2020",3]]}}}],"schema":"https://github.com/citation-style-language/schema/raw/master/csl-citation.json"} </w:instrText>
      </w:r>
      <w:r w:rsidR="00E937BF">
        <w:rPr>
          <w:rFonts w:ascii="Arial" w:hAnsi="Arial" w:cs="Arial"/>
        </w:rPr>
        <w:fldChar w:fldCharType="separate"/>
      </w:r>
      <w:r w:rsidR="00631EB2" w:rsidRPr="00631EB2">
        <w:rPr>
          <w:rFonts w:ascii="Arial" w:hAnsi="Arial" w:cs="Arial"/>
          <w:kern w:val="0"/>
          <w:vertAlign w:val="superscript"/>
        </w:rPr>
        <w:t>22,23</w:t>
      </w:r>
      <w:r w:rsidR="00E937BF">
        <w:rPr>
          <w:rFonts w:ascii="Arial" w:hAnsi="Arial" w:cs="Arial"/>
        </w:rPr>
        <w:fldChar w:fldCharType="end"/>
      </w:r>
      <w:ins w:id="116" w:author="Sanaka, Krishna" w:date="2025-12-02T18:30:00Z" w16du:dateUtc="2025-12-02T23:30:00Z">
        <w:r w:rsidR="004D459A">
          <w:rPr>
            <w:rFonts w:ascii="Arial" w:hAnsi="Arial" w:cs="Arial"/>
          </w:rPr>
          <w:t xml:space="preserve"> </w:t>
        </w:r>
      </w:ins>
      <w:r w:rsidR="001002F3" w:rsidRPr="00B532EA">
        <w:rPr>
          <w:rFonts w:ascii="Arial" w:hAnsi="Arial" w:cs="Arial"/>
        </w:rPr>
        <w:t xml:space="preserve">However, the magnitude and consistency of the trend across subgroups suggests that the increase </w:t>
      </w:r>
      <w:r w:rsidR="001002F3">
        <w:rPr>
          <w:rFonts w:ascii="Arial" w:hAnsi="Arial" w:cs="Arial"/>
        </w:rPr>
        <w:t>might reflect</w:t>
      </w:r>
      <w:r w:rsidR="001002F3" w:rsidRPr="00B532EA">
        <w:rPr>
          <w:rFonts w:ascii="Arial" w:hAnsi="Arial" w:cs="Arial"/>
        </w:rPr>
        <w:t xml:space="preserve"> not only administrative shifts, but a real rise in disease burden.</w:t>
      </w:r>
    </w:p>
    <w:p w14:paraId="233FB08A" w14:textId="3407FEE6" w:rsidR="006A13C1" w:rsidRDefault="00B532EA" w:rsidP="006A13C1">
      <w:pPr>
        <w:spacing w:after="0" w:line="480" w:lineRule="auto"/>
        <w:ind w:firstLine="720"/>
        <w:rPr>
          <w:rFonts w:ascii="Arial" w:hAnsi="Arial" w:cs="Arial"/>
        </w:rPr>
      </w:pPr>
      <w:r w:rsidRPr="00B532EA">
        <w:rPr>
          <w:rFonts w:ascii="Arial" w:hAnsi="Arial" w:cs="Arial"/>
        </w:rPr>
        <w:t>In conclusion, mortality from osteomyelitis has increased</w:t>
      </w:r>
      <w:del w:id="117" w:author="Krishna Sanaka" w:date="2025-12-24T10:24:00Z" w16du:dateUtc="2025-12-24T15:24:00Z">
        <w:r w:rsidRPr="00B532EA" w:rsidDel="005F728E">
          <w:rPr>
            <w:rFonts w:ascii="Arial" w:hAnsi="Arial" w:cs="Arial"/>
          </w:rPr>
          <w:delText xml:space="preserve"> sharply</w:delText>
        </w:r>
      </w:del>
      <w:r w:rsidRPr="00B532EA">
        <w:rPr>
          <w:rFonts w:ascii="Arial" w:hAnsi="Arial" w:cs="Arial"/>
        </w:rPr>
        <w:t xml:space="preserve"> in the United States</w:t>
      </w:r>
      <w:del w:id="118" w:author="Krishna Sanaka" w:date="2025-12-24T10:24:00Z" w16du:dateUtc="2025-12-24T15:24:00Z">
        <w:r w:rsidRPr="00B532EA" w:rsidDel="005F728E">
          <w:rPr>
            <w:rFonts w:ascii="Arial" w:hAnsi="Arial" w:cs="Arial"/>
          </w:rPr>
          <w:delText>, especially in the last decade</w:delText>
        </w:r>
      </w:del>
      <w:ins w:id="119" w:author="Krishna Sanaka" w:date="2025-12-24T10:24:00Z" w16du:dateUtc="2025-12-24T15:24:00Z">
        <w:r w:rsidR="005F728E">
          <w:rPr>
            <w:rFonts w:ascii="Arial" w:hAnsi="Arial" w:cs="Arial"/>
          </w:rPr>
          <w:t xml:space="preserve"> from 1999 to 2023</w:t>
        </w:r>
      </w:ins>
      <w:r w:rsidRPr="00B532EA">
        <w:rPr>
          <w:rFonts w:ascii="Arial" w:hAnsi="Arial" w:cs="Arial"/>
        </w:rPr>
        <w:t>. While deaths remain relatively uncommon compared to other infectious diseases, the broader burden of osteomyelitis</w:t>
      </w:r>
      <w:r w:rsidR="00497E42">
        <w:rPr>
          <w:rFonts w:ascii="Arial" w:hAnsi="Arial" w:cs="Arial"/>
        </w:rPr>
        <w:t xml:space="preserve">, </w:t>
      </w:r>
      <w:r w:rsidRPr="00B532EA">
        <w:rPr>
          <w:rFonts w:ascii="Arial" w:hAnsi="Arial" w:cs="Arial"/>
        </w:rPr>
        <w:lastRenderedPageBreak/>
        <w:t xml:space="preserve">driven by </w:t>
      </w:r>
      <w:r w:rsidR="00996FFB">
        <w:rPr>
          <w:rFonts w:ascii="Arial" w:hAnsi="Arial" w:cs="Arial"/>
        </w:rPr>
        <w:t>diabetes, trauma, and chronic wounds is likely substantial</w:t>
      </w:r>
      <w:r w:rsidRPr="00B532EA">
        <w:rPr>
          <w:rFonts w:ascii="Arial" w:hAnsi="Arial" w:cs="Arial"/>
        </w:rPr>
        <w:t xml:space="preserve">. Interventions that target prevention, early management, and integrated care delivery </w:t>
      </w:r>
      <w:r w:rsidR="00996FFB">
        <w:rPr>
          <w:rFonts w:ascii="Arial" w:hAnsi="Arial" w:cs="Arial"/>
        </w:rPr>
        <w:t>are needed.</w:t>
      </w:r>
    </w:p>
    <w:p w14:paraId="57E28818" w14:textId="77777777" w:rsidR="002B640F" w:rsidRDefault="002B640F">
      <w:pPr>
        <w:rPr>
          <w:ins w:id="120" w:author="Sanaka, Krishna" w:date="2025-12-02T18:24:00Z" w16du:dateUtc="2025-12-02T23:24:00Z"/>
          <w:rFonts w:ascii="Arial" w:hAnsi="Arial" w:cs="Arial"/>
          <w:b/>
          <w:bCs/>
        </w:rPr>
      </w:pPr>
      <w:ins w:id="121" w:author="Sanaka, Krishna" w:date="2025-12-02T18:24:00Z" w16du:dateUtc="2025-12-02T23:24:00Z">
        <w:r>
          <w:rPr>
            <w:rFonts w:ascii="Arial" w:hAnsi="Arial" w:cs="Arial"/>
            <w:b/>
            <w:bCs/>
          </w:rPr>
          <w:br w:type="page"/>
        </w:r>
      </w:ins>
    </w:p>
    <w:p w14:paraId="059C7338" w14:textId="41042A96" w:rsidR="00576412" w:rsidRPr="009367A7" w:rsidRDefault="00576412" w:rsidP="00576412">
      <w:pPr>
        <w:spacing w:after="0" w:line="480" w:lineRule="auto"/>
        <w:rPr>
          <w:rFonts w:ascii="Arial" w:hAnsi="Arial" w:cs="Arial"/>
        </w:rPr>
      </w:pPr>
      <w:r>
        <w:rPr>
          <w:rFonts w:ascii="Arial" w:hAnsi="Arial" w:cs="Arial"/>
          <w:b/>
          <w:bCs/>
        </w:rPr>
        <w:lastRenderedPageBreak/>
        <w:t xml:space="preserve">Funding: </w:t>
      </w:r>
      <w:r w:rsidRPr="009367A7">
        <w:rPr>
          <w:rFonts w:ascii="Arial" w:hAnsi="Arial" w:cs="Arial"/>
        </w:rPr>
        <w:t>This research received no specific grant.</w:t>
      </w:r>
    </w:p>
    <w:p w14:paraId="5DFCE14A" w14:textId="43E726B9" w:rsidR="00576412" w:rsidRDefault="000E48BE" w:rsidP="00576412">
      <w:pPr>
        <w:spacing w:after="0" w:line="480" w:lineRule="auto"/>
        <w:rPr>
          <w:rFonts w:ascii="Arial" w:hAnsi="Arial" w:cs="Arial"/>
        </w:rPr>
      </w:pPr>
      <w:r>
        <w:rPr>
          <w:rFonts w:ascii="Arial" w:hAnsi="Arial" w:cs="Arial"/>
          <w:b/>
          <w:bCs/>
        </w:rPr>
        <w:t xml:space="preserve">Potential </w:t>
      </w:r>
      <w:r w:rsidR="00576412">
        <w:rPr>
          <w:rFonts w:ascii="Arial" w:hAnsi="Arial" w:cs="Arial"/>
          <w:b/>
          <w:bCs/>
        </w:rPr>
        <w:t>Conflicts of Interest:</w:t>
      </w:r>
      <w:r w:rsidR="00576412">
        <w:rPr>
          <w:rFonts w:ascii="Arial" w:hAnsi="Arial" w:cs="Arial"/>
        </w:rPr>
        <w:t xml:space="preserve"> All authors had no conflicts of interest to report.</w:t>
      </w:r>
    </w:p>
    <w:p w14:paraId="33FA21BA" w14:textId="31ADFF1B" w:rsidR="004E7458" w:rsidRPr="004E7458" w:rsidRDefault="004E7458" w:rsidP="00576412">
      <w:pPr>
        <w:spacing w:after="0" w:line="480" w:lineRule="auto"/>
        <w:rPr>
          <w:rFonts w:ascii="Arial" w:hAnsi="Arial" w:cs="Arial"/>
        </w:rPr>
      </w:pPr>
      <w:r>
        <w:rPr>
          <w:rFonts w:ascii="Arial" w:hAnsi="Arial" w:cs="Arial"/>
          <w:b/>
          <w:bCs/>
        </w:rPr>
        <w:t>Patient Consent Statement:</w:t>
      </w:r>
      <w:r>
        <w:rPr>
          <w:rFonts w:ascii="Arial" w:hAnsi="Arial" w:cs="Arial"/>
        </w:rPr>
        <w:t xml:space="preserve"> This study does not include factors necessitating patient consent.</w:t>
      </w:r>
    </w:p>
    <w:p w14:paraId="495BCBB1" w14:textId="77777777" w:rsidR="00576412" w:rsidRDefault="00576412" w:rsidP="00576412">
      <w:pPr>
        <w:spacing w:after="0" w:line="480" w:lineRule="auto"/>
        <w:rPr>
          <w:rFonts w:ascii="Arial" w:hAnsi="Arial" w:cs="Arial"/>
        </w:rPr>
      </w:pPr>
      <w:r>
        <w:rPr>
          <w:rFonts w:ascii="Arial" w:hAnsi="Arial" w:cs="Arial"/>
        </w:rPr>
        <w:br w:type="page"/>
      </w:r>
    </w:p>
    <w:p w14:paraId="7C65E8C3" w14:textId="556F2087" w:rsidR="00A03763" w:rsidRPr="006A13C1" w:rsidRDefault="001A2A11" w:rsidP="006A13C1">
      <w:pPr>
        <w:spacing w:after="0" w:line="480" w:lineRule="auto"/>
        <w:rPr>
          <w:rFonts w:ascii="Arial" w:hAnsi="Arial" w:cs="Arial"/>
        </w:rPr>
      </w:pPr>
      <w:r>
        <w:rPr>
          <w:rFonts w:ascii="Arial" w:hAnsi="Arial" w:cs="Arial"/>
          <w:b/>
          <w:bCs/>
        </w:rPr>
        <w:lastRenderedPageBreak/>
        <w:t>References:</w:t>
      </w:r>
    </w:p>
    <w:p w14:paraId="757CF967" w14:textId="77777777" w:rsidR="00631EB2" w:rsidRPr="00631EB2" w:rsidRDefault="0001183B" w:rsidP="00631EB2">
      <w:pPr>
        <w:pStyle w:val="Bibliography"/>
        <w:rPr>
          <w:rFonts w:ascii="Arial" w:hAnsi="Arial" w:cs="Arial"/>
        </w:rPr>
      </w:pPr>
      <w:r>
        <w:rPr>
          <w:rFonts w:ascii="Arial" w:hAnsi="Arial" w:cs="Arial"/>
        </w:rPr>
        <w:fldChar w:fldCharType="begin"/>
      </w:r>
      <w:r w:rsidR="00C77C11">
        <w:rPr>
          <w:rFonts w:ascii="Arial" w:hAnsi="Arial" w:cs="Arial"/>
        </w:rPr>
        <w:instrText xml:space="preserve"> ADDIN ZOTERO_BIBL {"uncited":[],"omitted":[],"custom":[]} CSL_BIBLIOGRAPHY </w:instrText>
      </w:r>
      <w:r>
        <w:rPr>
          <w:rFonts w:ascii="Arial" w:hAnsi="Arial" w:cs="Arial"/>
        </w:rPr>
        <w:fldChar w:fldCharType="separate"/>
      </w:r>
      <w:r w:rsidR="00631EB2" w:rsidRPr="00631EB2">
        <w:rPr>
          <w:rFonts w:ascii="Arial" w:hAnsi="Arial" w:cs="Arial"/>
        </w:rPr>
        <w:t>1.</w:t>
      </w:r>
      <w:r w:rsidR="00631EB2" w:rsidRPr="00631EB2">
        <w:rPr>
          <w:rFonts w:ascii="Arial" w:hAnsi="Arial" w:cs="Arial"/>
        </w:rPr>
        <w:tab/>
        <w:t xml:space="preserve">Lew DP, Waldvogel FA. Osteomyelitis. </w:t>
      </w:r>
      <w:r w:rsidR="00631EB2" w:rsidRPr="00631EB2">
        <w:rPr>
          <w:rFonts w:ascii="Arial" w:hAnsi="Arial" w:cs="Arial"/>
          <w:i/>
          <w:iCs/>
        </w:rPr>
        <w:t>The Lancet</w:t>
      </w:r>
      <w:r w:rsidR="00631EB2" w:rsidRPr="00631EB2">
        <w:rPr>
          <w:rFonts w:ascii="Arial" w:hAnsi="Arial" w:cs="Arial"/>
        </w:rPr>
        <w:t>. 2004;364(9431):369-379. doi:10.1016/S0140-6736(04)16727-5</w:t>
      </w:r>
    </w:p>
    <w:p w14:paraId="5678D8EE" w14:textId="77777777" w:rsidR="00631EB2" w:rsidRPr="00631EB2" w:rsidRDefault="00631EB2" w:rsidP="00631EB2">
      <w:pPr>
        <w:pStyle w:val="Bibliography"/>
        <w:rPr>
          <w:rFonts w:ascii="Arial" w:hAnsi="Arial" w:cs="Arial"/>
        </w:rPr>
      </w:pPr>
      <w:r w:rsidRPr="00631EB2">
        <w:rPr>
          <w:rFonts w:ascii="Arial" w:hAnsi="Arial" w:cs="Arial"/>
        </w:rPr>
        <w:t>2.</w:t>
      </w:r>
      <w:r w:rsidRPr="00631EB2">
        <w:rPr>
          <w:rFonts w:ascii="Arial" w:hAnsi="Arial" w:cs="Arial"/>
        </w:rPr>
        <w:tab/>
        <w:t xml:space="preserve">Kremers HM, Nwojo ME, Ransom JE, Wood-Wentz CM, Melton LJ, Huddleston PM. Trends in the Epidemiology of Osteomyelitis. </w:t>
      </w:r>
      <w:r w:rsidRPr="00631EB2">
        <w:rPr>
          <w:rFonts w:ascii="Arial" w:hAnsi="Arial" w:cs="Arial"/>
          <w:i/>
          <w:iCs/>
        </w:rPr>
        <w:t>J Bone Joint Surg Am</w:t>
      </w:r>
      <w:r w:rsidRPr="00631EB2">
        <w:rPr>
          <w:rFonts w:ascii="Arial" w:hAnsi="Arial" w:cs="Arial"/>
        </w:rPr>
        <w:t>. 2015;97(10):837-845. doi:10.2106/JBJS.N.01350</w:t>
      </w:r>
    </w:p>
    <w:p w14:paraId="75270DAE" w14:textId="77777777" w:rsidR="00631EB2" w:rsidRPr="00631EB2" w:rsidRDefault="00631EB2" w:rsidP="00631EB2">
      <w:pPr>
        <w:pStyle w:val="Bibliography"/>
        <w:rPr>
          <w:rFonts w:ascii="Arial" w:hAnsi="Arial" w:cs="Arial"/>
        </w:rPr>
      </w:pPr>
      <w:r w:rsidRPr="00631EB2">
        <w:rPr>
          <w:rFonts w:ascii="Arial" w:hAnsi="Arial" w:cs="Arial"/>
        </w:rPr>
        <w:t>3.</w:t>
      </w:r>
      <w:r w:rsidRPr="00631EB2">
        <w:rPr>
          <w:rFonts w:ascii="Arial" w:hAnsi="Arial" w:cs="Arial"/>
        </w:rPr>
        <w:tab/>
        <w:t xml:space="preserve">Huang CC, Tsai KT, Weng SF, et al. Chronic osteomyelitis increases long-term mortality risk in the elderly: a nationwide population-based cohort study. </w:t>
      </w:r>
      <w:r w:rsidRPr="00631EB2">
        <w:rPr>
          <w:rFonts w:ascii="Arial" w:hAnsi="Arial" w:cs="Arial"/>
          <w:i/>
          <w:iCs/>
        </w:rPr>
        <w:t>BMC Geriatr</w:t>
      </w:r>
      <w:r w:rsidRPr="00631EB2">
        <w:rPr>
          <w:rFonts w:ascii="Arial" w:hAnsi="Arial" w:cs="Arial"/>
        </w:rPr>
        <w:t>. 2016;16:72. doi:10.1186/s12877-016-0248-8</w:t>
      </w:r>
    </w:p>
    <w:p w14:paraId="7644C9A3" w14:textId="77777777" w:rsidR="00631EB2" w:rsidRPr="00631EB2" w:rsidRDefault="00631EB2" w:rsidP="00631EB2">
      <w:pPr>
        <w:pStyle w:val="Bibliography"/>
        <w:rPr>
          <w:rFonts w:ascii="Arial" w:hAnsi="Arial" w:cs="Arial"/>
        </w:rPr>
      </w:pPr>
      <w:r w:rsidRPr="00631EB2">
        <w:rPr>
          <w:rFonts w:ascii="Arial" w:hAnsi="Arial" w:cs="Arial"/>
        </w:rPr>
        <w:t>4.</w:t>
      </w:r>
      <w:r w:rsidRPr="00631EB2">
        <w:rPr>
          <w:rFonts w:ascii="Arial" w:hAnsi="Arial" w:cs="Arial"/>
        </w:rPr>
        <w:tab/>
        <w:t>Centers for Disease Control and Prevention. CDC WONDER. Centers for Disease Control and Prevention. April 8, 2025. Accessed April 15, 2025. https://wonder.cdc.gov/</w:t>
      </w:r>
    </w:p>
    <w:p w14:paraId="47F874F7" w14:textId="77777777" w:rsidR="00631EB2" w:rsidRPr="00631EB2" w:rsidRDefault="00631EB2" w:rsidP="00631EB2">
      <w:pPr>
        <w:pStyle w:val="Bibliography"/>
        <w:rPr>
          <w:rFonts w:ascii="Arial" w:hAnsi="Arial" w:cs="Arial"/>
        </w:rPr>
      </w:pPr>
      <w:r w:rsidRPr="00631EB2">
        <w:rPr>
          <w:rFonts w:ascii="Arial" w:hAnsi="Arial" w:cs="Arial"/>
        </w:rPr>
        <w:t>5.</w:t>
      </w:r>
      <w:r w:rsidRPr="00631EB2">
        <w:rPr>
          <w:rFonts w:ascii="Arial" w:hAnsi="Arial" w:cs="Arial"/>
        </w:rPr>
        <w:tab/>
        <w:t xml:space="preserve">Baumblatt J, Fryar C, Gu Q, Ashman J. </w:t>
      </w:r>
      <w:r w:rsidRPr="00631EB2">
        <w:rPr>
          <w:rFonts w:ascii="Arial" w:hAnsi="Arial" w:cs="Arial"/>
          <w:i/>
          <w:iCs/>
        </w:rPr>
        <w:t>Prevalence of Total, Diagnosed, and Undiagnosed Diabetes in Adults: United States, August 2021–August 2023</w:t>
      </w:r>
      <w:r w:rsidRPr="00631EB2">
        <w:rPr>
          <w:rFonts w:ascii="Arial" w:hAnsi="Arial" w:cs="Arial"/>
        </w:rPr>
        <w:t>. National Center for Health Statistics (U.S.); 2024. doi:10.15620/cdc/165794</w:t>
      </w:r>
    </w:p>
    <w:p w14:paraId="21AC0039" w14:textId="77777777" w:rsidR="00631EB2" w:rsidRPr="00631EB2" w:rsidRDefault="00631EB2" w:rsidP="00631EB2">
      <w:pPr>
        <w:pStyle w:val="Bibliography"/>
        <w:rPr>
          <w:rFonts w:ascii="Arial" w:hAnsi="Arial" w:cs="Arial"/>
        </w:rPr>
      </w:pPr>
      <w:r w:rsidRPr="00631EB2">
        <w:rPr>
          <w:rFonts w:ascii="Arial" w:hAnsi="Arial" w:cs="Arial"/>
        </w:rPr>
        <w:t>6.</w:t>
      </w:r>
      <w:r w:rsidRPr="00631EB2">
        <w:rPr>
          <w:rFonts w:ascii="Arial" w:hAnsi="Arial" w:cs="Arial"/>
        </w:rPr>
        <w:tab/>
        <w:t xml:space="preserve">Armstrong DG, Swerdlow MA, Armstrong AA, Conte MS, Padula WV, Bus SA. Five year mortality and direct costs of care for people with diabetic foot complications are comparable to cancer. </w:t>
      </w:r>
      <w:r w:rsidRPr="00631EB2">
        <w:rPr>
          <w:rFonts w:ascii="Arial" w:hAnsi="Arial" w:cs="Arial"/>
          <w:i/>
          <w:iCs/>
        </w:rPr>
        <w:t>J Foot Ankle Res</w:t>
      </w:r>
      <w:r w:rsidRPr="00631EB2">
        <w:rPr>
          <w:rFonts w:ascii="Arial" w:hAnsi="Arial" w:cs="Arial"/>
        </w:rPr>
        <w:t>. 2020;13(1):16. doi:10.1186/s13047-020-00383-2</w:t>
      </w:r>
    </w:p>
    <w:p w14:paraId="5E91520A" w14:textId="77777777" w:rsidR="00631EB2" w:rsidRPr="00631EB2" w:rsidRDefault="00631EB2" w:rsidP="00631EB2">
      <w:pPr>
        <w:pStyle w:val="Bibliography"/>
        <w:rPr>
          <w:rFonts w:ascii="Arial" w:hAnsi="Arial" w:cs="Arial"/>
        </w:rPr>
      </w:pPr>
      <w:r w:rsidRPr="00631EB2">
        <w:rPr>
          <w:rFonts w:ascii="Arial" w:hAnsi="Arial" w:cs="Arial"/>
        </w:rPr>
        <w:t>7.</w:t>
      </w:r>
      <w:r w:rsidRPr="00631EB2">
        <w:rPr>
          <w:rFonts w:ascii="Arial" w:hAnsi="Arial" w:cs="Arial"/>
        </w:rPr>
        <w:tab/>
        <w:t xml:space="preserve">Jeffcoate WJ, Vileikyte L, Boyko EJ, Armstrong DG, Boulton AJM. Current Challenges and Opportunities in the Prevention and Management of Diabetic Foot Ulcers. </w:t>
      </w:r>
      <w:r w:rsidRPr="00631EB2">
        <w:rPr>
          <w:rFonts w:ascii="Arial" w:hAnsi="Arial" w:cs="Arial"/>
          <w:i/>
          <w:iCs/>
        </w:rPr>
        <w:t>Diabetes Care</w:t>
      </w:r>
      <w:r w:rsidRPr="00631EB2">
        <w:rPr>
          <w:rFonts w:ascii="Arial" w:hAnsi="Arial" w:cs="Arial"/>
        </w:rPr>
        <w:t>. 2018;41(4):645-652. doi:10.2337/dc17-1836</w:t>
      </w:r>
    </w:p>
    <w:p w14:paraId="0805207A" w14:textId="77777777" w:rsidR="00631EB2" w:rsidRPr="00631EB2" w:rsidRDefault="00631EB2" w:rsidP="00631EB2">
      <w:pPr>
        <w:pStyle w:val="Bibliography"/>
        <w:rPr>
          <w:rFonts w:ascii="Arial" w:hAnsi="Arial" w:cs="Arial"/>
        </w:rPr>
      </w:pPr>
      <w:r w:rsidRPr="00631EB2">
        <w:rPr>
          <w:rFonts w:ascii="Arial" w:hAnsi="Arial" w:cs="Arial"/>
        </w:rPr>
        <w:t>8.</w:t>
      </w:r>
      <w:r w:rsidRPr="00631EB2">
        <w:rPr>
          <w:rFonts w:ascii="Arial" w:hAnsi="Arial" w:cs="Arial"/>
        </w:rPr>
        <w:tab/>
        <w:t xml:space="preserve">Kirkman MS, Briscoe VJ, Clark N, et al. Diabetes in Older Adults. </w:t>
      </w:r>
      <w:r w:rsidRPr="00631EB2">
        <w:rPr>
          <w:rFonts w:ascii="Arial" w:hAnsi="Arial" w:cs="Arial"/>
          <w:i/>
          <w:iCs/>
        </w:rPr>
        <w:t>Diabetes Care</w:t>
      </w:r>
      <w:r w:rsidRPr="00631EB2">
        <w:rPr>
          <w:rFonts w:ascii="Arial" w:hAnsi="Arial" w:cs="Arial"/>
        </w:rPr>
        <w:t>. 2012;35(12):2650-2664. doi:10.2337/dc12-1801</w:t>
      </w:r>
    </w:p>
    <w:p w14:paraId="47BBAFCD" w14:textId="77777777" w:rsidR="00631EB2" w:rsidRPr="00631EB2" w:rsidRDefault="00631EB2" w:rsidP="00631EB2">
      <w:pPr>
        <w:pStyle w:val="Bibliography"/>
        <w:rPr>
          <w:rFonts w:ascii="Arial" w:hAnsi="Arial" w:cs="Arial"/>
        </w:rPr>
      </w:pPr>
      <w:r w:rsidRPr="00631EB2">
        <w:rPr>
          <w:rFonts w:ascii="Arial" w:hAnsi="Arial" w:cs="Arial"/>
        </w:rPr>
        <w:t>9.</w:t>
      </w:r>
      <w:r w:rsidRPr="00631EB2">
        <w:rPr>
          <w:rFonts w:ascii="Arial" w:hAnsi="Arial" w:cs="Arial"/>
        </w:rPr>
        <w:tab/>
        <w:t xml:space="preserve">Naumann RB, West BA, Barry V, Matthews S, Lee R. Pedestrian and Overall Road Traffic Crash Deaths - United States and 27 Other High-Income Countries, 2013-2022. </w:t>
      </w:r>
      <w:r w:rsidRPr="00631EB2">
        <w:rPr>
          <w:rFonts w:ascii="Arial" w:hAnsi="Arial" w:cs="Arial"/>
          <w:i/>
          <w:iCs/>
        </w:rPr>
        <w:t>MMWR Morb Mortal Wkly Rep</w:t>
      </w:r>
      <w:r w:rsidRPr="00631EB2">
        <w:rPr>
          <w:rFonts w:ascii="Arial" w:hAnsi="Arial" w:cs="Arial"/>
        </w:rPr>
        <w:t>. 2025;74(8):134-139. doi:10.15585/mmwr.mm7408a2</w:t>
      </w:r>
    </w:p>
    <w:p w14:paraId="06543041" w14:textId="77777777" w:rsidR="00631EB2" w:rsidRPr="00631EB2" w:rsidRDefault="00631EB2" w:rsidP="00631EB2">
      <w:pPr>
        <w:pStyle w:val="Bibliography"/>
        <w:rPr>
          <w:rFonts w:ascii="Arial" w:hAnsi="Arial" w:cs="Arial"/>
        </w:rPr>
      </w:pPr>
      <w:r w:rsidRPr="00631EB2">
        <w:rPr>
          <w:rFonts w:ascii="Arial" w:hAnsi="Arial" w:cs="Arial"/>
        </w:rPr>
        <w:t>10.</w:t>
      </w:r>
      <w:r w:rsidRPr="00631EB2">
        <w:rPr>
          <w:rFonts w:ascii="Arial" w:hAnsi="Arial" w:cs="Arial"/>
        </w:rPr>
        <w:tab/>
        <w:t xml:space="preserve">Goldstick JE, Carter PM, Cunningham RM. Current Epidemiological Trends in Firearm Mortality in the United States. </w:t>
      </w:r>
      <w:r w:rsidRPr="00631EB2">
        <w:rPr>
          <w:rFonts w:ascii="Arial" w:hAnsi="Arial" w:cs="Arial"/>
          <w:i/>
          <w:iCs/>
        </w:rPr>
        <w:t>JAMA Psychiatry</w:t>
      </w:r>
      <w:r w:rsidRPr="00631EB2">
        <w:rPr>
          <w:rFonts w:ascii="Arial" w:hAnsi="Arial" w:cs="Arial"/>
        </w:rPr>
        <w:t>. 2021;78(3):241-242. doi:10.1001/jamapsychiatry.2020.2986</w:t>
      </w:r>
    </w:p>
    <w:p w14:paraId="66CBECDA" w14:textId="77777777" w:rsidR="00631EB2" w:rsidRPr="00631EB2" w:rsidRDefault="00631EB2" w:rsidP="00631EB2">
      <w:pPr>
        <w:pStyle w:val="Bibliography"/>
        <w:rPr>
          <w:rFonts w:ascii="Arial" w:hAnsi="Arial" w:cs="Arial"/>
        </w:rPr>
      </w:pPr>
      <w:r w:rsidRPr="00631EB2">
        <w:rPr>
          <w:rFonts w:ascii="Arial" w:hAnsi="Arial" w:cs="Arial"/>
        </w:rPr>
        <w:t>11.</w:t>
      </w:r>
      <w:r w:rsidRPr="00631EB2">
        <w:rPr>
          <w:rFonts w:ascii="Arial" w:hAnsi="Arial" w:cs="Arial"/>
        </w:rPr>
        <w:tab/>
        <w:t xml:space="preserve">Jaul E, Barron J, Rosenzweig JP, Menczel J. An overview of co-morbidities and the development of pressure ulcers among older adults. </w:t>
      </w:r>
      <w:r w:rsidRPr="00631EB2">
        <w:rPr>
          <w:rFonts w:ascii="Arial" w:hAnsi="Arial" w:cs="Arial"/>
          <w:i/>
          <w:iCs/>
        </w:rPr>
        <w:t>BMC Geriatr</w:t>
      </w:r>
      <w:r w:rsidRPr="00631EB2">
        <w:rPr>
          <w:rFonts w:ascii="Arial" w:hAnsi="Arial" w:cs="Arial"/>
        </w:rPr>
        <w:t>. 2018;18:305. doi:10.1186/s12877-018-0997-7</w:t>
      </w:r>
    </w:p>
    <w:p w14:paraId="384A4CB9" w14:textId="77777777" w:rsidR="00631EB2" w:rsidRPr="00631EB2" w:rsidRDefault="00631EB2" w:rsidP="00631EB2">
      <w:pPr>
        <w:pStyle w:val="Bibliography"/>
        <w:rPr>
          <w:rFonts w:ascii="Arial" w:hAnsi="Arial" w:cs="Arial"/>
        </w:rPr>
      </w:pPr>
      <w:r w:rsidRPr="00631EB2">
        <w:rPr>
          <w:rFonts w:ascii="Arial" w:hAnsi="Arial" w:cs="Arial"/>
        </w:rPr>
        <w:lastRenderedPageBreak/>
        <w:t>12.</w:t>
      </w:r>
      <w:r w:rsidRPr="00631EB2">
        <w:rPr>
          <w:rFonts w:ascii="Arial" w:hAnsi="Arial" w:cs="Arial"/>
        </w:rPr>
        <w:tab/>
        <w:t xml:space="preserve">Armstrong DG, Boulton AJM, Bus SA. Diabetic Foot Ulcers and Their Recurrence. Ingelfinger JR, ed. </w:t>
      </w:r>
      <w:r w:rsidRPr="00631EB2">
        <w:rPr>
          <w:rFonts w:ascii="Arial" w:hAnsi="Arial" w:cs="Arial"/>
          <w:i/>
          <w:iCs/>
        </w:rPr>
        <w:t>N Engl J Med</w:t>
      </w:r>
      <w:r w:rsidRPr="00631EB2">
        <w:rPr>
          <w:rFonts w:ascii="Arial" w:hAnsi="Arial" w:cs="Arial"/>
        </w:rPr>
        <w:t>. 2017;376(24):2367-2375. doi:10.1056/NEJMra1615439</w:t>
      </w:r>
    </w:p>
    <w:p w14:paraId="156E33C5" w14:textId="77777777" w:rsidR="00631EB2" w:rsidRPr="00631EB2" w:rsidRDefault="00631EB2" w:rsidP="00631EB2">
      <w:pPr>
        <w:pStyle w:val="Bibliography"/>
        <w:rPr>
          <w:rFonts w:ascii="Arial" w:hAnsi="Arial" w:cs="Arial"/>
        </w:rPr>
      </w:pPr>
      <w:r w:rsidRPr="00631EB2">
        <w:rPr>
          <w:rFonts w:ascii="Arial" w:hAnsi="Arial" w:cs="Arial"/>
        </w:rPr>
        <w:t>13.</w:t>
      </w:r>
      <w:r w:rsidRPr="00631EB2">
        <w:rPr>
          <w:rFonts w:ascii="Arial" w:hAnsi="Arial" w:cs="Arial"/>
        </w:rPr>
        <w:tab/>
        <w:t xml:space="preserve">Walter N, Rupp M, Hierl K, et al. Long-term patient-related quality of life after fracture-related infections of the long bones. </w:t>
      </w:r>
      <w:r w:rsidRPr="00631EB2">
        <w:rPr>
          <w:rFonts w:ascii="Arial" w:hAnsi="Arial" w:cs="Arial"/>
          <w:i/>
          <w:iCs/>
        </w:rPr>
        <w:t>Bone Jt Res</w:t>
      </w:r>
      <w:r w:rsidRPr="00631EB2">
        <w:rPr>
          <w:rFonts w:ascii="Arial" w:hAnsi="Arial" w:cs="Arial"/>
        </w:rPr>
        <w:t>. 2021;10(5):321-327. doi:10.1302/2046-3758.105.BJR-2020-0532</w:t>
      </w:r>
    </w:p>
    <w:p w14:paraId="3FC4C8E2" w14:textId="77777777" w:rsidR="00631EB2" w:rsidRPr="00631EB2" w:rsidRDefault="00631EB2" w:rsidP="00631EB2">
      <w:pPr>
        <w:pStyle w:val="Bibliography"/>
        <w:rPr>
          <w:rFonts w:ascii="Arial" w:hAnsi="Arial" w:cs="Arial"/>
        </w:rPr>
      </w:pPr>
      <w:r w:rsidRPr="00631EB2">
        <w:rPr>
          <w:rFonts w:ascii="Arial" w:hAnsi="Arial" w:cs="Arial"/>
        </w:rPr>
        <w:t>14.</w:t>
      </w:r>
      <w:r w:rsidRPr="00631EB2">
        <w:rPr>
          <w:rFonts w:ascii="Arial" w:hAnsi="Arial" w:cs="Arial"/>
        </w:rPr>
        <w:tab/>
        <w:t xml:space="preserve">Lessa FC, Mu Y, Bamberg WM, et al. Burden of Clostridium difficile Infection in the United States. </w:t>
      </w:r>
      <w:r w:rsidRPr="00631EB2">
        <w:rPr>
          <w:rFonts w:ascii="Arial" w:hAnsi="Arial" w:cs="Arial"/>
          <w:i/>
          <w:iCs/>
        </w:rPr>
        <w:t>N Engl J Med</w:t>
      </w:r>
      <w:r w:rsidRPr="00631EB2">
        <w:rPr>
          <w:rFonts w:ascii="Arial" w:hAnsi="Arial" w:cs="Arial"/>
        </w:rPr>
        <w:t>. 2015;372(9):825-834. doi:10.1056/NEJMoa1408913</w:t>
      </w:r>
    </w:p>
    <w:p w14:paraId="7B5B6867" w14:textId="77777777" w:rsidR="00631EB2" w:rsidRPr="00631EB2" w:rsidRDefault="00631EB2" w:rsidP="00631EB2">
      <w:pPr>
        <w:pStyle w:val="Bibliography"/>
        <w:rPr>
          <w:rFonts w:ascii="Arial" w:hAnsi="Arial" w:cs="Arial"/>
        </w:rPr>
      </w:pPr>
      <w:r w:rsidRPr="00631EB2">
        <w:rPr>
          <w:rFonts w:ascii="Arial" w:hAnsi="Arial" w:cs="Arial"/>
        </w:rPr>
        <w:t>15.</w:t>
      </w:r>
      <w:r w:rsidRPr="00631EB2">
        <w:rPr>
          <w:rFonts w:ascii="Arial" w:hAnsi="Arial" w:cs="Arial"/>
        </w:rPr>
        <w:tab/>
        <w:t xml:space="preserve">Walkey AJ, Lagu T, Lindenauer PK. Trends in Sepsis and Infection Sources in the United States. A Population-Based Study. </w:t>
      </w:r>
      <w:r w:rsidRPr="00631EB2">
        <w:rPr>
          <w:rFonts w:ascii="Arial" w:hAnsi="Arial" w:cs="Arial"/>
          <w:i/>
          <w:iCs/>
        </w:rPr>
        <w:t>Ann Am Thorac Soc</w:t>
      </w:r>
      <w:r w:rsidRPr="00631EB2">
        <w:rPr>
          <w:rFonts w:ascii="Arial" w:hAnsi="Arial" w:cs="Arial"/>
        </w:rPr>
        <w:t>. 2015;12(2):216-220. doi:10.1513/AnnalsATS.201411-498BC</w:t>
      </w:r>
    </w:p>
    <w:p w14:paraId="7CC1439B" w14:textId="77777777" w:rsidR="00631EB2" w:rsidRPr="00631EB2" w:rsidRDefault="00631EB2" w:rsidP="00631EB2">
      <w:pPr>
        <w:pStyle w:val="Bibliography"/>
        <w:rPr>
          <w:rFonts w:ascii="Arial" w:hAnsi="Arial" w:cs="Arial"/>
        </w:rPr>
      </w:pPr>
      <w:r w:rsidRPr="00631EB2">
        <w:rPr>
          <w:rFonts w:ascii="Arial" w:hAnsi="Arial" w:cs="Arial"/>
        </w:rPr>
        <w:t>16.</w:t>
      </w:r>
      <w:r w:rsidRPr="00631EB2">
        <w:rPr>
          <w:rFonts w:ascii="Arial" w:hAnsi="Arial" w:cs="Arial"/>
        </w:rPr>
        <w:tab/>
        <w:t xml:space="preserve">Sutton KF, Ashley LW. Antimicrobial resistance in the United States: Origins and future directions. </w:t>
      </w:r>
      <w:r w:rsidRPr="00631EB2">
        <w:rPr>
          <w:rFonts w:ascii="Arial" w:hAnsi="Arial" w:cs="Arial"/>
          <w:i/>
          <w:iCs/>
        </w:rPr>
        <w:t>Epidemiol Infect</w:t>
      </w:r>
      <w:r w:rsidRPr="00631EB2">
        <w:rPr>
          <w:rFonts w:ascii="Arial" w:hAnsi="Arial" w:cs="Arial"/>
        </w:rPr>
        <w:t>. 2024;152:e33. doi:10.1017/S0950268824000244</w:t>
      </w:r>
    </w:p>
    <w:p w14:paraId="1D4B8BD2" w14:textId="77777777" w:rsidR="00631EB2" w:rsidRPr="00631EB2" w:rsidRDefault="00631EB2" w:rsidP="00631EB2">
      <w:pPr>
        <w:pStyle w:val="Bibliography"/>
        <w:rPr>
          <w:rFonts w:ascii="Arial" w:hAnsi="Arial" w:cs="Arial"/>
        </w:rPr>
      </w:pPr>
      <w:r w:rsidRPr="00631EB2">
        <w:rPr>
          <w:rFonts w:ascii="Arial" w:hAnsi="Arial" w:cs="Arial"/>
        </w:rPr>
        <w:t>17.</w:t>
      </w:r>
      <w:r w:rsidRPr="00631EB2">
        <w:rPr>
          <w:rFonts w:ascii="Arial" w:hAnsi="Arial" w:cs="Arial"/>
        </w:rPr>
        <w:tab/>
        <w:t xml:space="preserve">Schmidt BM, Ye W, Zhou S. Multidrug resistant organism predicts ulcer recurrence following surgical management of diabetic foot osteomyelitis. </w:t>
      </w:r>
      <w:r w:rsidRPr="00631EB2">
        <w:rPr>
          <w:rFonts w:ascii="Arial" w:hAnsi="Arial" w:cs="Arial"/>
          <w:i/>
          <w:iCs/>
        </w:rPr>
        <w:t>Int Wound J</w:t>
      </w:r>
      <w:r w:rsidRPr="00631EB2">
        <w:rPr>
          <w:rFonts w:ascii="Arial" w:hAnsi="Arial" w:cs="Arial"/>
        </w:rPr>
        <w:t>. 2020;17(6):1634-1641. doi:10.1111/iwj.13439</w:t>
      </w:r>
    </w:p>
    <w:p w14:paraId="763FAA2A" w14:textId="77777777" w:rsidR="00631EB2" w:rsidRPr="00631EB2" w:rsidRDefault="00631EB2" w:rsidP="00631EB2">
      <w:pPr>
        <w:pStyle w:val="Bibliography"/>
        <w:rPr>
          <w:rFonts w:ascii="Arial" w:hAnsi="Arial" w:cs="Arial"/>
        </w:rPr>
      </w:pPr>
      <w:r w:rsidRPr="00631EB2">
        <w:rPr>
          <w:rFonts w:ascii="Arial" w:hAnsi="Arial" w:cs="Arial"/>
        </w:rPr>
        <w:t>18.</w:t>
      </w:r>
      <w:r w:rsidRPr="00631EB2">
        <w:rPr>
          <w:rFonts w:ascii="Arial" w:hAnsi="Arial" w:cs="Arial"/>
        </w:rPr>
        <w:tab/>
        <w:t xml:space="preserve">Lavery LA, Armstrong DG, Wunderlich RP, Mohler MJ, Wendel CS, Lipsky BA. Risk Factors for Foot Infections in Individuals With Diabetes. </w:t>
      </w:r>
      <w:r w:rsidRPr="00631EB2">
        <w:rPr>
          <w:rFonts w:ascii="Arial" w:hAnsi="Arial" w:cs="Arial"/>
          <w:i/>
          <w:iCs/>
        </w:rPr>
        <w:t>Diabetes Care</w:t>
      </w:r>
      <w:r w:rsidRPr="00631EB2">
        <w:rPr>
          <w:rFonts w:ascii="Arial" w:hAnsi="Arial" w:cs="Arial"/>
        </w:rPr>
        <w:t>. 2006;29(6):1288-1293. doi:10.2337/dc05-2425</w:t>
      </w:r>
    </w:p>
    <w:p w14:paraId="036FF3EA" w14:textId="77777777" w:rsidR="00631EB2" w:rsidRPr="00631EB2" w:rsidRDefault="00631EB2" w:rsidP="00631EB2">
      <w:pPr>
        <w:pStyle w:val="Bibliography"/>
        <w:rPr>
          <w:rFonts w:ascii="Arial" w:hAnsi="Arial" w:cs="Arial"/>
        </w:rPr>
      </w:pPr>
      <w:r w:rsidRPr="00631EB2">
        <w:rPr>
          <w:rFonts w:ascii="Arial" w:hAnsi="Arial" w:cs="Arial"/>
        </w:rPr>
        <w:t>19.</w:t>
      </w:r>
      <w:r w:rsidRPr="00631EB2">
        <w:rPr>
          <w:rFonts w:ascii="Arial" w:hAnsi="Arial" w:cs="Arial"/>
        </w:rPr>
        <w:tab/>
        <w:t xml:space="preserve">Jhaveri VV, Sullivan C, Ward A, et al. More Specialties, Fewer Problems: Using Collaborative Competency Between Infectious Diseases, Podiatry, and Pathology to Improve the Care of Patients with Diabetic Foot Osteomyelitis. </w:t>
      </w:r>
      <w:r w:rsidRPr="00631EB2">
        <w:rPr>
          <w:rFonts w:ascii="Arial" w:hAnsi="Arial" w:cs="Arial"/>
          <w:i/>
          <w:iCs/>
        </w:rPr>
        <w:t>J Am Podiatr Med Assoc</w:t>
      </w:r>
      <w:r w:rsidRPr="00631EB2">
        <w:rPr>
          <w:rFonts w:ascii="Arial" w:hAnsi="Arial" w:cs="Arial"/>
        </w:rPr>
        <w:t>. 2022;112(6):20-178. doi:10.7547/20-178</w:t>
      </w:r>
    </w:p>
    <w:p w14:paraId="78ED05A3" w14:textId="77777777" w:rsidR="00631EB2" w:rsidRPr="00631EB2" w:rsidRDefault="00631EB2" w:rsidP="00631EB2">
      <w:pPr>
        <w:pStyle w:val="Bibliography"/>
        <w:rPr>
          <w:rFonts w:ascii="Arial" w:hAnsi="Arial" w:cs="Arial"/>
        </w:rPr>
      </w:pPr>
      <w:r w:rsidRPr="00631EB2">
        <w:rPr>
          <w:rFonts w:ascii="Arial" w:hAnsi="Arial" w:cs="Arial"/>
        </w:rPr>
        <w:t>20.</w:t>
      </w:r>
      <w:r w:rsidRPr="00631EB2">
        <w:rPr>
          <w:rFonts w:ascii="Arial" w:hAnsi="Arial" w:cs="Arial"/>
        </w:rPr>
        <w:tab/>
        <w:t xml:space="preserve">Lakkireddy DR, Gowda MS, Murray CW, Basarakodu KR, Vacek JL. Death certificate completion: how well are physicians trained and are cardiovascular causes overstated? </w:t>
      </w:r>
      <w:r w:rsidRPr="00631EB2">
        <w:rPr>
          <w:rFonts w:ascii="Arial" w:hAnsi="Arial" w:cs="Arial"/>
          <w:i/>
          <w:iCs/>
        </w:rPr>
        <w:t>Am J Med</w:t>
      </w:r>
      <w:r w:rsidRPr="00631EB2">
        <w:rPr>
          <w:rFonts w:ascii="Arial" w:hAnsi="Arial" w:cs="Arial"/>
        </w:rPr>
        <w:t>. 2004;117(7):492-498. doi:10.1016/j.amjmed.2004.04.018</w:t>
      </w:r>
    </w:p>
    <w:p w14:paraId="37FE2FCF" w14:textId="77777777" w:rsidR="00631EB2" w:rsidRPr="00631EB2" w:rsidRDefault="00631EB2" w:rsidP="00631EB2">
      <w:pPr>
        <w:pStyle w:val="Bibliography"/>
        <w:rPr>
          <w:rFonts w:ascii="Arial" w:hAnsi="Arial" w:cs="Arial"/>
        </w:rPr>
      </w:pPr>
      <w:r w:rsidRPr="00631EB2">
        <w:rPr>
          <w:rFonts w:ascii="Arial" w:hAnsi="Arial" w:cs="Arial"/>
        </w:rPr>
        <w:t>21.</w:t>
      </w:r>
      <w:r w:rsidRPr="00631EB2">
        <w:rPr>
          <w:rFonts w:ascii="Arial" w:hAnsi="Arial" w:cs="Arial"/>
        </w:rPr>
        <w:tab/>
        <w:t xml:space="preserve">Anderson RN, Miniño AM, Hoyert DL, Rosenberg HM. Comparability of cause of death between ICD-9 and ICD-10: preliminary estimates. </w:t>
      </w:r>
      <w:r w:rsidRPr="00631EB2">
        <w:rPr>
          <w:rFonts w:ascii="Arial" w:hAnsi="Arial" w:cs="Arial"/>
          <w:i/>
          <w:iCs/>
        </w:rPr>
        <w:t>Natl Vital Stat Rep Cent Dis Control Prev Natl Cent Health Stat Natl Vital Stat Syst</w:t>
      </w:r>
      <w:r w:rsidRPr="00631EB2">
        <w:rPr>
          <w:rFonts w:ascii="Arial" w:hAnsi="Arial" w:cs="Arial"/>
        </w:rPr>
        <w:t>. 2001;49(2):1-32.</w:t>
      </w:r>
    </w:p>
    <w:p w14:paraId="2D7CD9C3" w14:textId="77777777" w:rsidR="00631EB2" w:rsidRPr="00631EB2" w:rsidRDefault="00631EB2" w:rsidP="00631EB2">
      <w:pPr>
        <w:pStyle w:val="Bibliography"/>
        <w:rPr>
          <w:rFonts w:ascii="Arial" w:hAnsi="Arial" w:cs="Arial"/>
        </w:rPr>
      </w:pPr>
      <w:r w:rsidRPr="00631EB2">
        <w:rPr>
          <w:rFonts w:ascii="Arial" w:hAnsi="Arial" w:cs="Arial"/>
        </w:rPr>
        <w:t>22.</w:t>
      </w:r>
      <w:r w:rsidRPr="00631EB2">
        <w:rPr>
          <w:rFonts w:ascii="Arial" w:hAnsi="Arial" w:cs="Arial"/>
        </w:rPr>
        <w:tab/>
        <w:t xml:space="preserve">Lipsky BA, Berendt AR, Cornia PB, et al. 2012 Infectious Diseases Society of America clinical practice guideline for the diagnosis and treatment of diabetic foot infections. </w:t>
      </w:r>
      <w:r w:rsidRPr="00631EB2">
        <w:rPr>
          <w:rFonts w:ascii="Arial" w:hAnsi="Arial" w:cs="Arial"/>
          <w:i/>
          <w:iCs/>
        </w:rPr>
        <w:t>Clin Infect Dis Off Publ Infect Dis Soc Am</w:t>
      </w:r>
      <w:r w:rsidRPr="00631EB2">
        <w:rPr>
          <w:rFonts w:ascii="Arial" w:hAnsi="Arial" w:cs="Arial"/>
        </w:rPr>
        <w:t>. 2012;54(12):e132-173. doi:10.1093/cid/cis346</w:t>
      </w:r>
    </w:p>
    <w:p w14:paraId="29BAE535" w14:textId="77777777" w:rsidR="00631EB2" w:rsidRPr="00631EB2" w:rsidRDefault="00631EB2" w:rsidP="00631EB2">
      <w:pPr>
        <w:pStyle w:val="Bibliography"/>
        <w:rPr>
          <w:rFonts w:ascii="Arial" w:hAnsi="Arial" w:cs="Arial"/>
        </w:rPr>
      </w:pPr>
      <w:r w:rsidRPr="00631EB2">
        <w:rPr>
          <w:rFonts w:ascii="Arial" w:hAnsi="Arial" w:cs="Arial"/>
        </w:rPr>
        <w:t>23.</w:t>
      </w:r>
      <w:r w:rsidRPr="00631EB2">
        <w:rPr>
          <w:rFonts w:ascii="Arial" w:hAnsi="Arial" w:cs="Arial"/>
        </w:rPr>
        <w:tab/>
        <w:t xml:space="preserve">Lipsky BA, Senneville É, Abbas ZG, et al. Guidelines on the diagnosis and treatment of foot infection in persons with diabetes (IWGDF 2019 update). </w:t>
      </w:r>
      <w:r w:rsidRPr="00631EB2">
        <w:rPr>
          <w:rFonts w:ascii="Arial" w:hAnsi="Arial" w:cs="Arial"/>
          <w:i/>
          <w:iCs/>
        </w:rPr>
        <w:t>Diabetes Metab Res Rev</w:t>
      </w:r>
      <w:r w:rsidRPr="00631EB2">
        <w:rPr>
          <w:rFonts w:ascii="Arial" w:hAnsi="Arial" w:cs="Arial"/>
        </w:rPr>
        <w:t>. 2020;36 Suppl 1:e3280. doi:10.1002/dmrr.3280</w:t>
      </w:r>
    </w:p>
    <w:p w14:paraId="70C6B548" w14:textId="01F7F428" w:rsidR="001A2A11" w:rsidRDefault="0001183B" w:rsidP="00631EB2">
      <w:pPr>
        <w:pStyle w:val="Bibliography"/>
        <w:rPr>
          <w:rFonts w:ascii="Arial" w:hAnsi="Arial" w:cs="Arial"/>
        </w:rPr>
      </w:pPr>
      <w:r>
        <w:rPr>
          <w:rFonts w:ascii="Arial" w:hAnsi="Arial" w:cs="Arial"/>
        </w:rPr>
        <w:lastRenderedPageBreak/>
        <w:fldChar w:fldCharType="end"/>
      </w:r>
      <w:r w:rsidR="001A2A11">
        <w:rPr>
          <w:rFonts w:ascii="Arial" w:hAnsi="Arial" w:cs="Arial"/>
        </w:rPr>
        <w:br w:type="page"/>
      </w:r>
    </w:p>
    <w:p w14:paraId="45743930" w14:textId="4A73B205" w:rsidR="001A2A11" w:rsidRPr="001A2A11" w:rsidRDefault="001A2A11" w:rsidP="00FD703E">
      <w:pPr>
        <w:spacing w:after="0" w:line="240" w:lineRule="auto"/>
        <w:rPr>
          <w:rFonts w:ascii="Arial" w:hAnsi="Arial" w:cs="Arial"/>
          <w:b/>
          <w:bCs/>
        </w:rPr>
      </w:pPr>
      <w:r>
        <w:rPr>
          <w:rFonts w:ascii="Arial" w:hAnsi="Arial" w:cs="Arial"/>
          <w:b/>
          <w:bCs/>
        </w:rPr>
        <w:lastRenderedPageBreak/>
        <w:t xml:space="preserve">Table 1. </w:t>
      </w:r>
      <w:r w:rsidR="00CB01B5" w:rsidRPr="00CB01B5">
        <w:rPr>
          <w:rFonts w:ascii="Arial" w:hAnsi="Arial" w:cs="Arial"/>
          <w:b/>
          <w:bCs/>
        </w:rPr>
        <w:t>Age-adjusted</w:t>
      </w:r>
      <w:r w:rsidR="00CB01B5">
        <w:rPr>
          <w:rFonts w:ascii="Arial" w:hAnsi="Arial" w:cs="Arial"/>
          <w:b/>
          <w:bCs/>
        </w:rPr>
        <w:t xml:space="preserve"> </w:t>
      </w:r>
      <w:r w:rsidR="00CB01B5" w:rsidRPr="00CB01B5">
        <w:rPr>
          <w:rFonts w:ascii="Arial" w:hAnsi="Arial" w:cs="Arial"/>
          <w:b/>
          <w:bCs/>
        </w:rPr>
        <w:t>mortality rates and annual percent changes for</w:t>
      </w:r>
      <w:r w:rsidR="00CB01B5">
        <w:rPr>
          <w:rFonts w:ascii="Arial" w:hAnsi="Arial" w:cs="Arial"/>
          <w:b/>
          <w:bCs/>
        </w:rPr>
        <w:t xml:space="preserve"> </w:t>
      </w:r>
      <w:r w:rsidR="00CB01B5" w:rsidRPr="00CB01B5">
        <w:rPr>
          <w:rFonts w:ascii="Arial" w:hAnsi="Arial" w:cs="Arial"/>
          <w:b/>
          <w:bCs/>
        </w:rPr>
        <w:t>osteomyelitis by demographic group</w:t>
      </w:r>
      <w:r w:rsidR="007B38FA">
        <w:rPr>
          <w:rFonts w:ascii="Arial" w:hAnsi="Arial" w:cs="Arial"/>
          <w:b/>
          <w:bCs/>
        </w:rPr>
        <w:t xml:space="preserve"> and comorbidity</w:t>
      </w:r>
      <w:r w:rsidR="00CB01B5" w:rsidRPr="00CB01B5">
        <w:rPr>
          <w:rFonts w:ascii="Arial" w:hAnsi="Arial" w:cs="Arial"/>
          <w:b/>
          <w:bCs/>
        </w:rPr>
        <w:t>.</w:t>
      </w:r>
    </w:p>
    <w:tbl>
      <w:tblPr>
        <w:tblStyle w:val="TableGrid"/>
        <w:tblW w:w="9625" w:type="dxa"/>
        <w:tblLayout w:type="fixed"/>
        <w:tblLook w:val="04A0" w:firstRow="1" w:lastRow="0" w:firstColumn="1" w:lastColumn="0" w:noHBand="0" w:noVBand="1"/>
      </w:tblPr>
      <w:tblGrid>
        <w:gridCol w:w="1375"/>
        <w:gridCol w:w="1375"/>
        <w:gridCol w:w="1375"/>
        <w:gridCol w:w="1375"/>
        <w:gridCol w:w="1375"/>
        <w:gridCol w:w="1375"/>
        <w:gridCol w:w="1375"/>
      </w:tblGrid>
      <w:tr w:rsidR="006F5ED8" w14:paraId="0CAA897C" w14:textId="77777777" w:rsidTr="006F5ED8">
        <w:tc>
          <w:tcPr>
            <w:tcW w:w="1375" w:type="dxa"/>
          </w:tcPr>
          <w:p w14:paraId="51B07B1E" w14:textId="7A8AC440" w:rsidR="006F5ED8" w:rsidRPr="00E702D1" w:rsidRDefault="006F5ED8" w:rsidP="00FD703E">
            <w:pPr>
              <w:rPr>
                <w:rFonts w:ascii="Arial" w:hAnsi="Arial" w:cs="Arial"/>
                <w:b/>
                <w:bCs/>
                <w:sz w:val="22"/>
                <w:szCs w:val="22"/>
              </w:rPr>
            </w:pPr>
            <w:r w:rsidRPr="00E702D1">
              <w:rPr>
                <w:rFonts w:ascii="Arial" w:hAnsi="Arial" w:cs="Arial"/>
                <w:b/>
                <w:bCs/>
                <w:sz w:val="22"/>
                <w:szCs w:val="22"/>
              </w:rPr>
              <w:t>Group</w:t>
            </w:r>
          </w:p>
        </w:tc>
        <w:tc>
          <w:tcPr>
            <w:tcW w:w="1375" w:type="dxa"/>
          </w:tcPr>
          <w:p w14:paraId="7A700EB4" w14:textId="1C0DC881" w:rsidR="006F5ED8" w:rsidRPr="00E702D1" w:rsidRDefault="006F5ED8" w:rsidP="00FD703E">
            <w:pPr>
              <w:rPr>
                <w:rFonts w:ascii="Arial" w:hAnsi="Arial" w:cs="Arial"/>
                <w:b/>
                <w:bCs/>
                <w:sz w:val="22"/>
                <w:szCs w:val="22"/>
              </w:rPr>
            </w:pPr>
            <w:r w:rsidRPr="00E702D1">
              <w:rPr>
                <w:rFonts w:ascii="Arial" w:hAnsi="Arial" w:cs="Arial"/>
                <w:b/>
                <w:bCs/>
                <w:sz w:val="22"/>
                <w:szCs w:val="22"/>
              </w:rPr>
              <w:t>1999 AAMR</w:t>
            </w:r>
          </w:p>
        </w:tc>
        <w:tc>
          <w:tcPr>
            <w:tcW w:w="1375" w:type="dxa"/>
          </w:tcPr>
          <w:p w14:paraId="264DDC77" w14:textId="4EA47499" w:rsidR="006F5ED8" w:rsidRPr="00E702D1" w:rsidRDefault="006F5ED8" w:rsidP="00FD703E">
            <w:pPr>
              <w:rPr>
                <w:rFonts w:ascii="Arial" w:hAnsi="Arial" w:cs="Arial"/>
                <w:b/>
                <w:bCs/>
                <w:sz w:val="22"/>
                <w:szCs w:val="22"/>
              </w:rPr>
            </w:pPr>
            <w:r w:rsidRPr="00E702D1">
              <w:rPr>
                <w:rFonts w:ascii="Arial" w:hAnsi="Arial" w:cs="Arial"/>
                <w:b/>
                <w:bCs/>
                <w:sz w:val="22"/>
                <w:szCs w:val="22"/>
              </w:rPr>
              <w:t>1999 Deaths</w:t>
            </w:r>
          </w:p>
        </w:tc>
        <w:tc>
          <w:tcPr>
            <w:tcW w:w="1375" w:type="dxa"/>
          </w:tcPr>
          <w:p w14:paraId="37F1034E" w14:textId="49E30BF0" w:rsidR="006F5ED8" w:rsidRPr="00E702D1" w:rsidRDefault="006F5ED8" w:rsidP="00FD703E">
            <w:pPr>
              <w:rPr>
                <w:rFonts w:ascii="Arial" w:hAnsi="Arial" w:cs="Arial"/>
                <w:b/>
                <w:bCs/>
                <w:sz w:val="22"/>
                <w:szCs w:val="22"/>
              </w:rPr>
            </w:pPr>
            <w:r w:rsidRPr="00E702D1">
              <w:rPr>
                <w:rFonts w:ascii="Arial" w:hAnsi="Arial" w:cs="Arial"/>
                <w:b/>
                <w:bCs/>
                <w:sz w:val="22"/>
                <w:szCs w:val="22"/>
              </w:rPr>
              <w:t>2023 AAMR</w:t>
            </w:r>
          </w:p>
        </w:tc>
        <w:tc>
          <w:tcPr>
            <w:tcW w:w="1375" w:type="dxa"/>
          </w:tcPr>
          <w:p w14:paraId="55918928" w14:textId="6880EADC" w:rsidR="006F5ED8" w:rsidRPr="00E702D1" w:rsidRDefault="006F5ED8" w:rsidP="00FD703E">
            <w:pPr>
              <w:rPr>
                <w:rFonts w:ascii="Arial" w:hAnsi="Arial" w:cs="Arial"/>
                <w:b/>
                <w:bCs/>
                <w:sz w:val="22"/>
                <w:szCs w:val="22"/>
              </w:rPr>
            </w:pPr>
            <w:r w:rsidRPr="00E702D1">
              <w:rPr>
                <w:rFonts w:ascii="Arial" w:hAnsi="Arial" w:cs="Arial"/>
                <w:b/>
                <w:bCs/>
                <w:sz w:val="22"/>
                <w:szCs w:val="22"/>
              </w:rPr>
              <w:t>2023 Deaths</w:t>
            </w:r>
          </w:p>
        </w:tc>
        <w:tc>
          <w:tcPr>
            <w:tcW w:w="1375" w:type="dxa"/>
          </w:tcPr>
          <w:p w14:paraId="3418A12D" w14:textId="00E60551" w:rsidR="006F5ED8" w:rsidRPr="00E702D1" w:rsidRDefault="006F5ED8" w:rsidP="00FD703E">
            <w:pPr>
              <w:rPr>
                <w:rFonts w:ascii="Arial" w:hAnsi="Arial" w:cs="Arial"/>
                <w:b/>
                <w:bCs/>
                <w:sz w:val="22"/>
                <w:szCs w:val="22"/>
              </w:rPr>
            </w:pPr>
            <w:r w:rsidRPr="00E702D1">
              <w:rPr>
                <w:rFonts w:ascii="Arial" w:hAnsi="Arial" w:cs="Arial"/>
                <w:b/>
                <w:bCs/>
                <w:sz w:val="22"/>
                <w:szCs w:val="22"/>
              </w:rPr>
              <w:t xml:space="preserve">APC </w:t>
            </w:r>
            <w:r>
              <w:rPr>
                <w:rFonts w:ascii="Arial" w:hAnsi="Arial" w:cs="Arial"/>
                <w:b/>
                <w:bCs/>
                <w:sz w:val="22"/>
                <w:szCs w:val="22"/>
              </w:rPr>
              <w:t xml:space="preserve">(95% CI) </w:t>
            </w:r>
            <w:r w:rsidRPr="00E702D1">
              <w:rPr>
                <w:rFonts w:ascii="Arial" w:hAnsi="Arial" w:cs="Arial"/>
                <w:b/>
                <w:bCs/>
                <w:sz w:val="22"/>
                <w:szCs w:val="22"/>
              </w:rPr>
              <w:t>(%)</w:t>
            </w:r>
          </w:p>
        </w:tc>
        <w:tc>
          <w:tcPr>
            <w:tcW w:w="1375" w:type="dxa"/>
          </w:tcPr>
          <w:p w14:paraId="0DBC5236" w14:textId="10351022" w:rsidR="006F5ED8" w:rsidRPr="00E702D1" w:rsidRDefault="006F5ED8" w:rsidP="00FD703E">
            <w:pPr>
              <w:rPr>
                <w:rFonts w:ascii="Arial" w:hAnsi="Arial" w:cs="Arial"/>
                <w:b/>
                <w:bCs/>
                <w:sz w:val="22"/>
                <w:szCs w:val="22"/>
              </w:rPr>
            </w:pPr>
            <w:r w:rsidRPr="00E702D1">
              <w:rPr>
                <w:rFonts w:ascii="Arial" w:hAnsi="Arial" w:cs="Arial"/>
                <w:b/>
                <w:bCs/>
                <w:sz w:val="22"/>
                <w:szCs w:val="22"/>
              </w:rPr>
              <w:t>p-value</w:t>
            </w:r>
          </w:p>
        </w:tc>
      </w:tr>
      <w:tr w:rsidR="006F5ED8" w14:paraId="79731D4A" w14:textId="77777777" w:rsidTr="006F5ED8">
        <w:tc>
          <w:tcPr>
            <w:tcW w:w="1375" w:type="dxa"/>
          </w:tcPr>
          <w:p w14:paraId="0568FF71" w14:textId="37929FD7" w:rsidR="006F5ED8" w:rsidRPr="00E702D1" w:rsidRDefault="006F5ED8" w:rsidP="00FD703E">
            <w:pPr>
              <w:rPr>
                <w:rFonts w:ascii="Arial" w:hAnsi="Arial" w:cs="Arial"/>
                <w:b/>
                <w:bCs/>
                <w:sz w:val="22"/>
                <w:szCs w:val="22"/>
              </w:rPr>
            </w:pPr>
            <w:r w:rsidRPr="00E702D1">
              <w:rPr>
                <w:rFonts w:ascii="Arial" w:hAnsi="Arial" w:cs="Arial"/>
                <w:b/>
                <w:bCs/>
                <w:sz w:val="22"/>
                <w:szCs w:val="22"/>
              </w:rPr>
              <w:t>Overall</w:t>
            </w:r>
          </w:p>
        </w:tc>
        <w:tc>
          <w:tcPr>
            <w:tcW w:w="1375" w:type="dxa"/>
          </w:tcPr>
          <w:p w14:paraId="281C37AB" w14:textId="5E1768A1" w:rsidR="006F5ED8" w:rsidRPr="00E702D1" w:rsidRDefault="006F5ED8" w:rsidP="00FD703E">
            <w:pPr>
              <w:rPr>
                <w:rFonts w:ascii="Arial" w:hAnsi="Arial" w:cs="Arial"/>
                <w:sz w:val="22"/>
                <w:szCs w:val="22"/>
              </w:rPr>
            </w:pPr>
            <w:r w:rsidRPr="00E702D1">
              <w:rPr>
                <w:rFonts w:ascii="Arial" w:hAnsi="Arial" w:cs="Arial"/>
                <w:sz w:val="22"/>
                <w:szCs w:val="22"/>
              </w:rPr>
              <w:t>0.</w:t>
            </w:r>
            <w:ins w:id="122" w:author="Krishna Sanaka" w:date="2025-12-24T12:04:00Z" w16du:dateUtc="2025-12-24T17:04:00Z">
              <w:r w:rsidR="00AE7DB7">
                <w:rPr>
                  <w:rFonts w:ascii="Arial" w:hAnsi="Arial" w:cs="Arial"/>
                  <w:sz w:val="22"/>
                  <w:szCs w:val="22"/>
                </w:rPr>
                <w:t>4</w:t>
              </w:r>
            </w:ins>
            <w:del w:id="123" w:author="Krishna Sanaka" w:date="2025-12-24T12:04:00Z" w16du:dateUtc="2025-12-24T17:04:00Z">
              <w:r w:rsidRPr="00E702D1" w:rsidDel="00AE7DB7">
                <w:rPr>
                  <w:rFonts w:ascii="Arial" w:hAnsi="Arial" w:cs="Arial"/>
                  <w:sz w:val="22"/>
                  <w:szCs w:val="22"/>
                </w:rPr>
                <w:delText>3</w:delText>
              </w:r>
            </w:del>
            <w:r w:rsidRPr="00E702D1">
              <w:rPr>
                <w:rFonts w:ascii="Arial" w:hAnsi="Arial" w:cs="Arial"/>
                <w:sz w:val="22"/>
                <w:szCs w:val="22"/>
              </w:rPr>
              <w:t>8</w:t>
            </w:r>
          </w:p>
        </w:tc>
        <w:tc>
          <w:tcPr>
            <w:tcW w:w="1375" w:type="dxa"/>
          </w:tcPr>
          <w:p w14:paraId="3563B739" w14:textId="73CDC83F" w:rsidR="006F5ED8" w:rsidRPr="00E702D1" w:rsidRDefault="006F5ED8" w:rsidP="00FD703E">
            <w:pPr>
              <w:rPr>
                <w:rFonts w:ascii="Arial" w:hAnsi="Arial" w:cs="Arial"/>
                <w:sz w:val="22"/>
                <w:szCs w:val="22"/>
              </w:rPr>
            </w:pPr>
            <w:r w:rsidRPr="00E702D1">
              <w:rPr>
                <w:rFonts w:ascii="Arial" w:hAnsi="Arial" w:cs="Arial"/>
                <w:sz w:val="22"/>
                <w:szCs w:val="22"/>
              </w:rPr>
              <w:t>1,06</w:t>
            </w:r>
            <w:ins w:id="124" w:author="Krishna Sanaka" w:date="2025-12-24T12:04:00Z" w16du:dateUtc="2025-12-24T17:04:00Z">
              <w:r w:rsidR="00AE7DB7">
                <w:rPr>
                  <w:rFonts w:ascii="Arial" w:hAnsi="Arial" w:cs="Arial"/>
                  <w:sz w:val="22"/>
                  <w:szCs w:val="22"/>
                </w:rPr>
                <w:t>7</w:t>
              </w:r>
            </w:ins>
            <w:del w:id="125" w:author="Krishna Sanaka" w:date="2025-12-24T12:04:00Z" w16du:dateUtc="2025-12-24T17:04:00Z">
              <w:r w:rsidRPr="00E702D1" w:rsidDel="00AE7DB7">
                <w:rPr>
                  <w:rFonts w:ascii="Arial" w:hAnsi="Arial" w:cs="Arial"/>
                  <w:sz w:val="22"/>
                  <w:szCs w:val="22"/>
                </w:rPr>
                <w:delText>8</w:delText>
              </w:r>
            </w:del>
          </w:p>
        </w:tc>
        <w:tc>
          <w:tcPr>
            <w:tcW w:w="1375" w:type="dxa"/>
          </w:tcPr>
          <w:p w14:paraId="5D9055A3" w14:textId="25672F82" w:rsidR="006F5ED8" w:rsidRPr="00E702D1" w:rsidRDefault="006F5ED8" w:rsidP="00FD703E">
            <w:pPr>
              <w:rPr>
                <w:rFonts w:ascii="Arial" w:hAnsi="Arial" w:cs="Arial"/>
                <w:sz w:val="22"/>
                <w:szCs w:val="22"/>
              </w:rPr>
            </w:pPr>
            <w:r w:rsidRPr="00E702D1">
              <w:rPr>
                <w:rFonts w:ascii="Arial" w:hAnsi="Arial" w:cs="Arial"/>
                <w:sz w:val="22"/>
                <w:szCs w:val="22"/>
              </w:rPr>
              <w:t>1.</w:t>
            </w:r>
            <w:ins w:id="126" w:author="Krishna Sanaka" w:date="2025-12-24T13:11:00Z" w16du:dateUtc="2025-12-24T18:11:00Z">
              <w:r w:rsidR="00726DD3">
                <w:rPr>
                  <w:rFonts w:ascii="Arial" w:hAnsi="Arial" w:cs="Arial"/>
                  <w:sz w:val="22"/>
                  <w:szCs w:val="22"/>
                </w:rPr>
                <w:t>4</w:t>
              </w:r>
            </w:ins>
            <w:r w:rsidRPr="00E702D1">
              <w:rPr>
                <w:rFonts w:ascii="Arial" w:hAnsi="Arial" w:cs="Arial"/>
                <w:sz w:val="22"/>
                <w:szCs w:val="22"/>
              </w:rPr>
              <w:t>1</w:t>
            </w:r>
            <w:del w:id="127" w:author="Krishna Sanaka" w:date="2025-12-24T11:50:00Z" w16du:dateUtc="2025-12-24T16:50:00Z">
              <w:r w:rsidRPr="00E702D1" w:rsidDel="0071467F">
                <w:rPr>
                  <w:rFonts w:ascii="Arial" w:hAnsi="Arial" w:cs="Arial"/>
                  <w:sz w:val="22"/>
                  <w:szCs w:val="22"/>
                </w:rPr>
                <w:delText>1</w:delText>
              </w:r>
            </w:del>
          </w:p>
        </w:tc>
        <w:tc>
          <w:tcPr>
            <w:tcW w:w="1375" w:type="dxa"/>
          </w:tcPr>
          <w:p w14:paraId="18B1918D" w14:textId="1084ACD3" w:rsidR="006F5ED8" w:rsidRPr="00E702D1" w:rsidRDefault="006F5ED8" w:rsidP="00FD703E">
            <w:pPr>
              <w:rPr>
                <w:rFonts w:ascii="Arial" w:hAnsi="Arial" w:cs="Arial"/>
                <w:sz w:val="22"/>
                <w:szCs w:val="22"/>
              </w:rPr>
            </w:pPr>
            <w:r w:rsidRPr="00E702D1">
              <w:rPr>
                <w:rFonts w:ascii="Arial" w:hAnsi="Arial" w:cs="Arial"/>
                <w:sz w:val="22"/>
                <w:szCs w:val="22"/>
              </w:rPr>
              <w:t>4,67</w:t>
            </w:r>
            <w:ins w:id="128" w:author="Krishna Sanaka" w:date="2025-12-24T11:49:00Z" w16du:dateUtc="2025-12-24T16:49:00Z">
              <w:r w:rsidR="0071467F">
                <w:rPr>
                  <w:rFonts w:ascii="Arial" w:hAnsi="Arial" w:cs="Arial"/>
                  <w:sz w:val="22"/>
                  <w:szCs w:val="22"/>
                </w:rPr>
                <w:t>5</w:t>
              </w:r>
            </w:ins>
            <w:del w:id="129" w:author="Krishna Sanaka" w:date="2025-12-24T11:49:00Z" w16du:dateUtc="2025-12-24T16:49:00Z">
              <w:r w:rsidRPr="00E702D1" w:rsidDel="0071467F">
                <w:rPr>
                  <w:rFonts w:ascii="Arial" w:hAnsi="Arial" w:cs="Arial"/>
                  <w:sz w:val="22"/>
                  <w:szCs w:val="22"/>
                </w:rPr>
                <w:delText>7</w:delText>
              </w:r>
            </w:del>
          </w:p>
        </w:tc>
        <w:tc>
          <w:tcPr>
            <w:tcW w:w="1375" w:type="dxa"/>
          </w:tcPr>
          <w:p w14:paraId="0532491A" w14:textId="35AF44DD" w:rsidR="006F5ED8" w:rsidRPr="00E702D1" w:rsidRDefault="006F5ED8" w:rsidP="00FD703E">
            <w:pPr>
              <w:rPr>
                <w:rFonts w:ascii="Arial" w:hAnsi="Arial" w:cs="Arial"/>
                <w:sz w:val="22"/>
                <w:szCs w:val="22"/>
              </w:rPr>
            </w:pPr>
            <w:r w:rsidRPr="00E702D1">
              <w:rPr>
                <w:rFonts w:ascii="Arial" w:hAnsi="Arial" w:cs="Arial"/>
                <w:sz w:val="22"/>
                <w:szCs w:val="22"/>
              </w:rPr>
              <w:t>3.5</w:t>
            </w:r>
            <w:ins w:id="130" w:author="Krishna Sanaka" w:date="2025-12-24T13:11:00Z" w16du:dateUtc="2025-12-24T18:11:00Z">
              <w:r w:rsidR="004D5BC3">
                <w:rPr>
                  <w:rFonts w:ascii="Arial" w:hAnsi="Arial" w:cs="Arial"/>
                  <w:sz w:val="22"/>
                  <w:szCs w:val="22"/>
                </w:rPr>
                <w:t>7</w:t>
              </w:r>
            </w:ins>
            <w:del w:id="131" w:author="Krishna Sanaka" w:date="2025-12-24T13:11:00Z" w16du:dateUtc="2025-12-24T18:11:00Z">
              <w:r w:rsidRPr="00E702D1" w:rsidDel="004D5BC3">
                <w:rPr>
                  <w:rFonts w:ascii="Arial" w:hAnsi="Arial" w:cs="Arial"/>
                  <w:sz w:val="22"/>
                  <w:szCs w:val="22"/>
                </w:rPr>
                <w:delText>4</w:delText>
              </w:r>
            </w:del>
            <w:r>
              <w:rPr>
                <w:rFonts w:ascii="Arial" w:hAnsi="Arial" w:cs="Arial"/>
                <w:sz w:val="22"/>
                <w:szCs w:val="22"/>
              </w:rPr>
              <w:t xml:space="preserve"> (</w:t>
            </w:r>
            <w:r w:rsidRPr="00E702D1">
              <w:rPr>
                <w:rFonts w:ascii="Arial" w:hAnsi="Arial" w:cs="Arial"/>
                <w:sz w:val="22"/>
                <w:szCs w:val="22"/>
              </w:rPr>
              <w:t>2.8</w:t>
            </w:r>
            <w:ins w:id="132" w:author="Krishna Sanaka" w:date="2025-12-24T13:12:00Z" w16du:dateUtc="2025-12-24T18:12:00Z">
              <w:r w:rsidR="007138AB">
                <w:rPr>
                  <w:rFonts w:ascii="Arial" w:hAnsi="Arial" w:cs="Arial"/>
                  <w:sz w:val="22"/>
                  <w:szCs w:val="22"/>
                </w:rPr>
                <w:t>3</w:t>
              </w:r>
            </w:ins>
            <w:r w:rsidRPr="00E702D1">
              <w:rPr>
                <w:rFonts w:ascii="Arial" w:hAnsi="Arial" w:cs="Arial"/>
                <w:sz w:val="22"/>
                <w:szCs w:val="22"/>
              </w:rPr>
              <w:t>, 4.</w:t>
            </w:r>
            <w:ins w:id="133" w:author="Krishna Sanaka" w:date="2025-12-24T13:12:00Z" w16du:dateUtc="2025-12-24T18:12:00Z">
              <w:r w:rsidR="007138AB">
                <w:rPr>
                  <w:rFonts w:ascii="Arial" w:hAnsi="Arial" w:cs="Arial"/>
                  <w:sz w:val="22"/>
                  <w:szCs w:val="22"/>
                </w:rPr>
                <w:t>3</w:t>
              </w:r>
            </w:ins>
            <w:r w:rsidRPr="00E702D1">
              <w:rPr>
                <w:rFonts w:ascii="Arial" w:hAnsi="Arial" w:cs="Arial"/>
                <w:sz w:val="22"/>
                <w:szCs w:val="22"/>
              </w:rPr>
              <w:t>2</w:t>
            </w:r>
            <w:del w:id="134" w:author="Krishna Sanaka" w:date="2025-12-24T13:12:00Z" w16du:dateUtc="2025-12-24T18:12:00Z">
              <w:r w:rsidRPr="00E702D1" w:rsidDel="007138AB">
                <w:rPr>
                  <w:rFonts w:ascii="Arial" w:hAnsi="Arial" w:cs="Arial"/>
                  <w:sz w:val="22"/>
                  <w:szCs w:val="22"/>
                </w:rPr>
                <w:delText>8</w:delText>
              </w:r>
            </w:del>
            <w:r>
              <w:rPr>
                <w:rFonts w:ascii="Arial" w:hAnsi="Arial" w:cs="Arial"/>
                <w:sz w:val="22"/>
                <w:szCs w:val="22"/>
              </w:rPr>
              <w:t>)</w:t>
            </w:r>
          </w:p>
        </w:tc>
        <w:tc>
          <w:tcPr>
            <w:tcW w:w="1375" w:type="dxa"/>
          </w:tcPr>
          <w:p w14:paraId="1186BFA7" w14:textId="1F7BF46D"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22FE7845" w14:textId="77777777" w:rsidTr="006F5ED8">
        <w:tc>
          <w:tcPr>
            <w:tcW w:w="1375" w:type="dxa"/>
          </w:tcPr>
          <w:p w14:paraId="32224A8A" w14:textId="1949CBC6" w:rsidR="006F5ED8" w:rsidRPr="00E702D1" w:rsidRDefault="006F5ED8" w:rsidP="00FD703E">
            <w:pPr>
              <w:rPr>
                <w:rFonts w:ascii="Arial" w:hAnsi="Arial" w:cs="Arial"/>
                <w:i/>
                <w:iCs/>
                <w:sz w:val="22"/>
                <w:szCs w:val="22"/>
              </w:rPr>
            </w:pPr>
            <w:r w:rsidRPr="00E702D1">
              <w:rPr>
                <w:rFonts w:ascii="Arial" w:hAnsi="Arial" w:cs="Arial"/>
                <w:i/>
                <w:iCs/>
                <w:sz w:val="22"/>
                <w:szCs w:val="22"/>
              </w:rPr>
              <w:t>Male</w:t>
            </w:r>
          </w:p>
        </w:tc>
        <w:tc>
          <w:tcPr>
            <w:tcW w:w="1375" w:type="dxa"/>
          </w:tcPr>
          <w:p w14:paraId="689266F9" w14:textId="0E50BAE0" w:rsidR="006F5ED8" w:rsidRPr="00E702D1" w:rsidRDefault="006F5ED8" w:rsidP="00FD703E">
            <w:pPr>
              <w:rPr>
                <w:rFonts w:ascii="Arial" w:hAnsi="Arial" w:cs="Arial"/>
                <w:sz w:val="22"/>
                <w:szCs w:val="22"/>
              </w:rPr>
            </w:pPr>
            <w:r w:rsidRPr="00E702D1">
              <w:rPr>
                <w:rFonts w:ascii="Arial" w:hAnsi="Arial" w:cs="Arial"/>
                <w:sz w:val="22"/>
                <w:szCs w:val="22"/>
              </w:rPr>
              <w:t>0.</w:t>
            </w:r>
            <w:ins w:id="135" w:author="Krishna Sanaka" w:date="2025-12-24T12:05:00Z" w16du:dateUtc="2025-12-24T17:05:00Z">
              <w:r w:rsidR="00E24C5F">
                <w:rPr>
                  <w:rFonts w:ascii="Arial" w:hAnsi="Arial" w:cs="Arial"/>
                  <w:sz w:val="22"/>
                  <w:szCs w:val="22"/>
                </w:rPr>
                <w:t>59</w:t>
              </w:r>
            </w:ins>
            <w:del w:id="136" w:author="Krishna Sanaka" w:date="2025-12-24T12:05:00Z" w16du:dateUtc="2025-12-24T17:05:00Z">
              <w:r w:rsidRPr="00E702D1" w:rsidDel="00E24C5F">
                <w:rPr>
                  <w:rFonts w:ascii="Arial" w:hAnsi="Arial" w:cs="Arial"/>
                  <w:sz w:val="22"/>
                  <w:szCs w:val="22"/>
                </w:rPr>
                <w:delText>47</w:delText>
              </w:r>
            </w:del>
          </w:p>
        </w:tc>
        <w:tc>
          <w:tcPr>
            <w:tcW w:w="1375" w:type="dxa"/>
          </w:tcPr>
          <w:p w14:paraId="1989A292" w14:textId="1DF9502F" w:rsidR="006F5ED8" w:rsidRPr="00E702D1" w:rsidRDefault="006F5ED8" w:rsidP="00FD703E">
            <w:pPr>
              <w:rPr>
                <w:rFonts w:ascii="Arial" w:hAnsi="Arial" w:cs="Arial"/>
                <w:sz w:val="22"/>
                <w:szCs w:val="22"/>
              </w:rPr>
            </w:pPr>
            <w:r>
              <w:rPr>
                <w:rFonts w:ascii="Arial" w:hAnsi="Arial" w:cs="Arial"/>
                <w:sz w:val="22"/>
                <w:szCs w:val="22"/>
              </w:rPr>
              <w:t>488</w:t>
            </w:r>
          </w:p>
        </w:tc>
        <w:tc>
          <w:tcPr>
            <w:tcW w:w="1375" w:type="dxa"/>
          </w:tcPr>
          <w:p w14:paraId="53854C4D" w14:textId="33D26631" w:rsidR="006F5ED8" w:rsidRPr="00E702D1" w:rsidRDefault="006F5ED8" w:rsidP="00FD703E">
            <w:pPr>
              <w:rPr>
                <w:rFonts w:ascii="Arial" w:hAnsi="Arial" w:cs="Arial"/>
                <w:sz w:val="22"/>
                <w:szCs w:val="22"/>
              </w:rPr>
            </w:pPr>
            <w:del w:id="137" w:author="Krishna Sanaka" w:date="2025-12-24T15:33:00Z" w16du:dateUtc="2025-12-24T20:33:00Z">
              <w:r w:rsidDel="00727E64">
                <w:rPr>
                  <w:rFonts w:ascii="Arial" w:hAnsi="Arial" w:cs="Arial"/>
                  <w:sz w:val="22"/>
                  <w:szCs w:val="22"/>
                </w:rPr>
                <w:delText>1.</w:delText>
              </w:r>
            </w:del>
            <w:del w:id="138" w:author="Krishna Sanaka" w:date="2025-12-24T11:51:00Z" w16du:dateUtc="2025-12-24T16:51:00Z">
              <w:r w:rsidDel="0071467F">
                <w:rPr>
                  <w:rFonts w:ascii="Arial" w:hAnsi="Arial" w:cs="Arial"/>
                  <w:sz w:val="22"/>
                  <w:szCs w:val="22"/>
                </w:rPr>
                <w:delText>4</w:delText>
              </w:r>
            </w:del>
            <w:del w:id="139" w:author="Krishna Sanaka" w:date="2025-12-24T15:33:00Z" w16du:dateUtc="2025-12-24T20:33:00Z">
              <w:r w:rsidDel="00727E64">
                <w:rPr>
                  <w:rFonts w:ascii="Arial" w:hAnsi="Arial" w:cs="Arial"/>
                  <w:sz w:val="22"/>
                  <w:szCs w:val="22"/>
                </w:rPr>
                <w:delText>4</w:delText>
              </w:r>
            </w:del>
            <w:ins w:id="140" w:author="Krishna Sanaka" w:date="2025-12-24T15:33:00Z" w16du:dateUtc="2025-12-24T20:33:00Z">
              <w:r w:rsidR="00727E64">
                <w:rPr>
                  <w:rFonts w:ascii="Arial" w:hAnsi="Arial" w:cs="Arial"/>
                  <w:sz w:val="22"/>
                  <w:szCs w:val="22"/>
                </w:rPr>
                <w:t>1.84</w:t>
              </w:r>
            </w:ins>
          </w:p>
        </w:tc>
        <w:tc>
          <w:tcPr>
            <w:tcW w:w="1375" w:type="dxa"/>
          </w:tcPr>
          <w:p w14:paraId="080D579A" w14:textId="3F0D1364" w:rsidR="006F5ED8" w:rsidRPr="00E702D1" w:rsidRDefault="006F5ED8" w:rsidP="00FD703E">
            <w:pPr>
              <w:rPr>
                <w:rFonts w:ascii="Arial" w:hAnsi="Arial" w:cs="Arial"/>
                <w:sz w:val="22"/>
                <w:szCs w:val="22"/>
              </w:rPr>
            </w:pPr>
            <w:r>
              <w:rPr>
                <w:rFonts w:ascii="Arial" w:hAnsi="Arial" w:cs="Arial"/>
                <w:sz w:val="22"/>
                <w:szCs w:val="22"/>
              </w:rPr>
              <w:t>2,</w:t>
            </w:r>
            <w:ins w:id="141" w:author="Krishna Sanaka" w:date="2025-12-24T11:49:00Z" w16du:dateUtc="2025-12-24T16:49:00Z">
              <w:r w:rsidR="0071467F">
                <w:rPr>
                  <w:rFonts w:ascii="Arial" w:hAnsi="Arial" w:cs="Arial"/>
                  <w:sz w:val="22"/>
                  <w:szCs w:val="22"/>
                </w:rPr>
                <w:t>699</w:t>
              </w:r>
            </w:ins>
            <w:del w:id="142" w:author="Krishna Sanaka" w:date="2025-12-24T11:49:00Z" w16du:dateUtc="2025-12-24T16:49:00Z">
              <w:r w:rsidDel="0071467F">
                <w:rPr>
                  <w:rFonts w:ascii="Arial" w:hAnsi="Arial" w:cs="Arial"/>
                  <w:sz w:val="22"/>
                  <w:szCs w:val="22"/>
                </w:rPr>
                <w:delText>700</w:delText>
              </w:r>
            </w:del>
          </w:p>
        </w:tc>
        <w:tc>
          <w:tcPr>
            <w:tcW w:w="1375" w:type="dxa"/>
          </w:tcPr>
          <w:p w14:paraId="3BCD0AC0" w14:textId="4D40DB49" w:rsidR="006F5ED8" w:rsidRPr="00E702D1" w:rsidRDefault="006F5ED8" w:rsidP="00FD703E">
            <w:pPr>
              <w:rPr>
                <w:rFonts w:ascii="Arial" w:hAnsi="Arial" w:cs="Arial"/>
                <w:sz w:val="22"/>
                <w:szCs w:val="22"/>
              </w:rPr>
            </w:pPr>
            <w:r>
              <w:rPr>
                <w:rFonts w:ascii="Arial" w:hAnsi="Arial" w:cs="Arial"/>
                <w:sz w:val="22"/>
                <w:szCs w:val="22"/>
              </w:rPr>
              <w:t>3.92 (3.23, 4.61)</w:t>
            </w:r>
          </w:p>
        </w:tc>
        <w:tc>
          <w:tcPr>
            <w:tcW w:w="1375" w:type="dxa"/>
          </w:tcPr>
          <w:p w14:paraId="72FE5B38" w14:textId="24C1C076"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69536A0B" w14:textId="77777777" w:rsidTr="006F5ED8">
        <w:tc>
          <w:tcPr>
            <w:tcW w:w="1375" w:type="dxa"/>
          </w:tcPr>
          <w:p w14:paraId="1758AB63" w14:textId="5F8193F0" w:rsidR="006F5ED8" w:rsidRPr="00E702D1" w:rsidRDefault="006F5ED8" w:rsidP="00FD703E">
            <w:pPr>
              <w:rPr>
                <w:rFonts w:ascii="Arial" w:hAnsi="Arial" w:cs="Arial"/>
                <w:i/>
                <w:iCs/>
                <w:sz w:val="22"/>
                <w:szCs w:val="22"/>
              </w:rPr>
            </w:pPr>
            <w:r w:rsidRPr="00E702D1">
              <w:rPr>
                <w:rFonts w:ascii="Arial" w:hAnsi="Arial" w:cs="Arial"/>
                <w:i/>
                <w:iCs/>
                <w:sz w:val="22"/>
                <w:szCs w:val="22"/>
              </w:rPr>
              <w:t>Female</w:t>
            </w:r>
          </w:p>
        </w:tc>
        <w:tc>
          <w:tcPr>
            <w:tcW w:w="1375" w:type="dxa"/>
          </w:tcPr>
          <w:p w14:paraId="3FB3B0E8" w14:textId="041C32CB" w:rsidR="006F5ED8" w:rsidRPr="00E702D1" w:rsidRDefault="006F5ED8" w:rsidP="00FD703E">
            <w:pPr>
              <w:rPr>
                <w:rFonts w:ascii="Arial" w:hAnsi="Arial" w:cs="Arial"/>
                <w:sz w:val="22"/>
                <w:szCs w:val="22"/>
              </w:rPr>
            </w:pPr>
            <w:r w:rsidRPr="00E702D1">
              <w:rPr>
                <w:rFonts w:ascii="Arial" w:hAnsi="Arial" w:cs="Arial"/>
                <w:sz w:val="22"/>
                <w:szCs w:val="22"/>
              </w:rPr>
              <w:t>0.</w:t>
            </w:r>
            <w:ins w:id="143" w:author="Krishna Sanaka" w:date="2025-12-24T12:05:00Z" w16du:dateUtc="2025-12-24T17:05:00Z">
              <w:r w:rsidR="00E24C5F">
                <w:rPr>
                  <w:rFonts w:ascii="Arial" w:hAnsi="Arial" w:cs="Arial"/>
                  <w:sz w:val="22"/>
                  <w:szCs w:val="22"/>
                </w:rPr>
                <w:t>42</w:t>
              </w:r>
            </w:ins>
            <w:del w:id="144" w:author="Krishna Sanaka" w:date="2025-12-24T12:05:00Z" w16du:dateUtc="2025-12-24T17:05:00Z">
              <w:r w:rsidRPr="00E702D1" w:rsidDel="00E24C5F">
                <w:rPr>
                  <w:rFonts w:ascii="Arial" w:hAnsi="Arial" w:cs="Arial"/>
                  <w:sz w:val="22"/>
                  <w:szCs w:val="22"/>
                </w:rPr>
                <w:delText>33</w:delText>
              </w:r>
            </w:del>
          </w:p>
        </w:tc>
        <w:tc>
          <w:tcPr>
            <w:tcW w:w="1375" w:type="dxa"/>
          </w:tcPr>
          <w:p w14:paraId="242C8345" w14:textId="4064FD49" w:rsidR="006F5ED8" w:rsidRPr="00E702D1" w:rsidRDefault="006F5ED8" w:rsidP="00FD703E">
            <w:pPr>
              <w:rPr>
                <w:rFonts w:ascii="Arial" w:hAnsi="Arial" w:cs="Arial"/>
                <w:sz w:val="22"/>
                <w:szCs w:val="22"/>
              </w:rPr>
            </w:pPr>
            <w:r>
              <w:rPr>
                <w:rFonts w:ascii="Arial" w:hAnsi="Arial" w:cs="Arial"/>
                <w:sz w:val="22"/>
                <w:szCs w:val="22"/>
              </w:rPr>
              <w:t>5</w:t>
            </w:r>
            <w:ins w:id="145" w:author="Krishna Sanaka" w:date="2025-12-24T12:05:00Z" w16du:dateUtc="2025-12-24T17:05:00Z">
              <w:r w:rsidR="00807854">
                <w:rPr>
                  <w:rFonts w:ascii="Arial" w:hAnsi="Arial" w:cs="Arial"/>
                  <w:sz w:val="22"/>
                  <w:szCs w:val="22"/>
                </w:rPr>
                <w:t>79</w:t>
              </w:r>
            </w:ins>
            <w:del w:id="146" w:author="Krishna Sanaka" w:date="2025-12-24T12:05:00Z" w16du:dateUtc="2025-12-24T17:05:00Z">
              <w:r w:rsidDel="00807854">
                <w:rPr>
                  <w:rFonts w:ascii="Arial" w:hAnsi="Arial" w:cs="Arial"/>
                  <w:sz w:val="22"/>
                  <w:szCs w:val="22"/>
                </w:rPr>
                <w:delText>80</w:delText>
              </w:r>
            </w:del>
          </w:p>
        </w:tc>
        <w:tc>
          <w:tcPr>
            <w:tcW w:w="1375" w:type="dxa"/>
          </w:tcPr>
          <w:p w14:paraId="6B969A1B" w14:textId="4CEE62B8" w:rsidR="006F5ED8" w:rsidRPr="00E702D1" w:rsidRDefault="0071467F" w:rsidP="00FD703E">
            <w:pPr>
              <w:rPr>
                <w:rFonts w:ascii="Arial" w:hAnsi="Arial" w:cs="Arial"/>
                <w:sz w:val="22"/>
                <w:szCs w:val="22"/>
              </w:rPr>
            </w:pPr>
            <w:ins w:id="147" w:author="Krishna Sanaka" w:date="2025-12-24T11:51:00Z" w16du:dateUtc="2025-12-24T16:51:00Z">
              <w:r>
                <w:rPr>
                  <w:rFonts w:ascii="Arial" w:hAnsi="Arial" w:cs="Arial"/>
                  <w:sz w:val="22"/>
                  <w:szCs w:val="22"/>
                </w:rPr>
                <w:t>1.06</w:t>
              </w:r>
            </w:ins>
            <w:del w:id="148" w:author="Krishna Sanaka" w:date="2025-12-24T11:51:00Z" w16du:dateUtc="2025-12-24T16:51:00Z">
              <w:r w:rsidR="006F5ED8" w:rsidDel="0071467F">
                <w:rPr>
                  <w:rFonts w:ascii="Arial" w:hAnsi="Arial" w:cs="Arial"/>
                  <w:sz w:val="22"/>
                  <w:szCs w:val="22"/>
                </w:rPr>
                <w:delText>0.83</w:delText>
              </w:r>
            </w:del>
          </w:p>
        </w:tc>
        <w:tc>
          <w:tcPr>
            <w:tcW w:w="1375" w:type="dxa"/>
          </w:tcPr>
          <w:p w14:paraId="5CFE4806" w14:textId="3D010572" w:rsidR="006F5ED8" w:rsidRPr="00E702D1" w:rsidRDefault="006F5ED8" w:rsidP="00FD703E">
            <w:pPr>
              <w:rPr>
                <w:rFonts w:ascii="Arial" w:hAnsi="Arial" w:cs="Arial"/>
                <w:sz w:val="22"/>
                <w:szCs w:val="22"/>
              </w:rPr>
            </w:pPr>
            <w:r>
              <w:rPr>
                <w:rFonts w:ascii="Arial" w:hAnsi="Arial" w:cs="Arial"/>
                <w:sz w:val="22"/>
                <w:szCs w:val="22"/>
              </w:rPr>
              <w:t>1,97</w:t>
            </w:r>
            <w:ins w:id="149" w:author="Krishna Sanaka" w:date="2025-12-24T11:48:00Z" w16du:dateUtc="2025-12-24T16:48:00Z">
              <w:r w:rsidR="0071467F">
                <w:rPr>
                  <w:rFonts w:ascii="Arial" w:hAnsi="Arial" w:cs="Arial"/>
                  <w:sz w:val="22"/>
                  <w:szCs w:val="22"/>
                </w:rPr>
                <w:t>6</w:t>
              </w:r>
            </w:ins>
            <w:del w:id="150" w:author="Krishna Sanaka" w:date="2025-12-24T11:48:00Z" w16du:dateUtc="2025-12-24T16:48:00Z">
              <w:r w:rsidDel="0071467F">
                <w:rPr>
                  <w:rFonts w:ascii="Arial" w:hAnsi="Arial" w:cs="Arial"/>
                  <w:sz w:val="22"/>
                  <w:szCs w:val="22"/>
                </w:rPr>
                <w:delText>7</w:delText>
              </w:r>
            </w:del>
          </w:p>
        </w:tc>
        <w:tc>
          <w:tcPr>
            <w:tcW w:w="1375" w:type="dxa"/>
          </w:tcPr>
          <w:p w14:paraId="0BA2F83F" w14:textId="636BCF98" w:rsidR="006F5ED8" w:rsidRPr="00E702D1" w:rsidRDefault="006F5ED8" w:rsidP="00FD703E">
            <w:pPr>
              <w:rPr>
                <w:rFonts w:ascii="Arial" w:hAnsi="Arial" w:cs="Arial"/>
                <w:sz w:val="22"/>
                <w:szCs w:val="22"/>
              </w:rPr>
            </w:pPr>
            <w:r>
              <w:rPr>
                <w:rFonts w:ascii="Arial" w:hAnsi="Arial" w:cs="Arial"/>
                <w:sz w:val="22"/>
                <w:szCs w:val="22"/>
              </w:rPr>
              <w:t>3.0</w:t>
            </w:r>
            <w:ins w:id="151" w:author="Krishna Sanaka" w:date="2025-12-24T13:23:00Z" w16du:dateUtc="2025-12-24T18:23:00Z">
              <w:r w:rsidR="00B76C57">
                <w:rPr>
                  <w:rFonts w:ascii="Arial" w:hAnsi="Arial" w:cs="Arial"/>
                  <w:sz w:val="22"/>
                  <w:szCs w:val="22"/>
                </w:rPr>
                <w:t>6</w:t>
              </w:r>
            </w:ins>
            <w:del w:id="152" w:author="Krishna Sanaka" w:date="2025-12-24T13:23:00Z" w16du:dateUtc="2025-12-24T18:23:00Z">
              <w:r w:rsidDel="00B76C57">
                <w:rPr>
                  <w:rFonts w:ascii="Arial" w:hAnsi="Arial" w:cs="Arial"/>
                  <w:sz w:val="22"/>
                  <w:szCs w:val="22"/>
                </w:rPr>
                <w:delText>5</w:delText>
              </w:r>
            </w:del>
            <w:r>
              <w:rPr>
                <w:rFonts w:ascii="Arial" w:hAnsi="Arial" w:cs="Arial"/>
                <w:sz w:val="22"/>
                <w:szCs w:val="22"/>
              </w:rPr>
              <w:t xml:space="preserve"> (2.2</w:t>
            </w:r>
            <w:ins w:id="153" w:author="Krishna Sanaka" w:date="2025-12-24T13:23:00Z" w16du:dateUtc="2025-12-24T18:23:00Z">
              <w:r w:rsidR="00B76C57">
                <w:rPr>
                  <w:rFonts w:ascii="Arial" w:hAnsi="Arial" w:cs="Arial"/>
                  <w:sz w:val="22"/>
                  <w:szCs w:val="22"/>
                </w:rPr>
                <w:t>2</w:t>
              </w:r>
            </w:ins>
            <w:del w:id="154" w:author="Krishna Sanaka" w:date="2025-12-24T13:23:00Z" w16du:dateUtc="2025-12-24T18:23:00Z">
              <w:r w:rsidDel="00B76C57">
                <w:rPr>
                  <w:rFonts w:ascii="Arial" w:hAnsi="Arial" w:cs="Arial"/>
                  <w:sz w:val="22"/>
                  <w:szCs w:val="22"/>
                </w:rPr>
                <w:delText>1</w:delText>
              </w:r>
            </w:del>
            <w:r>
              <w:rPr>
                <w:rFonts w:ascii="Arial" w:hAnsi="Arial" w:cs="Arial"/>
                <w:sz w:val="22"/>
                <w:szCs w:val="22"/>
              </w:rPr>
              <w:t>, 3.</w:t>
            </w:r>
            <w:del w:id="155" w:author="Krishna Sanaka" w:date="2025-12-24T13:23:00Z" w16du:dateUtc="2025-12-24T18:23:00Z">
              <w:r w:rsidDel="00B76C57">
                <w:rPr>
                  <w:rFonts w:ascii="Arial" w:hAnsi="Arial" w:cs="Arial"/>
                  <w:sz w:val="22"/>
                  <w:szCs w:val="22"/>
                </w:rPr>
                <w:delText>8</w:delText>
              </w:r>
            </w:del>
            <w:r>
              <w:rPr>
                <w:rFonts w:ascii="Arial" w:hAnsi="Arial" w:cs="Arial"/>
                <w:sz w:val="22"/>
                <w:szCs w:val="22"/>
              </w:rPr>
              <w:t>9)</w:t>
            </w:r>
          </w:p>
        </w:tc>
        <w:tc>
          <w:tcPr>
            <w:tcW w:w="1375" w:type="dxa"/>
          </w:tcPr>
          <w:p w14:paraId="36655AA6" w14:textId="19643497"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45C76A61" w14:textId="77777777" w:rsidTr="006F5ED8">
        <w:tc>
          <w:tcPr>
            <w:tcW w:w="1375" w:type="dxa"/>
          </w:tcPr>
          <w:p w14:paraId="7874DD5A" w14:textId="7EDEAC58" w:rsidR="006F5ED8" w:rsidRPr="00E702D1" w:rsidRDefault="006F5ED8" w:rsidP="00FD703E">
            <w:pPr>
              <w:rPr>
                <w:rFonts w:ascii="Arial" w:hAnsi="Arial" w:cs="Arial"/>
                <w:i/>
                <w:iCs/>
                <w:sz w:val="22"/>
                <w:szCs w:val="22"/>
              </w:rPr>
            </w:pPr>
            <w:r w:rsidRPr="00E702D1">
              <w:rPr>
                <w:rFonts w:ascii="Arial" w:hAnsi="Arial" w:cs="Arial"/>
                <w:i/>
                <w:iCs/>
                <w:sz w:val="22"/>
                <w:szCs w:val="22"/>
              </w:rPr>
              <w:t>NH White</w:t>
            </w:r>
          </w:p>
        </w:tc>
        <w:tc>
          <w:tcPr>
            <w:tcW w:w="1375" w:type="dxa"/>
          </w:tcPr>
          <w:p w14:paraId="365CBD6E" w14:textId="0B9189C2" w:rsidR="006F5ED8" w:rsidRPr="00E702D1" w:rsidRDefault="006F5ED8" w:rsidP="00FD703E">
            <w:pPr>
              <w:rPr>
                <w:rFonts w:ascii="Arial" w:hAnsi="Arial" w:cs="Arial"/>
                <w:sz w:val="22"/>
                <w:szCs w:val="22"/>
              </w:rPr>
            </w:pPr>
            <w:r w:rsidRPr="00E702D1">
              <w:rPr>
                <w:rFonts w:ascii="Arial" w:hAnsi="Arial" w:cs="Arial"/>
                <w:sz w:val="22"/>
                <w:szCs w:val="22"/>
              </w:rPr>
              <w:t>0.</w:t>
            </w:r>
            <w:ins w:id="156" w:author="Krishna Sanaka" w:date="2025-12-24T12:06:00Z" w16du:dateUtc="2025-12-24T17:06:00Z">
              <w:r w:rsidR="007B3D77">
                <w:rPr>
                  <w:rFonts w:ascii="Arial" w:hAnsi="Arial" w:cs="Arial"/>
                  <w:sz w:val="22"/>
                  <w:szCs w:val="22"/>
                </w:rPr>
                <w:t>4</w:t>
              </w:r>
            </w:ins>
            <w:del w:id="157" w:author="Krishna Sanaka" w:date="2025-12-24T12:06:00Z" w16du:dateUtc="2025-12-24T17:06:00Z">
              <w:r w:rsidRPr="00E702D1" w:rsidDel="007B3D77">
                <w:rPr>
                  <w:rFonts w:ascii="Arial" w:hAnsi="Arial" w:cs="Arial"/>
                  <w:sz w:val="22"/>
                  <w:szCs w:val="22"/>
                </w:rPr>
                <w:delText>3</w:delText>
              </w:r>
            </w:del>
            <w:r w:rsidRPr="00E702D1">
              <w:rPr>
                <w:rFonts w:ascii="Arial" w:hAnsi="Arial" w:cs="Arial"/>
                <w:sz w:val="22"/>
                <w:szCs w:val="22"/>
              </w:rPr>
              <w:t>5</w:t>
            </w:r>
          </w:p>
        </w:tc>
        <w:tc>
          <w:tcPr>
            <w:tcW w:w="1375" w:type="dxa"/>
          </w:tcPr>
          <w:p w14:paraId="543CDA1E" w14:textId="65D362F5" w:rsidR="006F5ED8" w:rsidRPr="00E702D1" w:rsidRDefault="006F5ED8" w:rsidP="00FD703E">
            <w:pPr>
              <w:rPr>
                <w:rFonts w:ascii="Arial" w:hAnsi="Arial" w:cs="Arial"/>
                <w:sz w:val="22"/>
                <w:szCs w:val="22"/>
              </w:rPr>
            </w:pPr>
            <w:r>
              <w:rPr>
                <w:rFonts w:ascii="Arial" w:hAnsi="Arial" w:cs="Arial"/>
                <w:sz w:val="22"/>
                <w:szCs w:val="22"/>
              </w:rPr>
              <w:t>831</w:t>
            </w:r>
          </w:p>
        </w:tc>
        <w:tc>
          <w:tcPr>
            <w:tcW w:w="1375" w:type="dxa"/>
          </w:tcPr>
          <w:p w14:paraId="1EDC08D8" w14:textId="1B9034D5" w:rsidR="006F5ED8" w:rsidRPr="00E702D1" w:rsidRDefault="006F5ED8" w:rsidP="00FD703E">
            <w:pPr>
              <w:rPr>
                <w:rFonts w:ascii="Arial" w:hAnsi="Arial" w:cs="Arial"/>
                <w:sz w:val="22"/>
                <w:szCs w:val="22"/>
              </w:rPr>
            </w:pPr>
            <w:r>
              <w:rPr>
                <w:rFonts w:ascii="Arial" w:hAnsi="Arial" w:cs="Arial"/>
                <w:sz w:val="22"/>
                <w:szCs w:val="22"/>
              </w:rPr>
              <w:t>1.</w:t>
            </w:r>
            <w:ins w:id="158" w:author="Krishna Sanaka" w:date="2025-12-24T11:55:00Z" w16du:dateUtc="2025-12-24T16:55:00Z">
              <w:r w:rsidR="00CF4D1D">
                <w:rPr>
                  <w:rFonts w:ascii="Arial" w:hAnsi="Arial" w:cs="Arial"/>
                  <w:sz w:val="22"/>
                  <w:szCs w:val="22"/>
                </w:rPr>
                <w:t>3</w:t>
              </w:r>
            </w:ins>
            <w:del w:id="159" w:author="Krishna Sanaka" w:date="2025-12-24T11:55:00Z" w16du:dateUtc="2025-12-24T16:55:00Z">
              <w:r w:rsidDel="00CF4D1D">
                <w:rPr>
                  <w:rFonts w:ascii="Arial" w:hAnsi="Arial" w:cs="Arial"/>
                  <w:sz w:val="22"/>
                  <w:szCs w:val="22"/>
                </w:rPr>
                <w:delText>0</w:delText>
              </w:r>
            </w:del>
            <w:r>
              <w:rPr>
                <w:rFonts w:ascii="Arial" w:hAnsi="Arial" w:cs="Arial"/>
                <w:sz w:val="22"/>
                <w:szCs w:val="22"/>
              </w:rPr>
              <w:t>8</w:t>
            </w:r>
          </w:p>
        </w:tc>
        <w:tc>
          <w:tcPr>
            <w:tcW w:w="1375" w:type="dxa"/>
          </w:tcPr>
          <w:p w14:paraId="171787C4" w14:textId="010B3949" w:rsidR="006F5ED8" w:rsidRPr="00E702D1" w:rsidRDefault="006F5ED8" w:rsidP="00FD703E">
            <w:pPr>
              <w:rPr>
                <w:rFonts w:ascii="Arial" w:hAnsi="Arial" w:cs="Arial"/>
                <w:sz w:val="22"/>
                <w:szCs w:val="22"/>
              </w:rPr>
            </w:pPr>
            <w:r>
              <w:rPr>
                <w:rFonts w:ascii="Arial" w:hAnsi="Arial" w:cs="Arial"/>
                <w:sz w:val="22"/>
                <w:szCs w:val="22"/>
              </w:rPr>
              <w:t>3,38</w:t>
            </w:r>
            <w:ins w:id="160" w:author="Krishna Sanaka" w:date="2025-12-24T11:55:00Z" w16du:dateUtc="2025-12-24T16:55:00Z">
              <w:r w:rsidR="00CF4D1D">
                <w:rPr>
                  <w:rFonts w:ascii="Arial" w:hAnsi="Arial" w:cs="Arial"/>
                  <w:sz w:val="22"/>
                  <w:szCs w:val="22"/>
                </w:rPr>
                <w:t>0</w:t>
              </w:r>
            </w:ins>
            <w:del w:id="161" w:author="Krishna Sanaka" w:date="2025-12-24T11:55:00Z" w16du:dateUtc="2025-12-24T16:55:00Z">
              <w:r w:rsidDel="00CF4D1D">
                <w:rPr>
                  <w:rFonts w:ascii="Arial" w:hAnsi="Arial" w:cs="Arial"/>
                  <w:sz w:val="22"/>
                  <w:szCs w:val="22"/>
                </w:rPr>
                <w:delText>1</w:delText>
              </w:r>
            </w:del>
          </w:p>
        </w:tc>
        <w:tc>
          <w:tcPr>
            <w:tcW w:w="1375" w:type="dxa"/>
          </w:tcPr>
          <w:p w14:paraId="7A4BFED0" w14:textId="3C65F1E3" w:rsidR="006F5ED8" w:rsidRPr="00E702D1" w:rsidRDefault="006F5ED8" w:rsidP="00FD703E">
            <w:pPr>
              <w:rPr>
                <w:rFonts w:ascii="Arial" w:hAnsi="Arial" w:cs="Arial"/>
                <w:sz w:val="22"/>
                <w:szCs w:val="22"/>
              </w:rPr>
            </w:pPr>
            <w:del w:id="162" w:author="Krishna Sanaka" w:date="2025-12-24T13:47:00Z" w16du:dateUtc="2025-12-24T18:47:00Z">
              <w:r w:rsidDel="00A94706">
                <w:rPr>
                  <w:rFonts w:ascii="Arial" w:hAnsi="Arial" w:cs="Arial"/>
                  <w:sz w:val="22"/>
                  <w:szCs w:val="22"/>
                </w:rPr>
                <w:delText>4.01</w:delText>
              </w:r>
            </w:del>
            <w:ins w:id="163" w:author="Krishna Sanaka" w:date="2025-12-24T13:47:00Z" w16du:dateUtc="2025-12-24T18:47:00Z">
              <w:r w:rsidR="00A94706">
                <w:rPr>
                  <w:rFonts w:ascii="Arial" w:hAnsi="Arial" w:cs="Arial"/>
                  <w:sz w:val="22"/>
                  <w:szCs w:val="22"/>
                </w:rPr>
                <w:t>3.99</w:t>
              </w:r>
            </w:ins>
            <w:r>
              <w:rPr>
                <w:rFonts w:ascii="Arial" w:hAnsi="Arial" w:cs="Arial"/>
                <w:sz w:val="22"/>
                <w:szCs w:val="22"/>
              </w:rPr>
              <w:t xml:space="preserve"> (3.2</w:t>
            </w:r>
            <w:ins w:id="164" w:author="Krishna Sanaka" w:date="2025-12-24T13:48:00Z" w16du:dateUtc="2025-12-24T18:48:00Z">
              <w:r w:rsidR="00A94706">
                <w:rPr>
                  <w:rFonts w:ascii="Arial" w:hAnsi="Arial" w:cs="Arial"/>
                  <w:sz w:val="22"/>
                  <w:szCs w:val="22"/>
                </w:rPr>
                <w:t>4</w:t>
              </w:r>
            </w:ins>
            <w:del w:id="165" w:author="Krishna Sanaka" w:date="2025-12-24T13:48:00Z" w16du:dateUtc="2025-12-24T18:48:00Z">
              <w:r w:rsidDel="00A94706">
                <w:rPr>
                  <w:rFonts w:ascii="Arial" w:hAnsi="Arial" w:cs="Arial"/>
                  <w:sz w:val="22"/>
                  <w:szCs w:val="22"/>
                </w:rPr>
                <w:delText>8</w:delText>
              </w:r>
            </w:del>
            <w:r>
              <w:rPr>
                <w:rFonts w:ascii="Arial" w:hAnsi="Arial" w:cs="Arial"/>
                <w:sz w:val="22"/>
                <w:szCs w:val="22"/>
              </w:rPr>
              <w:t>, 4.7</w:t>
            </w:r>
            <w:ins w:id="166" w:author="Krishna Sanaka" w:date="2025-12-24T13:48:00Z" w16du:dateUtc="2025-12-24T18:48:00Z">
              <w:r w:rsidR="00A94706">
                <w:rPr>
                  <w:rFonts w:ascii="Arial" w:hAnsi="Arial" w:cs="Arial"/>
                  <w:sz w:val="22"/>
                  <w:szCs w:val="22"/>
                </w:rPr>
                <w:t>4</w:t>
              </w:r>
            </w:ins>
            <w:del w:id="167" w:author="Krishna Sanaka" w:date="2025-12-24T13:48:00Z" w16du:dateUtc="2025-12-24T18:48:00Z">
              <w:r w:rsidDel="00A94706">
                <w:rPr>
                  <w:rFonts w:ascii="Arial" w:hAnsi="Arial" w:cs="Arial"/>
                  <w:sz w:val="22"/>
                  <w:szCs w:val="22"/>
                </w:rPr>
                <w:delText>5</w:delText>
              </w:r>
            </w:del>
            <w:r>
              <w:rPr>
                <w:rFonts w:ascii="Arial" w:hAnsi="Arial" w:cs="Arial"/>
                <w:sz w:val="22"/>
                <w:szCs w:val="22"/>
              </w:rPr>
              <w:t>)</w:t>
            </w:r>
          </w:p>
        </w:tc>
        <w:tc>
          <w:tcPr>
            <w:tcW w:w="1375" w:type="dxa"/>
          </w:tcPr>
          <w:p w14:paraId="287258DA" w14:textId="391DCF08"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1624044B" w14:textId="77777777" w:rsidTr="006F5ED8">
        <w:tc>
          <w:tcPr>
            <w:tcW w:w="1375" w:type="dxa"/>
          </w:tcPr>
          <w:p w14:paraId="0E48D426" w14:textId="7835B381" w:rsidR="006F5ED8" w:rsidRPr="00E702D1" w:rsidRDefault="006F5ED8" w:rsidP="00FD703E">
            <w:pPr>
              <w:rPr>
                <w:rFonts w:ascii="Arial" w:hAnsi="Arial" w:cs="Arial"/>
                <w:i/>
                <w:iCs/>
                <w:sz w:val="22"/>
                <w:szCs w:val="22"/>
              </w:rPr>
            </w:pPr>
            <w:r w:rsidRPr="00E702D1">
              <w:rPr>
                <w:rFonts w:ascii="Arial" w:hAnsi="Arial" w:cs="Arial"/>
                <w:i/>
                <w:iCs/>
                <w:sz w:val="22"/>
                <w:szCs w:val="22"/>
              </w:rPr>
              <w:t>NH Black</w:t>
            </w:r>
          </w:p>
        </w:tc>
        <w:tc>
          <w:tcPr>
            <w:tcW w:w="1375" w:type="dxa"/>
          </w:tcPr>
          <w:p w14:paraId="1AFF5F2B" w14:textId="3A6AF573" w:rsidR="006F5ED8" w:rsidRPr="00E702D1" w:rsidRDefault="006F5ED8" w:rsidP="00FD703E">
            <w:pPr>
              <w:rPr>
                <w:rFonts w:ascii="Arial" w:hAnsi="Arial" w:cs="Arial"/>
                <w:sz w:val="22"/>
                <w:szCs w:val="22"/>
              </w:rPr>
            </w:pPr>
            <w:r w:rsidRPr="00E702D1">
              <w:rPr>
                <w:rFonts w:ascii="Arial" w:hAnsi="Arial" w:cs="Arial"/>
                <w:sz w:val="22"/>
                <w:szCs w:val="22"/>
              </w:rPr>
              <w:t>0.</w:t>
            </w:r>
            <w:ins w:id="168" w:author="Krishna Sanaka" w:date="2025-12-24T12:06:00Z" w16du:dateUtc="2025-12-24T17:06:00Z">
              <w:r w:rsidR="0018595F">
                <w:rPr>
                  <w:rFonts w:ascii="Arial" w:hAnsi="Arial" w:cs="Arial"/>
                  <w:sz w:val="22"/>
                  <w:szCs w:val="22"/>
                </w:rPr>
                <w:t>97</w:t>
              </w:r>
            </w:ins>
            <w:del w:id="169" w:author="Krishna Sanaka" w:date="2025-12-24T12:06:00Z" w16du:dateUtc="2025-12-24T17:06:00Z">
              <w:r w:rsidRPr="00E702D1" w:rsidDel="0018595F">
                <w:rPr>
                  <w:rFonts w:ascii="Arial" w:hAnsi="Arial" w:cs="Arial"/>
                  <w:sz w:val="22"/>
                  <w:szCs w:val="22"/>
                </w:rPr>
                <w:delText>76</w:delText>
              </w:r>
            </w:del>
          </w:p>
        </w:tc>
        <w:tc>
          <w:tcPr>
            <w:tcW w:w="1375" w:type="dxa"/>
          </w:tcPr>
          <w:p w14:paraId="39DAAADC" w14:textId="4D053ED4" w:rsidR="006F5ED8" w:rsidRPr="00E702D1" w:rsidRDefault="006F5ED8" w:rsidP="00FD703E">
            <w:pPr>
              <w:rPr>
                <w:rFonts w:ascii="Arial" w:hAnsi="Arial" w:cs="Arial"/>
                <w:sz w:val="22"/>
                <w:szCs w:val="22"/>
              </w:rPr>
            </w:pPr>
            <w:r>
              <w:rPr>
                <w:rFonts w:ascii="Arial" w:hAnsi="Arial" w:cs="Arial"/>
                <w:sz w:val="22"/>
                <w:szCs w:val="22"/>
              </w:rPr>
              <w:t>166</w:t>
            </w:r>
          </w:p>
        </w:tc>
        <w:tc>
          <w:tcPr>
            <w:tcW w:w="1375" w:type="dxa"/>
          </w:tcPr>
          <w:p w14:paraId="51F2B249" w14:textId="450B6553" w:rsidR="006F5ED8" w:rsidRPr="00E702D1" w:rsidRDefault="006F5ED8" w:rsidP="00FD703E">
            <w:pPr>
              <w:rPr>
                <w:rFonts w:ascii="Arial" w:hAnsi="Arial" w:cs="Arial"/>
                <w:sz w:val="22"/>
                <w:szCs w:val="22"/>
              </w:rPr>
            </w:pPr>
            <w:r>
              <w:rPr>
                <w:rFonts w:ascii="Arial" w:hAnsi="Arial" w:cs="Arial"/>
                <w:sz w:val="22"/>
                <w:szCs w:val="22"/>
              </w:rPr>
              <w:t>2</w:t>
            </w:r>
            <w:ins w:id="170" w:author="Krishna Sanaka" w:date="2025-12-24T11:55:00Z" w16du:dateUtc="2025-12-24T16:55:00Z">
              <w:r w:rsidR="00CF4D1D">
                <w:rPr>
                  <w:rFonts w:ascii="Arial" w:hAnsi="Arial" w:cs="Arial"/>
                  <w:sz w:val="22"/>
                  <w:szCs w:val="22"/>
                </w:rPr>
                <w:t>.54</w:t>
              </w:r>
            </w:ins>
          </w:p>
        </w:tc>
        <w:tc>
          <w:tcPr>
            <w:tcW w:w="1375" w:type="dxa"/>
          </w:tcPr>
          <w:p w14:paraId="73087951" w14:textId="6DA3BA9B" w:rsidR="006F5ED8" w:rsidRPr="00E702D1" w:rsidRDefault="006F5ED8" w:rsidP="00FD703E">
            <w:pPr>
              <w:rPr>
                <w:rFonts w:ascii="Arial" w:hAnsi="Arial" w:cs="Arial"/>
                <w:sz w:val="22"/>
                <w:szCs w:val="22"/>
              </w:rPr>
            </w:pPr>
            <w:r>
              <w:rPr>
                <w:rFonts w:ascii="Arial" w:hAnsi="Arial" w:cs="Arial"/>
                <w:sz w:val="22"/>
                <w:szCs w:val="22"/>
              </w:rPr>
              <w:t>821</w:t>
            </w:r>
          </w:p>
        </w:tc>
        <w:tc>
          <w:tcPr>
            <w:tcW w:w="1375" w:type="dxa"/>
          </w:tcPr>
          <w:p w14:paraId="66AE872A" w14:textId="16E872D8" w:rsidR="006F5ED8" w:rsidRPr="00E702D1" w:rsidRDefault="006F5ED8" w:rsidP="00FD703E">
            <w:pPr>
              <w:rPr>
                <w:rFonts w:ascii="Arial" w:hAnsi="Arial" w:cs="Arial"/>
                <w:sz w:val="22"/>
                <w:szCs w:val="22"/>
              </w:rPr>
            </w:pPr>
            <w:r>
              <w:rPr>
                <w:rFonts w:ascii="Arial" w:hAnsi="Arial" w:cs="Arial"/>
                <w:sz w:val="22"/>
                <w:szCs w:val="22"/>
              </w:rPr>
              <w:t>2.4</w:t>
            </w:r>
            <w:ins w:id="171" w:author="Krishna Sanaka" w:date="2025-12-24T13:49:00Z" w16du:dateUtc="2025-12-24T18:49:00Z">
              <w:r w:rsidR="000B6490">
                <w:rPr>
                  <w:rFonts w:ascii="Arial" w:hAnsi="Arial" w:cs="Arial"/>
                  <w:sz w:val="22"/>
                  <w:szCs w:val="22"/>
                </w:rPr>
                <w:t>8</w:t>
              </w:r>
            </w:ins>
            <w:del w:id="172" w:author="Krishna Sanaka" w:date="2025-12-24T13:49:00Z" w16du:dateUtc="2025-12-24T18:49:00Z">
              <w:r w:rsidDel="000B6490">
                <w:rPr>
                  <w:rFonts w:ascii="Arial" w:hAnsi="Arial" w:cs="Arial"/>
                  <w:sz w:val="22"/>
                  <w:szCs w:val="22"/>
                </w:rPr>
                <w:delText>9</w:delText>
              </w:r>
            </w:del>
            <w:r>
              <w:rPr>
                <w:rFonts w:ascii="Arial" w:hAnsi="Arial" w:cs="Arial"/>
                <w:sz w:val="22"/>
                <w:szCs w:val="22"/>
              </w:rPr>
              <w:t xml:space="preserve"> (1.37, 3.6</w:t>
            </w:r>
            <w:ins w:id="173" w:author="Krishna Sanaka" w:date="2025-12-24T13:49:00Z" w16du:dateUtc="2025-12-24T18:49:00Z">
              <w:r w:rsidR="009433FD">
                <w:rPr>
                  <w:rFonts w:ascii="Arial" w:hAnsi="Arial" w:cs="Arial"/>
                  <w:sz w:val="22"/>
                  <w:szCs w:val="22"/>
                </w:rPr>
                <w:t>1</w:t>
              </w:r>
            </w:ins>
            <w:del w:id="174" w:author="Krishna Sanaka" w:date="2025-12-24T13:49:00Z" w16du:dateUtc="2025-12-24T18:49:00Z">
              <w:r w:rsidDel="009433FD">
                <w:rPr>
                  <w:rFonts w:ascii="Arial" w:hAnsi="Arial" w:cs="Arial"/>
                  <w:sz w:val="22"/>
                  <w:szCs w:val="22"/>
                </w:rPr>
                <w:delText>2</w:delText>
              </w:r>
            </w:del>
            <w:r>
              <w:rPr>
                <w:rFonts w:ascii="Arial" w:hAnsi="Arial" w:cs="Arial"/>
                <w:sz w:val="22"/>
                <w:szCs w:val="22"/>
              </w:rPr>
              <w:t>)</w:t>
            </w:r>
          </w:p>
        </w:tc>
        <w:tc>
          <w:tcPr>
            <w:tcW w:w="1375" w:type="dxa"/>
          </w:tcPr>
          <w:p w14:paraId="7C63A7A9" w14:textId="47874041"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0FF89898" w14:textId="77777777" w:rsidTr="006F5ED8">
        <w:tc>
          <w:tcPr>
            <w:tcW w:w="1375" w:type="dxa"/>
          </w:tcPr>
          <w:p w14:paraId="54532D2F" w14:textId="740302E5" w:rsidR="006F5ED8" w:rsidRPr="00E702D1" w:rsidRDefault="006F5ED8" w:rsidP="00FD703E">
            <w:pPr>
              <w:rPr>
                <w:rFonts w:ascii="Arial" w:hAnsi="Arial" w:cs="Arial"/>
                <w:i/>
                <w:iCs/>
                <w:sz w:val="22"/>
                <w:szCs w:val="22"/>
              </w:rPr>
            </w:pPr>
            <w:r w:rsidRPr="00E702D1">
              <w:rPr>
                <w:rFonts w:ascii="Arial" w:hAnsi="Arial" w:cs="Arial"/>
                <w:i/>
                <w:iCs/>
                <w:sz w:val="22"/>
                <w:szCs w:val="22"/>
              </w:rPr>
              <w:t>Hispanic</w:t>
            </w:r>
          </w:p>
        </w:tc>
        <w:tc>
          <w:tcPr>
            <w:tcW w:w="1375" w:type="dxa"/>
          </w:tcPr>
          <w:p w14:paraId="15F9445C" w14:textId="4625DA7C" w:rsidR="006F5ED8" w:rsidRPr="00E702D1" w:rsidRDefault="006F5ED8" w:rsidP="00FD703E">
            <w:pPr>
              <w:rPr>
                <w:rFonts w:ascii="Arial" w:hAnsi="Arial" w:cs="Arial"/>
                <w:sz w:val="22"/>
                <w:szCs w:val="22"/>
              </w:rPr>
            </w:pPr>
            <w:r w:rsidRPr="00E702D1">
              <w:rPr>
                <w:rFonts w:ascii="Arial" w:hAnsi="Arial" w:cs="Arial"/>
                <w:sz w:val="22"/>
                <w:szCs w:val="22"/>
              </w:rPr>
              <w:t>0.3</w:t>
            </w:r>
            <w:ins w:id="175" w:author="Krishna Sanaka" w:date="2025-12-24T12:06:00Z" w16du:dateUtc="2025-12-24T17:06:00Z">
              <w:r w:rsidR="005E4BCC">
                <w:rPr>
                  <w:rFonts w:ascii="Arial" w:hAnsi="Arial" w:cs="Arial"/>
                  <w:sz w:val="22"/>
                  <w:szCs w:val="22"/>
                </w:rPr>
                <w:t>9</w:t>
              </w:r>
            </w:ins>
          </w:p>
        </w:tc>
        <w:tc>
          <w:tcPr>
            <w:tcW w:w="1375" w:type="dxa"/>
          </w:tcPr>
          <w:p w14:paraId="7893A231" w14:textId="206BCC9D" w:rsidR="006F5ED8" w:rsidRPr="00E702D1" w:rsidRDefault="006F5ED8" w:rsidP="00FD703E">
            <w:pPr>
              <w:rPr>
                <w:rFonts w:ascii="Arial" w:hAnsi="Arial" w:cs="Arial"/>
                <w:sz w:val="22"/>
                <w:szCs w:val="22"/>
              </w:rPr>
            </w:pPr>
            <w:r>
              <w:rPr>
                <w:rFonts w:ascii="Arial" w:hAnsi="Arial" w:cs="Arial"/>
                <w:sz w:val="22"/>
                <w:szCs w:val="22"/>
              </w:rPr>
              <w:t>41</w:t>
            </w:r>
          </w:p>
        </w:tc>
        <w:tc>
          <w:tcPr>
            <w:tcW w:w="1375" w:type="dxa"/>
          </w:tcPr>
          <w:p w14:paraId="16C0408F" w14:textId="40B434B3" w:rsidR="006F5ED8" w:rsidRPr="00E702D1" w:rsidRDefault="006F5ED8" w:rsidP="00FD703E">
            <w:pPr>
              <w:rPr>
                <w:rFonts w:ascii="Arial" w:hAnsi="Arial" w:cs="Arial"/>
                <w:sz w:val="22"/>
                <w:szCs w:val="22"/>
              </w:rPr>
            </w:pPr>
            <w:r>
              <w:rPr>
                <w:rFonts w:ascii="Arial" w:hAnsi="Arial" w:cs="Arial"/>
                <w:sz w:val="22"/>
                <w:szCs w:val="22"/>
              </w:rPr>
              <w:t>0.</w:t>
            </w:r>
            <w:ins w:id="176" w:author="Krishna Sanaka" w:date="2025-12-24T11:57:00Z" w16du:dateUtc="2025-12-24T16:57:00Z">
              <w:r w:rsidR="00F41AB2">
                <w:rPr>
                  <w:rFonts w:ascii="Arial" w:hAnsi="Arial" w:cs="Arial"/>
                  <w:sz w:val="22"/>
                  <w:szCs w:val="22"/>
                </w:rPr>
                <w:t>92</w:t>
              </w:r>
            </w:ins>
            <w:del w:id="177" w:author="Krishna Sanaka" w:date="2025-12-24T11:57:00Z" w16du:dateUtc="2025-12-24T16:57:00Z">
              <w:r w:rsidDel="00F41AB2">
                <w:rPr>
                  <w:rFonts w:ascii="Arial" w:hAnsi="Arial" w:cs="Arial"/>
                  <w:sz w:val="22"/>
                  <w:szCs w:val="22"/>
                </w:rPr>
                <w:delText>73</w:delText>
              </w:r>
            </w:del>
          </w:p>
        </w:tc>
        <w:tc>
          <w:tcPr>
            <w:tcW w:w="1375" w:type="dxa"/>
          </w:tcPr>
          <w:p w14:paraId="07F07030" w14:textId="032B1CA2" w:rsidR="006F5ED8" w:rsidRPr="00E702D1" w:rsidRDefault="006F5ED8" w:rsidP="00FD703E">
            <w:pPr>
              <w:rPr>
                <w:rFonts w:ascii="Arial" w:hAnsi="Arial" w:cs="Arial"/>
                <w:sz w:val="22"/>
                <w:szCs w:val="22"/>
              </w:rPr>
            </w:pPr>
            <w:r>
              <w:rPr>
                <w:rFonts w:ascii="Arial" w:hAnsi="Arial" w:cs="Arial"/>
                <w:sz w:val="22"/>
                <w:szCs w:val="22"/>
              </w:rPr>
              <w:t>326</w:t>
            </w:r>
          </w:p>
        </w:tc>
        <w:tc>
          <w:tcPr>
            <w:tcW w:w="1375" w:type="dxa"/>
          </w:tcPr>
          <w:p w14:paraId="68797E32" w14:textId="4230D35E" w:rsidR="006F5ED8" w:rsidRPr="00E702D1" w:rsidRDefault="006F5ED8" w:rsidP="00FD703E">
            <w:pPr>
              <w:rPr>
                <w:rFonts w:ascii="Arial" w:hAnsi="Arial" w:cs="Arial"/>
                <w:sz w:val="22"/>
                <w:szCs w:val="22"/>
              </w:rPr>
            </w:pPr>
            <w:r>
              <w:rPr>
                <w:rFonts w:ascii="Arial" w:hAnsi="Arial" w:cs="Arial"/>
                <w:sz w:val="22"/>
                <w:szCs w:val="22"/>
              </w:rPr>
              <w:t>2.</w:t>
            </w:r>
            <w:ins w:id="178" w:author="Krishna Sanaka" w:date="2025-12-24T13:52:00Z" w16du:dateUtc="2025-12-24T18:52:00Z">
              <w:r w:rsidR="00702B48">
                <w:rPr>
                  <w:rFonts w:ascii="Arial" w:hAnsi="Arial" w:cs="Arial"/>
                  <w:sz w:val="22"/>
                  <w:szCs w:val="22"/>
                </w:rPr>
                <w:t>3</w:t>
              </w:r>
            </w:ins>
            <w:del w:id="179" w:author="Krishna Sanaka" w:date="2025-12-24T13:52:00Z" w16du:dateUtc="2025-12-24T18:52:00Z">
              <w:r w:rsidDel="00702B48">
                <w:rPr>
                  <w:rFonts w:ascii="Arial" w:hAnsi="Arial" w:cs="Arial"/>
                  <w:sz w:val="22"/>
                  <w:szCs w:val="22"/>
                </w:rPr>
                <w:delText>29</w:delText>
              </w:r>
            </w:del>
            <w:r>
              <w:rPr>
                <w:rFonts w:ascii="Arial" w:hAnsi="Arial" w:cs="Arial"/>
                <w:sz w:val="22"/>
                <w:szCs w:val="22"/>
              </w:rPr>
              <w:t xml:space="preserve"> (1.4</w:t>
            </w:r>
            <w:ins w:id="180" w:author="Krishna Sanaka" w:date="2025-12-24T13:52:00Z" w16du:dateUtc="2025-12-24T18:52:00Z">
              <w:r w:rsidR="00BA7358">
                <w:rPr>
                  <w:rFonts w:ascii="Arial" w:hAnsi="Arial" w:cs="Arial"/>
                  <w:sz w:val="22"/>
                  <w:szCs w:val="22"/>
                </w:rPr>
                <w:t>9</w:t>
              </w:r>
            </w:ins>
            <w:del w:id="181" w:author="Krishna Sanaka" w:date="2025-12-24T13:52:00Z" w16du:dateUtc="2025-12-24T18:52:00Z">
              <w:r w:rsidDel="00BA7358">
                <w:rPr>
                  <w:rFonts w:ascii="Arial" w:hAnsi="Arial" w:cs="Arial"/>
                  <w:sz w:val="22"/>
                  <w:szCs w:val="22"/>
                </w:rPr>
                <w:delText>5</w:delText>
              </w:r>
            </w:del>
            <w:r>
              <w:rPr>
                <w:rFonts w:ascii="Arial" w:hAnsi="Arial" w:cs="Arial"/>
                <w:sz w:val="22"/>
                <w:szCs w:val="22"/>
              </w:rPr>
              <w:t>, 3.1</w:t>
            </w:r>
            <w:ins w:id="182" w:author="Krishna Sanaka" w:date="2025-12-24T13:52:00Z" w16du:dateUtc="2025-12-24T18:52:00Z">
              <w:r w:rsidR="007014CE">
                <w:rPr>
                  <w:rFonts w:ascii="Arial" w:hAnsi="Arial" w:cs="Arial"/>
                  <w:sz w:val="22"/>
                  <w:szCs w:val="22"/>
                </w:rPr>
                <w:t>2</w:t>
              </w:r>
            </w:ins>
            <w:del w:id="183" w:author="Krishna Sanaka" w:date="2025-12-24T13:52:00Z" w16du:dateUtc="2025-12-24T18:52:00Z">
              <w:r w:rsidDel="007014CE">
                <w:rPr>
                  <w:rFonts w:ascii="Arial" w:hAnsi="Arial" w:cs="Arial"/>
                  <w:sz w:val="22"/>
                  <w:szCs w:val="22"/>
                </w:rPr>
                <w:delText>5</w:delText>
              </w:r>
            </w:del>
            <w:r>
              <w:rPr>
                <w:rFonts w:ascii="Arial" w:hAnsi="Arial" w:cs="Arial"/>
                <w:sz w:val="22"/>
                <w:szCs w:val="22"/>
              </w:rPr>
              <w:t>)</w:t>
            </w:r>
          </w:p>
        </w:tc>
        <w:tc>
          <w:tcPr>
            <w:tcW w:w="1375" w:type="dxa"/>
          </w:tcPr>
          <w:p w14:paraId="35015A79" w14:textId="0E6B031F"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7EA439E6" w14:textId="77777777" w:rsidTr="006F5ED8">
        <w:tc>
          <w:tcPr>
            <w:tcW w:w="1375" w:type="dxa"/>
          </w:tcPr>
          <w:p w14:paraId="4F02C161" w14:textId="70D2DB0D" w:rsidR="006F5ED8" w:rsidRPr="00E702D1" w:rsidRDefault="006F5ED8" w:rsidP="00FD703E">
            <w:pPr>
              <w:rPr>
                <w:rFonts w:ascii="Arial" w:hAnsi="Arial" w:cs="Arial"/>
                <w:i/>
                <w:iCs/>
                <w:sz w:val="22"/>
                <w:szCs w:val="22"/>
              </w:rPr>
            </w:pPr>
            <w:r w:rsidRPr="00E702D1">
              <w:rPr>
                <w:rFonts w:ascii="Arial" w:hAnsi="Arial" w:cs="Arial"/>
                <w:i/>
                <w:iCs/>
                <w:sz w:val="22"/>
                <w:szCs w:val="22"/>
              </w:rPr>
              <w:t>Asian or Pacific Islander</w:t>
            </w:r>
          </w:p>
        </w:tc>
        <w:tc>
          <w:tcPr>
            <w:tcW w:w="1375" w:type="dxa"/>
          </w:tcPr>
          <w:p w14:paraId="37C18EFD" w14:textId="6C78650F"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7E220C40" w14:textId="58048F99" w:rsidR="006F5ED8" w:rsidRPr="00E702D1" w:rsidRDefault="006F5ED8" w:rsidP="00FD703E">
            <w:pPr>
              <w:rPr>
                <w:rFonts w:ascii="Arial" w:hAnsi="Arial" w:cs="Arial"/>
                <w:sz w:val="22"/>
                <w:szCs w:val="22"/>
              </w:rPr>
            </w:pPr>
            <w:r>
              <w:rPr>
                <w:rFonts w:ascii="Arial" w:hAnsi="Arial" w:cs="Arial"/>
                <w:sz w:val="22"/>
                <w:szCs w:val="22"/>
              </w:rPr>
              <w:t>1</w:t>
            </w:r>
            <w:ins w:id="184" w:author="Krishna Sanaka" w:date="2025-12-24T12:06:00Z" w16du:dateUtc="2025-12-24T17:06:00Z">
              <w:r w:rsidR="00427263">
                <w:rPr>
                  <w:rFonts w:ascii="Arial" w:hAnsi="Arial" w:cs="Arial"/>
                  <w:sz w:val="22"/>
                  <w:szCs w:val="22"/>
                </w:rPr>
                <w:t>4</w:t>
              </w:r>
            </w:ins>
            <w:del w:id="185" w:author="Krishna Sanaka" w:date="2025-12-24T12:06:00Z" w16du:dateUtc="2025-12-24T17:06:00Z">
              <w:r w:rsidDel="00427263">
                <w:rPr>
                  <w:rFonts w:ascii="Arial" w:hAnsi="Arial" w:cs="Arial"/>
                  <w:sz w:val="22"/>
                  <w:szCs w:val="22"/>
                </w:rPr>
                <w:delText>5</w:delText>
              </w:r>
            </w:del>
          </w:p>
        </w:tc>
        <w:tc>
          <w:tcPr>
            <w:tcW w:w="1375" w:type="dxa"/>
          </w:tcPr>
          <w:p w14:paraId="17975734" w14:textId="2AD45DF7" w:rsidR="006F5ED8" w:rsidRPr="00E702D1" w:rsidRDefault="006F5ED8" w:rsidP="00FD703E">
            <w:pPr>
              <w:rPr>
                <w:rFonts w:ascii="Arial" w:hAnsi="Arial" w:cs="Arial"/>
                <w:sz w:val="22"/>
                <w:szCs w:val="22"/>
              </w:rPr>
            </w:pPr>
            <w:r>
              <w:rPr>
                <w:rFonts w:ascii="Arial" w:hAnsi="Arial" w:cs="Arial"/>
                <w:sz w:val="22"/>
                <w:szCs w:val="22"/>
              </w:rPr>
              <w:t>0.</w:t>
            </w:r>
            <w:ins w:id="186" w:author="Krishna Sanaka" w:date="2025-12-24T11:56:00Z" w16du:dateUtc="2025-12-24T16:56:00Z">
              <w:r w:rsidR="0052362B">
                <w:rPr>
                  <w:rFonts w:ascii="Arial" w:hAnsi="Arial" w:cs="Arial"/>
                  <w:sz w:val="22"/>
                  <w:szCs w:val="22"/>
                </w:rPr>
                <w:t>37</w:t>
              </w:r>
            </w:ins>
            <w:del w:id="187" w:author="Krishna Sanaka" w:date="2025-12-24T11:55:00Z" w16du:dateUtc="2025-12-24T16:55:00Z">
              <w:r w:rsidDel="0052362B">
                <w:rPr>
                  <w:rFonts w:ascii="Arial" w:hAnsi="Arial" w:cs="Arial"/>
                  <w:sz w:val="22"/>
                  <w:szCs w:val="22"/>
                </w:rPr>
                <w:delText>29</w:delText>
              </w:r>
            </w:del>
          </w:p>
        </w:tc>
        <w:tc>
          <w:tcPr>
            <w:tcW w:w="1375" w:type="dxa"/>
          </w:tcPr>
          <w:p w14:paraId="345D7F4F" w14:textId="0FE416A9" w:rsidR="006F5ED8" w:rsidRPr="00E702D1" w:rsidRDefault="0052362B" w:rsidP="00FD703E">
            <w:pPr>
              <w:rPr>
                <w:rFonts w:ascii="Arial" w:hAnsi="Arial" w:cs="Arial"/>
                <w:sz w:val="22"/>
                <w:szCs w:val="22"/>
              </w:rPr>
            </w:pPr>
            <w:ins w:id="188" w:author="Krishna Sanaka" w:date="2025-12-24T11:56:00Z" w16du:dateUtc="2025-12-24T16:56:00Z">
              <w:r>
                <w:rPr>
                  <w:rFonts w:ascii="Arial" w:hAnsi="Arial" w:cs="Arial"/>
                  <w:sz w:val="22"/>
                  <w:szCs w:val="22"/>
                </w:rPr>
                <w:t>64</w:t>
              </w:r>
            </w:ins>
            <w:del w:id="189" w:author="Krishna Sanaka" w:date="2025-12-24T11:56:00Z" w16du:dateUtc="2025-12-24T16:56:00Z">
              <w:r w:rsidR="006F5ED8" w:rsidDel="0052362B">
                <w:rPr>
                  <w:rFonts w:ascii="Arial" w:hAnsi="Arial" w:cs="Arial"/>
                  <w:sz w:val="22"/>
                  <w:szCs w:val="22"/>
                </w:rPr>
                <w:delText>71</w:delText>
              </w:r>
            </w:del>
          </w:p>
        </w:tc>
        <w:tc>
          <w:tcPr>
            <w:tcW w:w="1375" w:type="dxa"/>
          </w:tcPr>
          <w:p w14:paraId="23F930D2" w14:textId="3B242D11" w:rsidR="006F5ED8" w:rsidRPr="00E702D1" w:rsidRDefault="006F5ED8" w:rsidP="00FD703E">
            <w:pPr>
              <w:rPr>
                <w:rFonts w:ascii="Arial" w:hAnsi="Arial" w:cs="Arial"/>
                <w:sz w:val="22"/>
                <w:szCs w:val="22"/>
              </w:rPr>
            </w:pPr>
            <w:r>
              <w:rPr>
                <w:rFonts w:ascii="Arial" w:hAnsi="Arial" w:cs="Arial"/>
                <w:sz w:val="22"/>
                <w:szCs w:val="22"/>
              </w:rPr>
              <w:t>3.</w:t>
            </w:r>
            <w:ins w:id="190" w:author="Krishna Sanaka" w:date="2025-12-24T13:55:00Z" w16du:dateUtc="2025-12-24T18:55:00Z">
              <w:r w:rsidR="000F137C">
                <w:rPr>
                  <w:rFonts w:ascii="Arial" w:hAnsi="Arial" w:cs="Arial"/>
                  <w:sz w:val="22"/>
                  <w:szCs w:val="22"/>
                </w:rPr>
                <w:t>16</w:t>
              </w:r>
            </w:ins>
            <w:del w:id="191" w:author="Krishna Sanaka" w:date="2025-12-24T13:55:00Z" w16du:dateUtc="2025-12-24T18:55:00Z">
              <w:r w:rsidDel="000F137C">
                <w:rPr>
                  <w:rFonts w:ascii="Arial" w:hAnsi="Arial" w:cs="Arial"/>
                  <w:sz w:val="22"/>
                  <w:szCs w:val="22"/>
                </w:rPr>
                <w:delText>24</w:delText>
              </w:r>
            </w:del>
            <w:r>
              <w:rPr>
                <w:rFonts w:ascii="Arial" w:hAnsi="Arial" w:cs="Arial"/>
                <w:sz w:val="22"/>
                <w:szCs w:val="22"/>
              </w:rPr>
              <w:t xml:space="preserve"> (0.8</w:t>
            </w:r>
            <w:del w:id="192" w:author="Krishna Sanaka" w:date="2025-12-24T13:55:00Z" w16du:dateUtc="2025-12-24T18:55:00Z">
              <w:r w:rsidDel="004D4F56">
                <w:rPr>
                  <w:rFonts w:ascii="Arial" w:hAnsi="Arial" w:cs="Arial"/>
                  <w:sz w:val="22"/>
                  <w:szCs w:val="22"/>
                </w:rPr>
                <w:delText>5</w:delText>
              </w:r>
            </w:del>
            <w:r>
              <w:rPr>
                <w:rFonts w:ascii="Arial" w:hAnsi="Arial" w:cs="Arial"/>
                <w:sz w:val="22"/>
                <w:szCs w:val="22"/>
              </w:rPr>
              <w:t>, 5.</w:t>
            </w:r>
            <w:ins w:id="193" w:author="Krishna Sanaka" w:date="2025-12-24T13:56:00Z" w16du:dateUtc="2025-12-24T18:56:00Z">
              <w:r w:rsidR="00D77424">
                <w:rPr>
                  <w:rFonts w:ascii="Arial" w:hAnsi="Arial" w:cs="Arial"/>
                  <w:sz w:val="22"/>
                  <w:szCs w:val="22"/>
                </w:rPr>
                <w:t>5</w:t>
              </w:r>
            </w:ins>
            <w:del w:id="194" w:author="Krishna Sanaka" w:date="2025-12-24T13:56:00Z" w16du:dateUtc="2025-12-24T18:56:00Z">
              <w:r w:rsidDel="00D77424">
                <w:rPr>
                  <w:rFonts w:ascii="Arial" w:hAnsi="Arial" w:cs="Arial"/>
                  <w:sz w:val="22"/>
                  <w:szCs w:val="22"/>
                </w:rPr>
                <w:delText>6</w:delText>
              </w:r>
            </w:del>
            <w:r>
              <w:rPr>
                <w:rFonts w:ascii="Arial" w:hAnsi="Arial" w:cs="Arial"/>
                <w:sz w:val="22"/>
                <w:szCs w:val="22"/>
              </w:rPr>
              <w:t>8)</w:t>
            </w:r>
          </w:p>
        </w:tc>
        <w:tc>
          <w:tcPr>
            <w:tcW w:w="1375" w:type="dxa"/>
          </w:tcPr>
          <w:p w14:paraId="135D5576" w14:textId="151314B2" w:rsidR="006F5ED8" w:rsidRPr="00CC299D" w:rsidRDefault="006F5ED8" w:rsidP="00FD703E">
            <w:pPr>
              <w:rPr>
                <w:rFonts w:ascii="Arial" w:hAnsi="Arial" w:cs="Arial"/>
                <w:b/>
                <w:bCs/>
                <w:sz w:val="22"/>
                <w:szCs w:val="22"/>
                <w:rPrChange w:id="195" w:author="Krishna Sanaka" w:date="2025-12-24T14:08:00Z" w16du:dateUtc="2025-12-24T19:08:00Z">
                  <w:rPr>
                    <w:rFonts w:ascii="Arial" w:hAnsi="Arial" w:cs="Arial"/>
                    <w:sz w:val="22"/>
                    <w:szCs w:val="22"/>
                  </w:rPr>
                </w:rPrChange>
              </w:rPr>
            </w:pPr>
            <w:r w:rsidRPr="00CC299D">
              <w:rPr>
                <w:rFonts w:ascii="Arial" w:hAnsi="Arial" w:cs="Arial"/>
                <w:b/>
                <w:bCs/>
                <w:sz w:val="22"/>
                <w:szCs w:val="22"/>
                <w:rPrChange w:id="196" w:author="Krishna Sanaka" w:date="2025-12-24T14:08:00Z" w16du:dateUtc="2025-12-24T19:08:00Z">
                  <w:rPr>
                    <w:rFonts w:ascii="Arial" w:hAnsi="Arial" w:cs="Arial"/>
                    <w:sz w:val="22"/>
                    <w:szCs w:val="22"/>
                  </w:rPr>
                </w:rPrChange>
              </w:rPr>
              <w:t>0.</w:t>
            </w:r>
            <w:ins w:id="197" w:author="Krishna Sanaka" w:date="2025-12-24T14:08:00Z" w16du:dateUtc="2025-12-24T19:08:00Z">
              <w:r w:rsidR="006B1440" w:rsidRPr="00CC299D">
                <w:rPr>
                  <w:rFonts w:ascii="Arial" w:hAnsi="Arial" w:cs="Arial"/>
                  <w:b/>
                  <w:bCs/>
                  <w:sz w:val="22"/>
                  <w:szCs w:val="22"/>
                  <w:rPrChange w:id="198" w:author="Krishna Sanaka" w:date="2025-12-24T14:08:00Z" w16du:dateUtc="2025-12-24T19:08:00Z">
                    <w:rPr>
                      <w:rFonts w:ascii="Arial" w:hAnsi="Arial" w:cs="Arial"/>
                      <w:sz w:val="22"/>
                      <w:szCs w:val="22"/>
                    </w:rPr>
                  </w:rPrChange>
                </w:rPr>
                <w:t>012</w:t>
              </w:r>
            </w:ins>
            <w:del w:id="199" w:author="Krishna Sanaka" w:date="2025-12-24T14:08:00Z" w16du:dateUtc="2025-12-24T19:08:00Z">
              <w:r w:rsidRPr="00CC299D" w:rsidDel="006B1440">
                <w:rPr>
                  <w:rFonts w:ascii="Arial" w:hAnsi="Arial" w:cs="Arial"/>
                  <w:b/>
                  <w:bCs/>
                  <w:sz w:val="22"/>
                  <w:szCs w:val="22"/>
                  <w:rPrChange w:id="200" w:author="Krishna Sanaka" w:date="2025-12-24T14:08:00Z" w16du:dateUtc="2025-12-24T19:08:00Z">
                    <w:rPr>
                      <w:rFonts w:ascii="Arial" w:hAnsi="Arial" w:cs="Arial"/>
                      <w:sz w:val="22"/>
                      <w:szCs w:val="22"/>
                    </w:rPr>
                  </w:rPrChange>
                </w:rPr>
                <w:delText>11</w:delText>
              </w:r>
            </w:del>
          </w:p>
        </w:tc>
      </w:tr>
      <w:tr w:rsidR="006F5ED8" w14:paraId="471B96AF" w14:textId="77777777" w:rsidTr="006F5ED8">
        <w:tc>
          <w:tcPr>
            <w:tcW w:w="1375" w:type="dxa"/>
          </w:tcPr>
          <w:p w14:paraId="7D4E28EF" w14:textId="4A49D81C" w:rsidR="006F5ED8" w:rsidRPr="00E702D1" w:rsidRDefault="006F5ED8" w:rsidP="00FD703E">
            <w:pPr>
              <w:rPr>
                <w:rFonts w:ascii="Arial" w:hAnsi="Arial" w:cs="Arial"/>
                <w:i/>
                <w:iCs/>
                <w:sz w:val="22"/>
                <w:szCs w:val="22"/>
              </w:rPr>
            </w:pPr>
            <w:r w:rsidRPr="00E702D1">
              <w:rPr>
                <w:rFonts w:ascii="Arial" w:hAnsi="Arial" w:cs="Arial"/>
                <w:i/>
                <w:iCs/>
                <w:sz w:val="22"/>
                <w:szCs w:val="22"/>
              </w:rPr>
              <w:t>American Indian/Alaska Native</w:t>
            </w:r>
          </w:p>
        </w:tc>
        <w:tc>
          <w:tcPr>
            <w:tcW w:w="1375" w:type="dxa"/>
          </w:tcPr>
          <w:p w14:paraId="3A8546BF" w14:textId="1CF1F6EF"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694F3D99" w14:textId="056B7DCD" w:rsidR="006F5ED8" w:rsidRPr="00E702D1" w:rsidRDefault="006F5ED8" w:rsidP="00FD703E">
            <w:pPr>
              <w:rPr>
                <w:rFonts w:ascii="Arial" w:hAnsi="Arial" w:cs="Arial"/>
                <w:sz w:val="22"/>
                <w:szCs w:val="22"/>
              </w:rPr>
            </w:pPr>
            <w:r>
              <w:rPr>
                <w:rFonts w:ascii="Arial" w:hAnsi="Arial" w:cs="Arial"/>
                <w:sz w:val="22"/>
                <w:szCs w:val="22"/>
              </w:rPr>
              <w:t>11</w:t>
            </w:r>
          </w:p>
        </w:tc>
        <w:tc>
          <w:tcPr>
            <w:tcW w:w="1375" w:type="dxa"/>
          </w:tcPr>
          <w:p w14:paraId="25F7D2D9" w14:textId="2328B2F0" w:rsidR="006F5ED8" w:rsidRPr="00E702D1" w:rsidRDefault="00F41AB2" w:rsidP="00FD703E">
            <w:pPr>
              <w:rPr>
                <w:rFonts w:ascii="Arial" w:hAnsi="Arial" w:cs="Arial"/>
                <w:sz w:val="22"/>
                <w:szCs w:val="22"/>
              </w:rPr>
            </w:pPr>
            <w:ins w:id="201" w:author="Krishna Sanaka" w:date="2025-12-24T11:56:00Z" w16du:dateUtc="2025-12-24T16:56:00Z">
              <w:r>
                <w:rPr>
                  <w:rFonts w:ascii="Arial" w:hAnsi="Arial" w:cs="Arial"/>
                  <w:sz w:val="22"/>
                  <w:szCs w:val="22"/>
                </w:rPr>
                <w:t>2.33</w:t>
              </w:r>
            </w:ins>
            <w:del w:id="202" w:author="Krishna Sanaka" w:date="2025-12-24T11:56:00Z" w16du:dateUtc="2025-12-24T16:56:00Z">
              <w:r w:rsidR="006F5ED8" w:rsidDel="00F41AB2">
                <w:rPr>
                  <w:rFonts w:ascii="Arial" w:hAnsi="Arial" w:cs="Arial"/>
                  <w:sz w:val="22"/>
                  <w:szCs w:val="22"/>
                </w:rPr>
                <w:delText>1.83</w:delText>
              </w:r>
            </w:del>
          </w:p>
        </w:tc>
        <w:tc>
          <w:tcPr>
            <w:tcW w:w="1375" w:type="dxa"/>
          </w:tcPr>
          <w:p w14:paraId="019ECFBB" w14:textId="50DE3D4A" w:rsidR="006F5ED8" w:rsidRPr="00E702D1" w:rsidRDefault="006F5ED8" w:rsidP="00FD703E">
            <w:pPr>
              <w:rPr>
                <w:rFonts w:ascii="Arial" w:hAnsi="Arial" w:cs="Arial"/>
                <w:sz w:val="22"/>
                <w:szCs w:val="22"/>
              </w:rPr>
            </w:pPr>
            <w:r>
              <w:rPr>
                <w:rFonts w:ascii="Arial" w:hAnsi="Arial" w:cs="Arial"/>
                <w:sz w:val="22"/>
                <w:szCs w:val="22"/>
              </w:rPr>
              <w:t>4</w:t>
            </w:r>
            <w:ins w:id="203" w:author="Krishna Sanaka" w:date="2025-12-24T11:56:00Z" w16du:dateUtc="2025-12-24T16:56:00Z">
              <w:r w:rsidR="00F41AB2">
                <w:rPr>
                  <w:rFonts w:ascii="Arial" w:hAnsi="Arial" w:cs="Arial"/>
                  <w:sz w:val="22"/>
                  <w:szCs w:val="22"/>
                </w:rPr>
                <w:t>5</w:t>
              </w:r>
            </w:ins>
            <w:del w:id="204" w:author="Krishna Sanaka" w:date="2025-12-24T11:56:00Z" w16du:dateUtc="2025-12-24T16:56:00Z">
              <w:r w:rsidDel="00F41AB2">
                <w:rPr>
                  <w:rFonts w:ascii="Arial" w:hAnsi="Arial" w:cs="Arial"/>
                  <w:sz w:val="22"/>
                  <w:szCs w:val="22"/>
                </w:rPr>
                <w:delText>7</w:delText>
              </w:r>
            </w:del>
          </w:p>
        </w:tc>
        <w:tc>
          <w:tcPr>
            <w:tcW w:w="1375" w:type="dxa"/>
          </w:tcPr>
          <w:p w14:paraId="2F6090EC" w14:textId="0A322EC9" w:rsidR="006F5ED8" w:rsidRPr="00E702D1" w:rsidRDefault="006F5ED8" w:rsidP="00FD703E">
            <w:pPr>
              <w:rPr>
                <w:rFonts w:ascii="Arial" w:hAnsi="Arial" w:cs="Arial"/>
                <w:sz w:val="22"/>
                <w:szCs w:val="22"/>
              </w:rPr>
            </w:pPr>
            <w:r>
              <w:rPr>
                <w:rFonts w:ascii="Arial" w:hAnsi="Arial" w:cs="Arial"/>
                <w:sz w:val="22"/>
                <w:szCs w:val="22"/>
              </w:rPr>
              <w:t>6.79 (2.</w:t>
            </w:r>
            <w:ins w:id="205" w:author="Krishna Sanaka" w:date="2025-12-24T13:57:00Z" w16du:dateUtc="2025-12-24T18:57:00Z">
              <w:r w:rsidR="00D165B9">
                <w:rPr>
                  <w:rFonts w:ascii="Arial" w:hAnsi="Arial" w:cs="Arial"/>
                  <w:sz w:val="22"/>
                  <w:szCs w:val="22"/>
                </w:rPr>
                <w:t>7</w:t>
              </w:r>
            </w:ins>
            <w:del w:id="206" w:author="Krishna Sanaka" w:date="2025-12-24T13:57:00Z" w16du:dateUtc="2025-12-24T18:57:00Z">
              <w:r w:rsidDel="00D165B9">
                <w:rPr>
                  <w:rFonts w:ascii="Arial" w:hAnsi="Arial" w:cs="Arial"/>
                  <w:sz w:val="22"/>
                  <w:szCs w:val="22"/>
                </w:rPr>
                <w:delText>68</w:delText>
              </w:r>
            </w:del>
            <w:r>
              <w:rPr>
                <w:rFonts w:ascii="Arial" w:hAnsi="Arial" w:cs="Arial"/>
                <w:sz w:val="22"/>
                <w:szCs w:val="22"/>
              </w:rPr>
              <w:t>, 11.0</w:t>
            </w:r>
            <w:ins w:id="207" w:author="Krishna Sanaka" w:date="2025-12-24T13:57:00Z" w16du:dateUtc="2025-12-24T18:57:00Z">
              <w:r w:rsidR="00B77945">
                <w:rPr>
                  <w:rFonts w:ascii="Arial" w:hAnsi="Arial" w:cs="Arial"/>
                  <w:sz w:val="22"/>
                  <w:szCs w:val="22"/>
                </w:rPr>
                <w:t>4</w:t>
              </w:r>
            </w:ins>
            <w:del w:id="208" w:author="Krishna Sanaka" w:date="2025-12-24T13:57:00Z" w16du:dateUtc="2025-12-24T18:57:00Z">
              <w:r w:rsidDel="00B77945">
                <w:rPr>
                  <w:rFonts w:ascii="Arial" w:hAnsi="Arial" w:cs="Arial"/>
                  <w:sz w:val="22"/>
                  <w:szCs w:val="22"/>
                </w:rPr>
                <w:delText>8</w:delText>
              </w:r>
            </w:del>
            <w:r>
              <w:rPr>
                <w:rFonts w:ascii="Arial" w:hAnsi="Arial" w:cs="Arial"/>
                <w:sz w:val="22"/>
                <w:szCs w:val="22"/>
              </w:rPr>
              <w:t>)</w:t>
            </w:r>
          </w:p>
        </w:tc>
        <w:tc>
          <w:tcPr>
            <w:tcW w:w="1375" w:type="dxa"/>
          </w:tcPr>
          <w:p w14:paraId="0C62D895" w14:textId="6BFCB32F" w:rsidR="006F5ED8" w:rsidRPr="004E5372" w:rsidRDefault="006F5ED8" w:rsidP="00FD703E">
            <w:pPr>
              <w:rPr>
                <w:rFonts w:ascii="Arial" w:hAnsi="Arial" w:cs="Arial"/>
                <w:b/>
                <w:bCs/>
                <w:sz w:val="22"/>
                <w:szCs w:val="22"/>
              </w:rPr>
            </w:pPr>
            <w:r w:rsidRPr="004E5372">
              <w:rPr>
                <w:rFonts w:ascii="Arial" w:hAnsi="Arial" w:cs="Arial"/>
                <w:b/>
                <w:bCs/>
                <w:sz w:val="22"/>
                <w:szCs w:val="22"/>
              </w:rPr>
              <w:t>0.005</w:t>
            </w:r>
          </w:p>
        </w:tc>
      </w:tr>
      <w:tr w:rsidR="006F5ED8" w14:paraId="439110D1" w14:textId="77777777" w:rsidTr="006F5ED8">
        <w:tc>
          <w:tcPr>
            <w:tcW w:w="1375" w:type="dxa"/>
          </w:tcPr>
          <w:p w14:paraId="4D6182D2" w14:textId="1C0ACC32" w:rsidR="006F5ED8" w:rsidRPr="00E702D1" w:rsidRDefault="00687F0B" w:rsidP="00FD703E">
            <w:pPr>
              <w:rPr>
                <w:rFonts w:ascii="Arial" w:hAnsi="Arial" w:cs="Arial"/>
                <w:i/>
                <w:iCs/>
                <w:sz w:val="22"/>
                <w:szCs w:val="22"/>
              </w:rPr>
            </w:pPr>
            <w:ins w:id="209" w:author="Krishna Sanaka" w:date="2025-12-24T11:57:00Z" w16du:dateUtc="2025-12-24T16:57:00Z">
              <w:r>
                <w:rPr>
                  <w:rFonts w:ascii="Arial" w:hAnsi="Arial" w:cs="Arial"/>
                  <w:i/>
                  <w:iCs/>
                  <w:sz w:val="22"/>
                  <w:szCs w:val="22"/>
                </w:rPr>
                <w:t>15</w:t>
              </w:r>
            </w:ins>
            <w:del w:id="210" w:author="Krishna Sanaka" w:date="2025-12-24T11:57:00Z" w16du:dateUtc="2025-12-24T16:57:00Z">
              <w:r w:rsidR="006F5ED8" w:rsidRPr="00E702D1" w:rsidDel="00687F0B">
                <w:rPr>
                  <w:rFonts w:ascii="Arial" w:hAnsi="Arial" w:cs="Arial"/>
                  <w:i/>
                  <w:iCs/>
                  <w:sz w:val="22"/>
                  <w:szCs w:val="22"/>
                </w:rPr>
                <w:delText>0</w:delText>
              </w:r>
            </w:del>
            <w:r w:rsidR="006F5ED8" w:rsidRPr="00E702D1">
              <w:rPr>
                <w:rFonts w:ascii="Arial" w:hAnsi="Arial" w:cs="Arial"/>
                <w:i/>
                <w:iCs/>
                <w:sz w:val="22"/>
                <w:szCs w:val="22"/>
              </w:rPr>
              <w:t>-34</w:t>
            </w:r>
          </w:p>
        </w:tc>
        <w:tc>
          <w:tcPr>
            <w:tcW w:w="1375" w:type="dxa"/>
          </w:tcPr>
          <w:p w14:paraId="30E49BF0" w14:textId="09DC8DA2"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144289D8" w14:textId="75AF4755" w:rsidR="006F5ED8" w:rsidRPr="00E702D1" w:rsidRDefault="006F5ED8" w:rsidP="00FD703E">
            <w:pPr>
              <w:rPr>
                <w:rFonts w:ascii="Arial" w:hAnsi="Arial" w:cs="Arial"/>
                <w:sz w:val="22"/>
                <w:szCs w:val="22"/>
              </w:rPr>
            </w:pPr>
            <w:r>
              <w:rPr>
                <w:rFonts w:ascii="Arial" w:hAnsi="Arial" w:cs="Arial"/>
                <w:sz w:val="22"/>
                <w:szCs w:val="22"/>
              </w:rPr>
              <w:t>13</w:t>
            </w:r>
          </w:p>
        </w:tc>
        <w:tc>
          <w:tcPr>
            <w:tcW w:w="1375" w:type="dxa"/>
          </w:tcPr>
          <w:p w14:paraId="4D3F245F" w14:textId="5F7A687F" w:rsidR="006F5ED8" w:rsidRPr="00E702D1" w:rsidRDefault="006F5ED8" w:rsidP="00FD703E">
            <w:pPr>
              <w:rPr>
                <w:rFonts w:ascii="Arial" w:hAnsi="Arial" w:cs="Arial"/>
                <w:sz w:val="22"/>
                <w:szCs w:val="22"/>
              </w:rPr>
            </w:pPr>
            <w:r>
              <w:rPr>
                <w:rFonts w:ascii="Arial" w:hAnsi="Arial" w:cs="Arial"/>
                <w:sz w:val="22"/>
                <w:szCs w:val="22"/>
              </w:rPr>
              <w:t>0.0</w:t>
            </w:r>
            <w:ins w:id="211" w:author="Krishna Sanaka" w:date="2025-12-24T12:00:00Z" w16du:dateUtc="2025-12-24T17:00:00Z">
              <w:r w:rsidR="00687F0B">
                <w:rPr>
                  <w:rFonts w:ascii="Arial" w:hAnsi="Arial" w:cs="Arial"/>
                  <w:sz w:val="22"/>
                  <w:szCs w:val="22"/>
                </w:rPr>
                <w:t>5</w:t>
              </w:r>
            </w:ins>
            <w:del w:id="212" w:author="Krishna Sanaka" w:date="2025-12-24T12:00:00Z" w16du:dateUtc="2025-12-24T17:00:00Z">
              <w:r w:rsidDel="00687F0B">
                <w:rPr>
                  <w:rFonts w:ascii="Arial" w:hAnsi="Arial" w:cs="Arial"/>
                  <w:sz w:val="22"/>
                  <w:szCs w:val="22"/>
                </w:rPr>
                <w:delText>2</w:delText>
              </w:r>
            </w:del>
          </w:p>
        </w:tc>
        <w:tc>
          <w:tcPr>
            <w:tcW w:w="1375" w:type="dxa"/>
          </w:tcPr>
          <w:p w14:paraId="5E3E5AD8" w14:textId="2DDCF261" w:rsidR="006F5ED8" w:rsidRPr="00E702D1" w:rsidRDefault="006F5ED8" w:rsidP="00FD703E">
            <w:pPr>
              <w:rPr>
                <w:rFonts w:ascii="Arial" w:hAnsi="Arial" w:cs="Arial"/>
                <w:sz w:val="22"/>
                <w:szCs w:val="22"/>
              </w:rPr>
            </w:pPr>
            <w:r>
              <w:rPr>
                <w:rFonts w:ascii="Arial" w:hAnsi="Arial" w:cs="Arial"/>
                <w:sz w:val="22"/>
                <w:szCs w:val="22"/>
              </w:rPr>
              <w:t>3</w:t>
            </w:r>
            <w:ins w:id="213" w:author="Krishna Sanaka" w:date="2025-12-24T12:00:00Z" w16du:dateUtc="2025-12-24T17:00:00Z">
              <w:r w:rsidR="00687F0B">
                <w:rPr>
                  <w:rFonts w:ascii="Arial" w:hAnsi="Arial" w:cs="Arial"/>
                  <w:sz w:val="22"/>
                  <w:szCs w:val="22"/>
                </w:rPr>
                <w:t>1</w:t>
              </w:r>
            </w:ins>
            <w:del w:id="214" w:author="Krishna Sanaka" w:date="2025-12-24T12:00:00Z" w16du:dateUtc="2025-12-24T17:00:00Z">
              <w:r w:rsidDel="00687F0B">
                <w:rPr>
                  <w:rFonts w:ascii="Arial" w:hAnsi="Arial" w:cs="Arial"/>
                  <w:sz w:val="22"/>
                  <w:szCs w:val="22"/>
                </w:rPr>
                <w:delText>2</w:delText>
              </w:r>
            </w:del>
          </w:p>
        </w:tc>
        <w:tc>
          <w:tcPr>
            <w:tcW w:w="1375" w:type="dxa"/>
          </w:tcPr>
          <w:p w14:paraId="0A6336B8" w14:textId="02366DB0" w:rsidR="006F5ED8" w:rsidRPr="00E702D1" w:rsidRDefault="006F5ED8" w:rsidP="00FD703E">
            <w:pPr>
              <w:rPr>
                <w:rFonts w:ascii="Arial" w:hAnsi="Arial" w:cs="Arial"/>
                <w:sz w:val="22"/>
                <w:szCs w:val="22"/>
              </w:rPr>
            </w:pPr>
            <w:del w:id="215" w:author="Krishna Sanaka" w:date="2025-12-24T14:30:00Z" w16du:dateUtc="2025-12-24T19:30:00Z">
              <w:r w:rsidDel="009D0F60">
                <w:rPr>
                  <w:rFonts w:ascii="Arial" w:hAnsi="Arial" w:cs="Arial"/>
                  <w:sz w:val="22"/>
                  <w:szCs w:val="22"/>
                </w:rPr>
                <w:delText>&lt;0.001 (0, &lt;0.001)</w:delText>
              </w:r>
            </w:del>
            <w:ins w:id="216" w:author="Krishna Sanaka" w:date="2025-12-24T14:30:00Z" w16du:dateUtc="2025-12-24T19:30:00Z">
              <w:r w:rsidR="009D0F60">
                <w:rPr>
                  <w:rFonts w:ascii="Arial" w:hAnsi="Arial" w:cs="Arial"/>
                  <w:sz w:val="22"/>
                  <w:szCs w:val="22"/>
                </w:rPr>
                <w:t>N/A</w:t>
              </w:r>
            </w:ins>
          </w:p>
        </w:tc>
        <w:tc>
          <w:tcPr>
            <w:tcW w:w="1375" w:type="dxa"/>
          </w:tcPr>
          <w:p w14:paraId="227D7F80" w14:textId="26A283AE" w:rsidR="006F5ED8" w:rsidRPr="00E702D1" w:rsidRDefault="006F5ED8" w:rsidP="00FD703E">
            <w:pPr>
              <w:rPr>
                <w:rFonts w:ascii="Arial" w:hAnsi="Arial" w:cs="Arial"/>
                <w:sz w:val="22"/>
                <w:szCs w:val="22"/>
              </w:rPr>
            </w:pPr>
            <w:del w:id="217" w:author="Krishna Sanaka" w:date="2025-12-24T14:28:00Z" w16du:dateUtc="2025-12-24T19:28:00Z">
              <w:r w:rsidRPr="00E702D1" w:rsidDel="009D213D">
                <w:rPr>
                  <w:rFonts w:ascii="Arial" w:hAnsi="Arial" w:cs="Arial"/>
                  <w:sz w:val="22"/>
                  <w:szCs w:val="22"/>
                </w:rPr>
                <w:delText>0.</w:delText>
              </w:r>
              <w:r w:rsidDel="009D213D">
                <w:rPr>
                  <w:rFonts w:ascii="Arial" w:hAnsi="Arial" w:cs="Arial"/>
                  <w:sz w:val="22"/>
                  <w:szCs w:val="22"/>
                </w:rPr>
                <w:delText>08</w:delText>
              </w:r>
            </w:del>
            <w:ins w:id="218" w:author="Krishna Sanaka" w:date="2025-12-24T14:28:00Z" w16du:dateUtc="2025-12-24T19:28:00Z">
              <w:r w:rsidR="009D213D">
                <w:rPr>
                  <w:rFonts w:ascii="Arial" w:hAnsi="Arial" w:cs="Arial"/>
                  <w:sz w:val="22"/>
                  <w:szCs w:val="22"/>
                </w:rPr>
                <w:t>N/A</w:t>
              </w:r>
            </w:ins>
          </w:p>
        </w:tc>
      </w:tr>
      <w:tr w:rsidR="006F5ED8" w14:paraId="000B75D8" w14:textId="77777777" w:rsidTr="006F5ED8">
        <w:tc>
          <w:tcPr>
            <w:tcW w:w="1375" w:type="dxa"/>
          </w:tcPr>
          <w:p w14:paraId="2F3EE80F" w14:textId="4D032577" w:rsidR="006F5ED8" w:rsidRPr="00E702D1" w:rsidRDefault="006F5ED8" w:rsidP="00FD703E">
            <w:pPr>
              <w:rPr>
                <w:rFonts w:ascii="Arial" w:hAnsi="Arial" w:cs="Arial"/>
                <w:i/>
                <w:iCs/>
                <w:sz w:val="22"/>
                <w:szCs w:val="22"/>
              </w:rPr>
            </w:pPr>
            <w:r w:rsidRPr="00E702D1">
              <w:rPr>
                <w:rFonts w:ascii="Arial" w:hAnsi="Arial" w:cs="Arial"/>
                <w:i/>
                <w:iCs/>
                <w:sz w:val="22"/>
                <w:szCs w:val="22"/>
              </w:rPr>
              <w:t>35-64</w:t>
            </w:r>
          </w:p>
        </w:tc>
        <w:tc>
          <w:tcPr>
            <w:tcW w:w="1375" w:type="dxa"/>
          </w:tcPr>
          <w:p w14:paraId="1B5961E4" w14:textId="02C3E2BD" w:rsidR="006F5ED8" w:rsidRPr="00E702D1" w:rsidRDefault="006F5ED8" w:rsidP="00FD703E">
            <w:pPr>
              <w:rPr>
                <w:rFonts w:ascii="Arial" w:hAnsi="Arial" w:cs="Arial"/>
                <w:sz w:val="22"/>
                <w:szCs w:val="22"/>
              </w:rPr>
            </w:pPr>
            <w:r w:rsidRPr="00E702D1">
              <w:rPr>
                <w:rFonts w:ascii="Arial" w:hAnsi="Arial" w:cs="Arial"/>
                <w:sz w:val="22"/>
                <w:szCs w:val="22"/>
              </w:rPr>
              <w:t>0.15</w:t>
            </w:r>
          </w:p>
        </w:tc>
        <w:tc>
          <w:tcPr>
            <w:tcW w:w="1375" w:type="dxa"/>
          </w:tcPr>
          <w:p w14:paraId="6A44EA67" w14:textId="6084141A" w:rsidR="006F5ED8" w:rsidRPr="00E702D1" w:rsidRDefault="006F5ED8" w:rsidP="00FD703E">
            <w:pPr>
              <w:rPr>
                <w:rFonts w:ascii="Arial" w:hAnsi="Arial" w:cs="Arial"/>
                <w:sz w:val="22"/>
                <w:szCs w:val="22"/>
              </w:rPr>
            </w:pPr>
            <w:r>
              <w:rPr>
                <w:rFonts w:ascii="Arial" w:hAnsi="Arial" w:cs="Arial"/>
                <w:sz w:val="22"/>
                <w:szCs w:val="22"/>
              </w:rPr>
              <w:t>155</w:t>
            </w:r>
          </w:p>
        </w:tc>
        <w:tc>
          <w:tcPr>
            <w:tcW w:w="1375" w:type="dxa"/>
          </w:tcPr>
          <w:p w14:paraId="4F0D2485" w14:textId="4FD3661C" w:rsidR="006F5ED8" w:rsidRPr="00E702D1" w:rsidRDefault="006F5ED8" w:rsidP="00FD703E">
            <w:pPr>
              <w:rPr>
                <w:rFonts w:ascii="Arial" w:hAnsi="Arial" w:cs="Arial"/>
                <w:sz w:val="22"/>
                <w:szCs w:val="22"/>
              </w:rPr>
            </w:pPr>
            <w:r>
              <w:rPr>
                <w:rFonts w:ascii="Arial" w:hAnsi="Arial" w:cs="Arial"/>
                <w:sz w:val="22"/>
                <w:szCs w:val="22"/>
              </w:rPr>
              <w:t>0.</w:t>
            </w:r>
            <w:ins w:id="219" w:author="Krishna Sanaka" w:date="2025-12-24T12:02:00Z" w16du:dateUtc="2025-12-24T17:02:00Z">
              <w:r w:rsidR="002C4181">
                <w:rPr>
                  <w:rFonts w:ascii="Arial" w:hAnsi="Arial" w:cs="Arial"/>
                  <w:sz w:val="22"/>
                  <w:szCs w:val="22"/>
                </w:rPr>
                <w:t>58</w:t>
              </w:r>
            </w:ins>
            <w:del w:id="220" w:author="Krishna Sanaka" w:date="2025-12-24T12:02:00Z" w16du:dateUtc="2025-12-24T17:02:00Z">
              <w:r w:rsidDel="002C4181">
                <w:rPr>
                  <w:rFonts w:ascii="Arial" w:hAnsi="Arial" w:cs="Arial"/>
                  <w:sz w:val="22"/>
                  <w:szCs w:val="22"/>
                </w:rPr>
                <w:delText>67</w:delText>
              </w:r>
            </w:del>
          </w:p>
        </w:tc>
        <w:tc>
          <w:tcPr>
            <w:tcW w:w="1375" w:type="dxa"/>
          </w:tcPr>
          <w:p w14:paraId="5F6A7CCA" w14:textId="40BDB94C" w:rsidR="006F5ED8" w:rsidRPr="00E702D1" w:rsidRDefault="006F5ED8" w:rsidP="00FD703E">
            <w:pPr>
              <w:rPr>
                <w:rFonts w:ascii="Arial" w:hAnsi="Arial" w:cs="Arial"/>
                <w:sz w:val="22"/>
                <w:szCs w:val="22"/>
              </w:rPr>
            </w:pPr>
            <w:r>
              <w:rPr>
                <w:rFonts w:ascii="Arial" w:hAnsi="Arial" w:cs="Arial"/>
                <w:sz w:val="22"/>
                <w:szCs w:val="22"/>
              </w:rPr>
              <w:t>855</w:t>
            </w:r>
          </w:p>
        </w:tc>
        <w:tc>
          <w:tcPr>
            <w:tcW w:w="1375" w:type="dxa"/>
          </w:tcPr>
          <w:p w14:paraId="463EE11A" w14:textId="55EF83A3" w:rsidR="006F5ED8" w:rsidRPr="00E702D1" w:rsidRDefault="006F5ED8" w:rsidP="00FD703E">
            <w:pPr>
              <w:rPr>
                <w:rFonts w:ascii="Arial" w:hAnsi="Arial" w:cs="Arial"/>
                <w:sz w:val="22"/>
                <w:szCs w:val="22"/>
              </w:rPr>
            </w:pPr>
            <w:del w:id="221" w:author="Krishna Sanaka" w:date="2025-12-24T14:30:00Z" w16du:dateUtc="2025-12-24T19:30:00Z">
              <w:r w:rsidDel="00AE2E1C">
                <w:rPr>
                  <w:rFonts w:ascii="Arial" w:hAnsi="Arial" w:cs="Arial"/>
                  <w:sz w:val="22"/>
                  <w:szCs w:val="22"/>
                </w:rPr>
                <w:delText>6.08</w:delText>
              </w:r>
            </w:del>
            <w:ins w:id="222" w:author="Krishna Sanaka" w:date="2025-12-24T14:30:00Z" w16du:dateUtc="2025-12-24T19:30:00Z">
              <w:r w:rsidR="00AE2E1C">
                <w:rPr>
                  <w:rFonts w:ascii="Arial" w:hAnsi="Arial" w:cs="Arial"/>
                  <w:sz w:val="22"/>
                  <w:szCs w:val="22"/>
                </w:rPr>
                <w:t>4.88</w:t>
              </w:r>
            </w:ins>
            <w:r>
              <w:rPr>
                <w:rFonts w:ascii="Arial" w:hAnsi="Arial" w:cs="Arial"/>
                <w:sz w:val="22"/>
                <w:szCs w:val="22"/>
              </w:rPr>
              <w:t xml:space="preserve"> (</w:t>
            </w:r>
            <w:del w:id="223" w:author="Krishna Sanaka" w:date="2025-12-24T14:29:00Z" w16du:dateUtc="2025-12-24T19:29:00Z">
              <w:r w:rsidDel="009E5539">
                <w:rPr>
                  <w:rFonts w:ascii="Arial" w:hAnsi="Arial" w:cs="Arial"/>
                  <w:sz w:val="22"/>
                  <w:szCs w:val="22"/>
                </w:rPr>
                <w:delText>5.47</w:delText>
              </w:r>
            </w:del>
            <w:ins w:id="224" w:author="Krishna Sanaka" w:date="2025-12-24T14:29:00Z" w16du:dateUtc="2025-12-24T19:29:00Z">
              <w:r w:rsidR="009E5539">
                <w:rPr>
                  <w:rFonts w:ascii="Arial" w:hAnsi="Arial" w:cs="Arial"/>
                  <w:sz w:val="22"/>
                  <w:szCs w:val="22"/>
                </w:rPr>
                <w:t>3.98</w:t>
              </w:r>
            </w:ins>
            <w:r>
              <w:rPr>
                <w:rFonts w:ascii="Arial" w:hAnsi="Arial" w:cs="Arial"/>
                <w:sz w:val="22"/>
                <w:szCs w:val="22"/>
              </w:rPr>
              <w:t xml:space="preserve">, </w:t>
            </w:r>
            <w:del w:id="225" w:author="Krishna Sanaka" w:date="2025-12-24T14:29:00Z" w16du:dateUtc="2025-12-24T19:29:00Z">
              <w:r w:rsidDel="009E5539">
                <w:rPr>
                  <w:rFonts w:ascii="Arial" w:hAnsi="Arial" w:cs="Arial"/>
                  <w:sz w:val="22"/>
                  <w:szCs w:val="22"/>
                </w:rPr>
                <w:delText>6.7</w:delText>
              </w:r>
            </w:del>
            <w:ins w:id="226" w:author="Krishna Sanaka" w:date="2025-12-24T14:29:00Z" w16du:dateUtc="2025-12-24T19:29:00Z">
              <w:r w:rsidR="009E5539">
                <w:rPr>
                  <w:rFonts w:ascii="Arial" w:hAnsi="Arial" w:cs="Arial"/>
                  <w:sz w:val="22"/>
                  <w:szCs w:val="22"/>
                </w:rPr>
                <w:t>5.79</w:t>
              </w:r>
            </w:ins>
            <w:r>
              <w:rPr>
                <w:rFonts w:ascii="Arial" w:hAnsi="Arial" w:cs="Arial"/>
                <w:sz w:val="22"/>
                <w:szCs w:val="22"/>
              </w:rPr>
              <w:t>)</w:t>
            </w:r>
          </w:p>
        </w:tc>
        <w:tc>
          <w:tcPr>
            <w:tcW w:w="1375" w:type="dxa"/>
          </w:tcPr>
          <w:p w14:paraId="5DB83D10" w14:textId="42BDA8BE"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43CB4BCE" w14:textId="77777777" w:rsidTr="006F5ED8">
        <w:tc>
          <w:tcPr>
            <w:tcW w:w="1375" w:type="dxa"/>
          </w:tcPr>
          <w:p w14:paraId="52B48994" w14:textId="0A450E53" w:rsidR="006F5ED8" w:rsidRPr="00E702D1" w:rsidRDefault="006F5ED8" w:rsidP="00FD703E">
            <w:pPr>
              <w:rPr>
                <w:rFonts w:ascii="Arial" w:hAnsi="Arial" w:cs="Arial"/>
                <w:i/>
                <w:iCs/>
                <w:sz w:val="22"/>
                <w:szCs w:val="22"/>
              </w:rPr>
            </w:pPr>
            <w:r w:rsidRPr="00E702D1">
              <w:rPr>
                <w:rFonts w:ascii="Arial" w:hAnsi="Arial" w:cs="Arial"/>
                <w:i/>
                <w:iCs/>
                <w:sz w:val="22"/>
                <w:szCs w:val="22"/>
              </w:rPr>
              <w:t>65+</w:t>
            </w:r>
          </w:p>
        </w:tc>
        <w:tc>
          <w:tcPr>
            <w:tcW w:w="1375" w:type="dxa"/>
          </w:tcPr>
          <w:p w14:paraId="730ECFC0" w14:textId="52C730BC" w:rsidR="006F5ED8" w:rsidRPr="00E702D1" w:rsidRDefault="006F5ED8" w:rsidP="00FD703E">
            <w:pPr>
              <w:rPr>
                <w:rFonts w:ascii="Arial" w:hAnsi="Arial" w:cs="Arial"/>
                <w:sz w:val="22"/>
                <w:szCs w:val="22"/>
              </w:rPr>
            </w:pPr>
            <w:r w:rsidRPr="00E702D1">
              <w:rPr>
                <w:rFonts w:ascii="Arial" w:hAnsi="Arial" w:cs="Arial"/>
                <w:sz w:val="22"/>
                <w:szCs w:val="22"/>
              </w:rPr>
              <w:t>2.61</w:t>
            </w:r>
          </w:p>
        </w:tc>
        <w:tc>
          <w:tcPr>
            <w:tcW w:w="1375" w:type="dxa"/>
          </w:tcPr>
          <w:p w14:paraId="1024BCBA" w14:textId="3AF50AFF" w:rsidR="006F5ED8" w:rsidRPr="00E702D1" w:rsidRDefault="006F5ED8" w:rsidP="00FD703E">
            <w:pPr>
              <w:rPr>
                <w:rFonts w:ascii="Arial" w:hAnsi="Arial" w:cs="Arial"/>
                <w:sz w:val="22"/>
                <w:szCs w:val="22"/>
              </w:rPr>
            </w:pPr>
            <w:r>
              <w:rPr>
                <w:rFonts w:ascii="Arial" w:hAnsi="Arial" w:cs="Arial"/>
                <w:sz w:val="22"/>
                <w:szCs w:val="22"/>
              </w:rPr>
              <w:t>907</w:t>
            </w:r>
          </w:p>
        </w:tc>
        <w:tc>
          <w:tcPr>
            <w:tcW w:w="1375" w:type="dxa"/>
          </w:tcPr>
          <w:p w14:paraId="1A44F030" w14:textId="10A72C9D" w:rsidR="006F5ED8" w:rsidRPr="00E702D1" w:rsidRDefault="007A7F91" w:rsidP="00FD703E">
            <w:pPr>
              <w:rPr>
                <w:rFonts w:ascii="Arial" w:hAnsi="Arial" w:cs="Arial"/>
                <w:sz w:val="22"/>
                <w:szCs w:val="22"/>
              </w:rPr>
            </w:pPr>
            <w:ins w:id="227" w:author="Krishna Sanaka" w:date="2025-12-24T15:43:00Z" w16du:dateUtc="2025-12-24T20:43:00Z">
              <w:r>
                <w:rPr>
                  <w:rFonts w:ascii="Arial" w:hAnsi="Arial" w:cs="Arial"/>
                  <w:sz w:val="22"/>
                  <w:szCs w:val="22"/>
                </w:rPr>
                <w:t>6.91</w:t>
              </w:r>
            </w:ins>
            <w:del w:id="228" w:author="Krishna Sanaka" w:date="2025-12-24T15:43:00Z" w16du:dateUtc="2025-12-24T20:43:00Z">
              <w:r w:rsidR="006F5ED8" w:rsidDel="007A7F91">
                <w:rPr>
                  <w:rFonts w:ascii="Arial" w:hAnsi="Arial" w:cs="Arial"/>
                  <w:sz w:val="22"/>
                  <w:szCs w:val="22"/>
                </w:rPr>
                <w:delText>6.</w:delText>
              </w:r>
            </w:del>
            <w:del w:id="229" w:author="Krishna Sanaka" w:date="2025-12-24T12:03:00Z" w16du:dateUtc="2025-12-24T17:03:00Z">
              <w:r w:rsidR="006F5ED8" w:rsidDel="00E36A09">
                <w:rPr>
                  <w:rFonts w:ascii="Arial" w:hAnsi="Arial" w:cs="Arial"/>
                  <w:sz w:val="22"/>
                  <w:szCs w:val="22"/>
                </w:rPr>
                <w:delText>4</w:delText>
              </w:r>
            </w:del>
          </w:p>
        </w:tc>
        <w:tc>
          <w:tcPr>
            <w:tcW w:w="1375" w:type="dxa"/>
          </w:tcPr>
          <w:p w14:paraId="70946C6E" w14:textId="26B18FE9" w:rsidR="006F5ED8" w:rsidRPr="00E702D1" w:rsidRDefault="006F5ED8" w:rsidP="00FD703E">
            <w:pPr>
              <w:rPr>
                <w:rFonts w:ascii="Arial" w:hAnsi="Arial" w:cs="Arial"/>
                <w:sz w:val="22"/>
                <w:szCs w:val="22"/>
              </w:rPr>
            </w:pPr>
            <w:r>
              <w:rPr>
                <w:rFonts w:ascii="Arial" w:hAnsi="Arial" w:cs="Arial"/>
                <w:sz w:val="22"/>
                <w:szCs w:val="22"/>
              </w:rPr>
              <w:t>3,789</w:t>
            </w:r>
          </w:p>
        </w:tc>
        <w:tc>
          <w:tcPr>
            <w:tcW w:w="1375" w:type="dxa"/>
          </w:tcPr>
          <w:p w14:paraId="61BF2971" w14:textId="2DD0F4DB" w:rsidR="006F5ED8" w:rsidRPr="00E702D1" w:rsidRDefault="006F5ED8" w:rsidP="00FD703E">
            <w:pPr>
              <w:rPr>
                <w:rFonts w:ascii="Arial" w:hAnsi="Arial" w:cs="Arial"/>
                <w:sz w:val="22"/>
                <w:szCs w:val="22"/>
              </w:rPr>
            </w:pPr>
            <w:del w:id="230" w:author="Krishna Sanaka" w:date="2025-12-24T14:30:00Z" w16du:dateUtc="2025-12-24T19:30:00Z">
              <w:r w:rsidDel="00AE2E1C">
                <w:rPr>
                  <w:rFonts w:ascii="Arial" w:hAnsi="Arial" w:cs="Arial"/>
                  <w:sz w:val="22"/>
                  <w:szCs w:val="22"/>
                </w:rPr>
                <w:delText>2.9</w:delText>
              </w:r>
            </w:del>
            <w:ins w:id="231" w:author="Krishna Sanaka" w:date="2025-12-24T14:30:00Z" w16du:dateUtc="2025-12-24T19:30:00Z">
              <w:r w:rsidR="00AE2E1C">
                <w:rPr>
                  <w:rFonts w:ascii="Arial" w:hAnsi="Arial" w:cs="Arial"/>
                  <w:sz w:val="22"/>
                  <w:szCs w:val="22"/>
                </w:rPr>
                <w:t>3.21</w:t>
              </w:r>
            </w:ins>
            <w:r>
              <w:rPr>
                <w:rFonts w:ascii="Arial" w:hAnsi="Arial" w:cs="Arial"/>
                <w:sz w:val="22"/>
                <w:szCs w:val="22"/>
              </w:rPr>
              <w:t xml:space="preserve"> (2.</w:t>
            </w:r>
            <w:ins w:id="232" w:author="Krishna Sanaka" w:date="2025-12-24T14:30:00Z" w16du:dateUtc="2025-12-24T19:30:00Z">
              <w:r w:rsidR="00AE2E1C">
                <w:rPr>
                  <w:rFonts w:ascii="Arial" w:hAnsi="Arial" w:cs="Arial"/>
                  <w:sz w:val="22"/>
                  <w:szCs w:val="22"/>
                </w:rPr>
                <w:t>43</w:t>
              </w:r>
            </w:ins>
            <w:del w:id="233" w:author="Krishna Sanaka" w:date="2025-12-24T14:30:00Z" w16du:dateUtc="2025-12-24T19:30:00Z">
              <w:r w:rsidDel="00AE2E1C">
                <w:rPr>
                  <w:rFonts w:ascii="Arial" w:hAnsi="Arial" w:cs="Arial"/>
                  <w:sz w:val="22"/>
                  <w:szCs w:val="22"/>
                </w:rPr>
                <w:delText>2</w:delText>
              </w:r>
            </w:del>
            <w:r>
              <w:rPr>
                <w:rFonts w:ascii="Arial" w:hAnsi="Arial" w:cs="Arial"/>
                <w:sz w:val="22"/>
                <w:szCs w:val="22"/>
              </w:rPr>
              <w:t xml:space="preserve">, </w:t>
            </w:r>
            <w:del w:id="234" w:author="Krishna Sanaka" w:date="2025-12-24T14:30:00Z" w16du:dateUtc="2025-12-24T19:30:00Z">
              <w:r w:rsidDel="00AE2E1C">
                <w:rPr>
                  <w:rFonts w:ascii="Arial" w:hAnsi="Arial" w:cs="Arial"/>
                  <w:sz w:val="22"/>
                  <w:szCs w:val="22"/>
                </w:rPr>
                <w:delText>3.6</w:delText>
              </w:r>
            </w:del>
            <w:ins w:id="235" w:author="Krishna Sanaka" w:date="2025-12-24T14:30:00Z" w16du:dateUtc="2025-12-24T19:30:00Z">
              <w:r w:rsidR="00AE2E1C">
                <w:rPr>
                  <w:rFonts w:ascii="Arial" w:hAnsi="Arial" w:cs="Arial"/>
                  <w:sz w:val="22"/>
                  <w:szCs w:val="22"/>
                </w:rPr>
                <w:t>4</w:t>
              </w:r>
            </w:ins>
            <w:r>
              <w:rPr>
                <w:rFonts w:ascii="Arial" w:hAnsi="Arial" w:cs="Arial"/>
                <w:sz w:val="22"/>
                <w:szCs w:val="22"/>
              </w:rPr>
              <w:t>)</w:t>
            </w:r>
          </w:p>
        </w:tc>
        <w:tc>
          <w:tcPr>
            <w:tcW w:w="1375" w:type="dxa"/>
          </w:tcPr>
          <w:p w14:paraId="5B4010A4" w14:textId="26657859"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3609FF" w14:paraId="522F8C36" w14:textId="77777777" w:rsidTr="006F5ED8">
        <w:trPr>
          <w:ins w:id="236" w:author="Krishna Sanaka" w:date="2025-12-24T11:06:00Z"/>
        </w:trPr>
        <w:tc>
          <w:tcPr>
            <w:tcW w:w="1375" w:type="dxa"/>
          </w:tcPr>
          <w:p w14:paraId="064B9C0B" w14:textId="79977E42" w:rsidR="003609FF" w:rsidRPr="00E702D1" w:rsidRDefault="003609FF" w:rsidP="00FD703E">
            <w:pPr>
              <w:rPr>
                <w:ins w:id="237" w:author="Krishna Sanaka" w:date="2025-12-24T11:06:00Z" w16du:dateUtc="2025-12-24T16:06:00Z"/>
                <w:rFonts w:ascii="Arial" w:hAnsi="Arial" w:cs="Arial"/>
                <w:i/>
                <w:iCs/>
                <w:sz w:val="22"/>
                <w:szCs w:val="22"/>
              </w:rPr>
            </w:pPr>
            <w:ins w:id="238" w:author="Krishna Sanaka" w:date="2025-12-24T11:07:00Z" w16du:dateUtc="2025-12-24T16:07:00Z">
              <w:r>
                <w:rPr>
                  <w:rFonts w:ascii="Arial" w:hAnsi="Arial" w:cs="Arial"/>
                  <w:i/>
                  <w:iCs/>
                  <w:sz w:val="22"/>
                  <w:szCs w:val="22"/>
                </w:rPr>
                <w:t>Northeast</w:t>
              </w:r>
            </w:ins>
          </w:p>
        </w:tc>
        <w:tc>
          <w:tcPr>
            <w:tcW w:w="1375" w:type="dxa"/>
          </w:tcPr>
          <w:p w14:paraId="1DADFB5C" w14:textId="49780576" w:rsidR="003609FF" w:rsidRPr="00E702D1" w:rsidRDefault="002242FD" w:rsidP="00FD703E">
            <w:pPr>
              <w:rPr>
                <w:ins w:id="239" w:author="Krishna Sanaka" w:date="2025-12-24T11:06:00Z" w16du:dateUtc="2025-12-24T16:06:00Z"/>
                <w:rFonts w:ascii="Arial" w:hAnsi="Arial" w:cs="Arial"/>
                <w:sz w:val="22"/>
                <w:szCs w:val="22"/>
              </w:rPr>
            </w:pPr>
            <w:ins w:id="240" w:author="Krishna Sanaka" w:date="2025-12-24T11:11:00Z" w16du:dateUtc="2025-12-24T16:11:00Z">
              <w:r>
                <w:rPr>
                  <w:rFonts w:ascii="Arial" w:hAnsi="Arial" w:cs="Arial"/>
                  <w:sz w:val="22"/>
                  <w:szCs w:val="22"/>
                </w:rPr>
                <w:t>0.</w:t>
              </w:r>
            </w:ins>
            <w:ins w:id="241" w:author="Krishna Sanaka" w:date="2025-12-24T11:12:00Z" w16du:dateUtc="2025-12-24T16:12:00Z">
              <w:r>
                <w:rPr>
                  <w:rFonts w:ascii="Arial" w:hAnsi="Arial" w:cs="Arial"/>
                  <w:sz w:val="22"/>
                  <w:szCs w:val="22"/>
                </w:rPr>
                <w:t>58</w:t>
              </w:r>
            </w:ins>
          </w:p>
        </w:tc>
        <w:tc>
          <w:tcPr>
            <w:tcW w:w="1375" w:type="dxa"/>
          </w:tcPr>
          <w:p w14:paraId="3690B617" w14:textId="2CAF9439" w:rsidR="003609FF" w:rsidRDefault="00FC5ED6" w:rsidP="00FD703E">
            <w:pPr>
              <w:rPr>
                <w:ins w:id="242" w:author="Krishna Sanaka" w:date="2025-12-24T11:06:00Z" w16du:dateUtc="2025-12-24T16:06:00Z"/>
                <w:rFonts w:ascii="Arial" w:hAnsi="Arial" w:cs="Arial"/>
                <w:sz w:val="22"/>
                <w:szCs w:val="22"/>
              </w:rPr>
            </w:pPr>
            <w:ins w:id="243" w:author="Krishna Sanaka" w:date="2025-12-24T11:15:00Z" w16du:dateUtc="2025-12-24T16:15:00Z">
              <w:r>
                <w:rPr>
                  <w:rFonts w:ascii="Arial" w:hAnsi="Arial" w:cs="Arial"/>
                  <w:sz w:val="22"/>
                  <w:szCs w:val="22"/>
                </w:rPr>
                <w:t>267</w:t>
              </w:r>
            </w:ins>
          </w:p>
        </w:tc>
        <w:tc>
          <w:tcPr>
            <w:tcW w:w="1375" w:type="dxa"/>
          </w:tcPr>
          <w:p w14:paraId="68A656A3" w14:textId="55C0155C" w:rsidR="003609FF" w:rsidRDefault="002242FD" w:rsidP="00FD703E">
            <w:pPr>
              <w:rPr>
                <w:ins w:id="244" w:author="Krishna Sanaka" w:date="2025-12-24T11:06:00Z" w16du:dateUtc="2025-12-24T16:06:00Z"/>
                <w:rFonts w:ascii="Arial" w:hAnsi="Arial" w:cs="Arial"/>
                <w:sz w:val="22"/>
                <w:szCs w:val="22"/>
              </w:rPr>
            </w:pPr>
            <w:ins w:id="245" w:author="Krishna Sanaka" w:date="2025-12-24T11:12:00Z" w16du:dateUtc="2025-12-24T16:12:00Z">
              <w:r>
                <w:rPr>
                  <w:rFonts w:ascii="Arial" w:hAnsi="Arial" w:cs="Arial"/>
                  <w:sz w:val="22"/>
                  <w:szCs w:val="22"/>
                </w:rPr>
                <w:t>1.42</w:t>
              </w:r>
            </w:ins>
          </w:p>
        </w:tc>
        <w:tc>
          <w:tcPr>
            <w:tcW w:w="1375" w:type="dxa"/>
          </w:tcPr>
          <w:p w14:paraId="50569397" w14:textId="656FDF40" w:rsidR="003609FF" w:rsidRDefault="00B571F0" w:rsidP="00FD703E">
            <w:pPr>
              <w:rPr>
                <w:ins w:id="246" w:author="Krishna Sanaka" w:date="2025-12-24T11:06:00Z" w16du:dateUtc="2025-12-24T16:06:00Z"/>
                <w:rFonts w:ascii="Arial" w:hAnsi="Arial" w:cs="Arial"/>
                <w:sz w:val="22"/>
                <w:szCs w:val="22"/>
              </w:rPr>
            </w:pPr>
            <w:ins w:id="247" w:author="Krishna Sanaka" w:date="2025-12-24T11:14:00Z" w16du:dateUtc="2025-12-24T16:14:00Z">
              <w:r>
                <w:rPr>
                  <w:rFonts w:ascii="Arial" w:hAnsi="Arial" w:cs="Arial"/>
                  <w:sz w:val="22"/>
                  <w:szCs w:val="22"/>
                </w:rPr>
                <w:t>896</w:t>
              </w:r>
            </w:ins>
          </w:p>
        </w:tc>
        <w:tc>
          <w:tcPr>
            <w:tcW w:w="1375" w:type="dxa"/>
          </w:tcPr>
          <w:p w14:paraId="2468E2AC" w14:textId="362D6D46" w:rsidR="003609FF" w:rsidRDefault="00D53911" w:rsidP="00FD703E">
            <w:pPr>
              <w:rPr>
                <w:ins w:id="248" w:author="Krishna Sanaka" w:date="2025-12-24T11:06:00Z" w16du:dateUtc="2025-12-24T16:06:00Z"/>
                <w:rFonts w:ascii="Arial" w:hAnsi="Arial" w:cs="Arial"/>
                <w:sz w:val="22"/>
                <w:szCs w:val="22"/>
              </w:rPr>
            </w:pPr>
            <w:ins w:id="249" w:author="Krishna Sanaka" w:date="2025-12-24T11:08:00Z" w16du:dateUtc="2025-12-24T16:08:00Z">
              <w:r>
                <w:rPr>
                  <w:rFonts w:ascii="Arial" w:hAnsi="Arial" w:cs="Arial"/>
                  <w:sz w:val="22"/>
                  <w:szCs w:val="22"/>
                </w:rPr>
                <w:t>3.1 (</w:t>
              </w:r>
              <w:r w:rsidR="00964D28">
                <w:rPr>
                  <w:rFonts w:ascii="Arial" w:hAnsi="Arial" w:cs="Arial"/>
                  <w:sz w:val="22"/>
                  <w:szCs w:val="22"/>
                </w:rPr>
                <w:t>2.27, 3.94)</w:t>
              </w:r>
            </w:ins>
          </w:p>
        </w:tc>
        <w:tc>
          <w:tcPr>
            <w:tcW w:w="1375" w:type="dxa"/>
          </w:tcPr>
          <w:p w14:paraId="66CC99A7" w14:textId="3A693FCB" w:rsidR="003609FF" w:rsidRPr="00E702D1" w:rsidRDefault="003609FF" w:rsidP="00FD703E">
            <w:pPr>
              <w:rPr>
                <w:ins w:id="250" w:author="Krishna Sanaka" w:date="2025-12-24T11:06:00Z" w16du:dateUtc="2025-12-24T16:06:00Z"/>
                <w:rFonts w:ascii="Arial" w:hAnsi="Arial" w:cs="Arial"/>
                <w:b/>
                <w:bCs/>
                <w:sz w:val="22"/>
                <w:szCs w:val="22"/>
              </w:rPr>
            </w:pPr>
            <w:ins w:id="251" w:author="Krishna Sanaka" w:date="2025-12-24T11:07:00Z" w16du:dateUtc="2025-12-24T16:07:00Z">
              <w:r w:rsidRPr="00E702D1">
                <w:rPr>
                  <w:rFonts w:ascii="Arial" w:hAnsi="Arial" w:cs="Arial"/>
                  <w:b/>
                  <w:bCs/>
                  <w:sz w:val="22"/>
                  <w:szCs w:val="22"/>
                </w:rPr>
                <w:t>&lt;0.001</w:t>
              </w:r>
            </w:ins>
          </w:p>
        </w:tc>
      </w:tr>
      <w:tr w:rsidR="003609FF" w14:paraId="172F57ED" w14:textId="77777777" w:rsidTr="006F5ED8">
        <w:trPr>
          <w:ins w:id="252" w:author="Krishna Sanaka" w:date="2025-12-24T11:06:00Z"/>
        </w:trPr>
        <w:tc>
          <w:tcPr>
            <w:tcW w:w="1375" w:type="dxa"/>
          </w:tcPr>
          <w:p w14:paraId="0522C6B7" w14:textId="179E0E33" w:rsidR="003609FF" w:rsidRPr="00E702D1" w:rsidRDefault="003609FF" w:rsidP="00FD703E">
            <w:pPr>
              <w:rPr>
                <w:ins w:id="253" w:author="Krishna Sanaka" w:date="2025-12-24T11:06:00Z" w16du:dateUtc="2025-12-24T16:06:00Z"/>
                <w:rFonts w:ascii="Arial" w:hAnsi="Arial" w:cs="Arial"/>
                <w:i/>
                <w:iCs/>
                <w:sz w:val="22"/>
                <w:szCs w:val="22"/>
              </w:rPr>
            </w:pPr>
            <w:ins w:id="254" w:author="Krishna Sanaka" w:date="2025-12-24T11:07:00Z" w16du:dateUtc="2025-12-24T16:07:00Z">
              <w:r>
                <w:rPr>
                  <w:rFonts w:ascii="Arial" w:hAnsi="Arial" w:cs="Arial"/>
                  <w:i/>
                  <w:iCs/>
                  <w:sz w:val="22"/>
                  <w:szCs w:val="22"/>
                </w:rPr>
                <w:t>Midwest</w:t>
              </w:r>
            </w:ins>
          </w:p>
        </w:tc>
        <w:tc>
          <w:tcPr>
            <w:tcW w:w="1375" w:type="dxa"/>
          </w:tcPr>
          <w:p w14:paraId="222E1ED1" w14:textId="335A28D2" w:rsidR="003609FF" w:rsidRPr="00E702D1" w:rsidRDefault="002242FD" w:rsidP="00FD703E">
            <w:pPr>
              <w:rPr>
                <w:ins w:id="255" w:author="Krishna Sanaka" w:date="2025-12-24T11:06:00Z" w16du:dateUtc="2025-12-24T16:06:00Z"/>
                <w:rFonts w:ascii="Arial" w:hAnsi="Arial" w:cs="Arial"/>
                <w:sz w:val="22"/>
                <w:szCs w:val="22"/>
              </w:rPr>
            </w:pPr>
            <w:ins w:id="256" w:author="Krishna Sanaka" w:date="2025-12-24T11:12:00Z" w16du:dateUtc="2025-12-24T16:12:00Z">
              <w:r>
                <w:rPr>
                  <w:rFonts w:ascii="Arial" w:hAnsi="Arial" w:cs="Arial"/>
                  <w:sz w:val="22"/>
                  <w:szCs w:val="22"/>
                </w:rPr>
                <w:t>0.53</w:t>
              </w:r>
            </w:ins>
          </w:p>
        </w:tc>
        <w:tc>
          <w:tcPr>
            <w:tcW w:w="1375" w:type="dxa"/>
          </w:tcPr>
          <w:p w14:paraId="5E610493" w14:textId="66B75B84" w:rsidR="003609FF" w:rsidRDefault="0097119E" w:rsidP="00FD703E">
            <w:pPr>
              <w:rPr>
                <w:ins w:id="257" w:author="Krishna Sanaka" w:date="2025-12-24T11:06:00Z" w16du:dateUtc="2025-12-24T16:06:00Z"/>
                <w:rFonts w:ascii="Arial" w:hAnsi="Arial" w:cs="Arial"/>
                <w:sz w:val="22"/>
                <w:szCs w:val="22"/>
              </w:rPr>
            </w:pPr>
            <w:ins w:id="258" w:author="Krishna Sanaka" w:date="2025-12-24T11:15:00Z" w16du:dateUtc="2025-12-24T16:15:00Z">
              <w:r>
                <w:rPr>
                  <w:rFonts w:ascii="Arial" w:hAnsi="Arial" w:cs="Arial"/>
                  <w:sz w:val="22"/>
                  <w:szCs w:val="22"/>
                </w:rPr>
                <w:t>271</w:t>
              </w:r>
            </w:ins>
          </w:p>
        </w:tc>
        <w:tc>
          <w:tcPr>
            <w:tcW w:w="1375" w:type="dxa"/>
          </w:tcPr>
          <w:p w14:paraId="4AF974A3" w14:textId="5CE36145" w:rsidR="003609FF" w:rsidRDefault="002242FD" w:rsidP="00FD703E">
            <w:pPr>
              <w:rPr>
                <w:ins w:id="259" w:author="Krishna Sanaka" w:date="2025-12-24T11:06:00Z" w16du:dateUtc="2025-12-24T16:06:00Z"/>
                <w:rFonts w:ascii="Arial" w:hAnsi="Arial" w:cs="Arial"/>
                <w:sz w:val="22"/>
                <w:szCs w:val="22"/>
              </w:rPr>
            </w:pPr>
            <w:ins w:id="260" w:author="Krishna Sanaka" w:date="2025-12-24T11:12:00Z" w16du:dateUtc="2025-12-24T16:12:00Z">
              <w:r>
                <w:rPr>
                  <w:rFonts w:ascii="Arial" w:hAnsi="Arial" w:cs="Arial"/>
                  <w:sz w:val="22"/>
                  <w:szCs w:val="22"/>
                </w:rPr>
                <w:t>1.6</w:t>
              </w:r>
            </w:ins>
          </w:p>
        </w:tc>
        <w:tc>
          <w:tcPr>
            <w:tcW w:w="1375" w:type="dxa"/>
          </w:tcPr>
          <w:p w14:paraId="5EFC6702" w14:textId="2A3A9D48" w:rsidR="003609FF" w:rsidRDefault="00452BF7" w:rsidP="00FD703E">
            <w:pPr>
              <w:rPr>
                <w:ins w:id="261" w:author="Krishna Sanaka" w:date="2025-12-24T11:06:00Z" w16du:dateUtc="2025-12-24T16:06:00Z"/>
                <w:rFonts w:ascii="Arial" w:hAnsi="Arial" w:cs="Arial"/>
                <w:sz w:val="22"/>
                <w:szCs w:val="22"/>
              </w:rPr>
            </w:pPr>
            <w:ins w:id="262" w:author="Krishna Sanaka" w:date="2025-12-24T11:14:00Z" w16du:dateUtc="2025-12-24T16:14:00Z">
              <w:r>
                <w:rPr>
                  <w:rFonts w:ascii="Arial" w:hAnsi="Arial" w:cs="Arial"/>
                  <w:sz w:val="22"/>
                  <w:szCs w:val="22"/>
                </w:rPr>
                <w:t>1,137</w:t>
              </w:r>
            </w:ins>
          </w:p>
        </w:tc>
        <w:tc>
          <w:tcPr>
            <w:tcW w:w="1375" w:type="dxa"/>
          </w:tcPr>
          <w:p w14:paraId="140890BF" w14:textId="61B75C81" w:rsidR="003609FF" w:rsidRDefault="00997941" w:rsidP="00FD703E">
            <w:pPr>
              <w:rPr>
                <w:ins w:id="263" w:author="Krishna Sanaka" w:date="2025-12-24T11:06:00Z" w16du:dateUtc="2025-12-24T16:06:00Z"/>
                <w:rFonts w:ascii="Arial" w:hAnsi="Arial" w:cs="Arial"/>
                <w:sz w:val="22"/>
                <w:szCs w:val="22"/>
              </w:rPr>
            </w:pPr>
            <w:ins w:id="264" w:author="Krishna Sanaka" w:date="2025-12-24T11:10:00Z" w16du:dateUtc="2025-12-24T16:10:00Z">
              <w:r>
                <w:rPr>
                  <w:rFonts w:ascii="Arial" w:hAnsi="Arial" w:cs="Arial"/>
                  <w:sz w:val="22"/>
                  <w:szCs w:val="22"/>
                </w:rPr>
                <w:t>4.16 (</w:t>
              </w:r>
              <w:r w:rsidR="00583A75">
                <w:rPr>
                  <w:rFonts w:ascii="Arial" w:hAnsi="Arial" w:cs="Arial"/>
                  <w:sz w:val="22"/>
                  <w:szCs w:val="22"/>
                </w:rPr>
                <w:t>3.42, 4.89)</w:t>
              </w:r>
            </w:ins>
          </w:p>
        </w:tc>
        <w:tc>
          <w:tcPr>
            <w:tcW w:w="1375" w:type="dxa"/>
          </w:tcPr>
          <w:p w14:paraId="27A59AC6" w14:textId="63FC5853" w:rsidR="003609FF" w:rsidRPr="00E702D1" w:rsidRDefault="003609FF" w:rsidP="00FD703E">
            <w:pPr>
              <w:rPr>
                <w:ins w:id="265" w:author="Krishna Sanaka" w:date="2025-12-24T11:06:00Z" w16du:dateUtc="2025-12-24T16:06:00Z"/>
                <w:rFonts w:ascii="Arial" w:hAnsi="Arial" w:cs="Arial"/>
                <w:b/>
                <w:bCs/>
                <w:sz w:val="22"/>
                <w:szCs w:val="22"/>
              </w:rPr>
            </w:pPr>
            <w:ins w:id="266" w:author="Krishna Sanaka" w:date="2025-12-24T11:07:00Z" w16du:dateUtc="2025-12-24T16:07:00Z">
              <w:r w:rsidRPr="00E702D1">
                <w:rPr>
                  <w:rFonts w:ascii="Arial" w:hAnsi="Arial" w:cs="Arial"/>
                  <w:b/>
                  <w:bCs/>
                  <w:sz w:val="22"/>
                  <w:szCs w:val="22"/>
                </w:rPr>
                <w:t>&lt;0.001</w:t>
              </w:r>
            </w:ins>
          </w:p>
        </w:tc>
      </w:tr>
      <w:tr w:rsidR="003609FF" w14:paraId="0A801902" w14:textId="77777777" w:rsidTr="006F5ED8">
        <w:trPr>
          <w:ins w:id="267" w:author="Krishna Sanaka" w:date="2025-12-24T11:06:00Z"/>
        </w:trPr>
        <w:tc>
          <w:tcPr>
            <w:tcW w:w="1375" w:type="dxa"/>
          </w:tcPr>
          <w:p w14:paraId="0E4CE935" w14:textId="55037FF9" w:rsidR="003609FF" w:rsidRPr="00E702D1" w:rsidRDefault="003609FF" w:rsidP="00FD703E">
            <w:pPr>
              <w:rPr>
                <w:ins w:id="268" w:author="Krishna Sanaka" w:date="2025-12-24T11:06:00Z" w16du:dateUtc="2025-12-24T16:06:00Z"/>
                <w:rFonts w:ascii="Arial" w:hAnsi="Arial" w:cs="Arial"/>
                <w:i/>
                <w:iCs/>
                <w:sz w:val="22"/>
                <w:szCs w:val="22"/>
              </w:rPr>
            </w:pPr>
            <w:ins w:id="269" w:author="Krishna Sanaka" w:date="2025-12-24T11:07:00Z" w16du:dateUtc="2025-12-24T16:07:00Z">
              <w:r>
                <w:rPr>
                  <w:rFonts w:ascii="Arial" w:hAnsi="Arial" w:cs="Arial"/>
                  <w:i/>
                  <w:iCs/>
                  <w:sz w:val="22"/>
                  <w:szCs w:val="22"/>
                </w:rPr>
                <w:t>South</w:t>
              </w:r>
            </w:ins>
          </w:p>
        </w:tc>
        <w:tc>
          <w:tcPr>
            <w:tcW w:w="1375" w:type="dxa"/>
          </w:tcPr>
          <w:p w14:paraId="379B3C05" w14:textId="045F3D26" w:rsidR="003609FF" w:rsidRPr="00E702D1" w:rsidRDefault="002242FD" w:rsidP="00FD703E">
            <w:pPr>
              <w:rPr>
                <w:ins w:id="270" w:author="Krishna Sanaka" w:date="2025-12-24T11:06:00Z" w16du:dateUtc="2025-12-24T16:06:00Z"/>
                <w:rFonts w:ascii="Arial" w:hAnsi="Arial" w:cs="Arial"/>
                <w:sz w:val="22"/>
                <w:szCs w:val="22"/>
              </w:rPr>
            </w:pPr>
            <w:ins w:id="271" w:author="Krishna Sanaka" w:date="2025-12-24T11:12:00Z" w16du:dateUtc="2025-12-24T16:12:00Z">
              <w:r>
                <w:rPr>
                  <w:rFonts w:ascii="Arial" w:hAnsi="Arial" w:cs="Arial"/>
                  <w:sz w:val="22"/>
                  <w:szCs w:val="22"/>
                </w:rPr>
                <w:t>0.47</w:t>
              </w:r>
            </w:ins>
          </w:p>
        </w:tc>
        <w:tc>
          <w:tcPr>
            <w:tcW w:w="1375" w:type="dxa"/>
          </w:tcPr>
          <w:p w14:paraId="595A5445" w14:textId="3E3EEFBC" w:rsidR="003609FF" w:rsidRDefault="00A10D8C" w:rsidP="00FD703E">
            <w:pPr>
              <w:rPr>
                <w:ins w:id="272" w:author="Krishna Sanaka" w:date="2025-12-24T11:06:00Z" w16du:dateUtc="2025-12-24T16:06:00Z"/>
                <w:rFonts w:ascii="Arial" w:hAnsi="Arial" w:cs="Arial"/>
                <w:sz w:val="22"/>
                <w:szCs w:val="22"/>
              </w:rPr>
            </w:pPr>
            <w:ins w:id="273" w:author="Krishna Sanaka" w:date="2025-12-24T11:15:00Z" w16du:dateUtc="2025-12-24T16:15:00Z">
              <w:r>
                <w:rPr>
                  <w:rFonts w:ascii="Arial" w:hAnsi="Arial" w:cs="Arial"/>
                  <w:sz w:val="22"/>
                  <w:szCs w:val="22"/>
                </w:rPr>
                <w:t>352</w:t>
              </w:r>
            </w:ins>
          </w:p>
        </w:tc>
        <w:tc>
          <w:tcPr>
            <w:tcW w:w="1375" w:type="dxa"/>
          </w:tcPr>
          <w:p w14:paraId="795FCDB4" w14:textId="10F7B263" w:rsidR="003609FF" w:rsidRDefault="002242FD" w:rsidP="00FD703E">
            <w:pPr>
              <w:rPr>
                <w:ins w:id="274" w:author="Krishna Sanaka" w:date="2025-12-24T11:06:00Z" w16du:dateUtc="2025-12-24T16:06:00Z"/>
                <w:rFonts w:ascii="Arial" w:hAnsi="Arial" w:cs="Arial"/>
                <w:sz w:val="22"/>
                <w:szCs w:val="22"/>
              </w:rPr>
            </w:pPr>
            <w:ins w:id="275" w:author="Krishna Sanaka" w:date="2025-12-24T11:12:00Z" w16du:dateUtc="2025-12-24T16:12:00Z">
              <w:r>
                <w:rPr>
                  <w:rFonts w:ascii="Arial" w:hAnsi="Arial" w:cs="Arial"/>
                  <w:sz w:val="22"/>
                  <w:szCs w:val="22"/>
                </w:rPr>
                <w:t>1.47</w:t>
              </w:r>
            </w:ins>
          </w:p>
        </w:tc>
        <w:tc>
          <w:tcPr>
            <w:tcW w:w="1375" w:type="dxa"/>
          </w:tcPr>
          <w:p w14:paraId="6B636F25" w14:textId="1597783A" w:rsidR="003609FF" w:rsidRDefault="005A02B8" w:rsidP="00FD703E">
            <w:pPr>
              <w:rPr>
                <w:ins w:id="276" w:author="Krishna Sanaka" w:date="2025-12-24T11:06:00Z" w16du:dateUtc="2025-12-24T16:06:00Z"/>
                <w:rFonts w:ascii="Arial" w:hAnsi="Arial" w:cs="Arial"/>
                <w:sz w:val="22"/>
                <w:szCs w:val="22"/>
              </w:rPr>
            </w:pPr>
            <w:ins w:id="277" w:author="Krishna Sanaka" w:date="2025-12-24T11:14:00Z" w16du:dateUtc="2025-12-24T16:14:00Z">
              <w:r>
                <w:rPr>
                  <w:rFonts w:ascii="Arial" w:hAnsi="Arial" w:cs="Arial"/>
                  <w:sz w:val="22"/>
                  <w:szCs w:val="22"/>
                </w:rPr>
                <w:t>1,863</w:t>
              </w:r>
            </w:ins>
          </w:p>
        </w:tc>
        <w:tc>
          <w:tcPr>
            <w:tcW w:w="1375" w:type="dxa"/>
          </w:tcPr>
          <w:p w14:paraId="60ABC8EA" w14:textId="3EC8AE8D" w:rsidR="003609FF" w:rsidRDefault="00812D27" w:rsidP="00FD703E">
            <w:pPr>
              <w:rPr>
                <w:ins w:id="278" w:author="Krishna Sanaka" w:date="2025-12-24T11:06:00Z" w16du:dateUtc="2025-12-24T16:06:00Z"/>
                <w:rFonts w:ascii="Arial" w:hAnsi="Arial" w:cs="Arial"/>
                <w:sz w:val="22"/>
                <w:szCs w:val="22"/>
              </w:rPr>
            </w:pPr>
            <w:ins w:id="279" w:author="Krishna Sanaka" w:date="2025-12-24T11:10:00Z" w16du:dateUtc="2025-12-24T16:10:00Z">
              <w:r>
                <w:rPr>
                  <w:rFonts w:ascii="Arial" w:hAnsi="Arial" w:cs="Arial"/>
                  <w:sz w:val="22"/>
                  <w:szCs w:val="22"/>
                </w:rPr>
                <w:t>3.87 (</w:t>
              </w:r>
            </w:ins>
            <w:ins w:id="280" w:author="Krishna Sanaka" w:date="2025-12-24T11:11:00Z" w16du:dateUtc="2025-12-24T16:11:00Z">
              <w:r w:rsidR="00F25E87">
                <w:rPr>
                  <w:rFonts w:ascii="Arial" w:hAnsi="Arial" w:cs="Arial"/>
                  <w:sz w:val="22"/>
                  <w:szCs w:val="22"/>
                </w:rPr>
                <w:t xml:space="preserve">3, </w:t>
              </w:r>
              <w:r w:rsidR="009D2D3D">
                <w:rPr>
                  <w:rFonts w:ascii="Arial" w:hAnsi="Arial" w:cs="Arial"/>
                  <w:sz w:val="22"/>
                  <w:szCs w:val="22"/>
                </w:rPr>
                <w:t>4.74)</w:t>
              </w:r>
            </w:ins>
          </w:p>
        </w:tc>
        <w:tc>
          <w:tcPr>
            <w:tcW w:w="1375" w:type="dxa"/>
          </w:tcPr>
          <w:p w14:paraId="39479732" w14:textId="0196B641" w:rsidR="003609FF" w:rsidRPr="00E702D1" w:rsidRDefault="003609FF" w:rsidP="00FD703E">
            <w:pPr>
              <w:rPr>
                <w:ins w:id="281" w:author="Krishna Sanaka" w:date="2025-12-24T11:06:00Z" w16du:dateUtc="2025-12-24T16:06:00Z"/>
                <w:rFonts w:ascii="Arial" w:hAnsi="Arial" w:cs="Arial"/>
                <w:b/>
                <w:bCs/>
                <w:sz w:val="22"/>
                <w:szCs w:val="22"/>
              </w:rPr>
            </w:pPr>
            <w:ins w:id="282" w:author="Krishna Sanaka" w:date="2025-12-24T11:07:00Z" w16du:dateUtc="2025-12-24T16:07:00Z">
              <w:r w:rsidRPr="00E702D1">
                <w:rPr>
                  <w:rFonts w:ascii="Arial" w:hAnsi="Arial" w:cs="Arial"/>
                  <w:b/>
                  <w:bCs/>
                  <w:sz w:val="22"/>
                  <w:szCs w:val="22"/>
                </w:rPr>
                <w:t>&lt;0.001</w:t>
              </w:r>
            </w:ins>
          </w:p>
        </w:tc>
      </w:tr>
      <w:tr w:rsidR="003609FF" w14:paraId="08213436" w14:textId="77777777" w:rsidTr="006F5ED8">
        <w:trPr>
          <w:ins w:id="283" w:author="Krishna Sanaka" w:date="2025-12-24T11:06:00Z"/>
        </w:trPr>
        <w:tc>
          <w:tcPr>
            <w:tcW w:w="1375" w:type="dxa"/>
          </w:tcPr>
          <w:p w14:paraId="6F4C0BE9" w14:textId="545B6553" w:rsidR="003609FF" w:rsidRPr="00E702D1" w:rsidRDefault="003609FF" w:rsidP="00FD703E">
            <w:pPr>
              <w:rPr>
                <w:ins w:id="284" w:author="Krishna Sanaka" w:date="2025-12-24T11:06:00Z" w16du:dateUtc="2025-12-24T16:06:00Z"/>
                <w:rFonts w:ascii="Arial" w:hAnsi="Arial" w:cs="Arial"/>
                <w:i/>
                <w:iCs/>
                <w:sz w:val="22"/>
                <w:szCs w:val="22"/>
              </w:rPr>
            </w:pPr>
            <w:ins w:id="285" w:author="Krishna Sanaka" w:date="2025-12-24T11:07:00Z" w16du:dateUtc="2025-12-24T16:07:00Z">
              <w:r>
                <w:rPr>
                  <w:rFonts w:ascii="Arial" w:hAnsi="Arial" w:cs="Arial"/>
                  <w:i/>
                  <w:iCs/>
                  <w:sz w:val="22"/>
                  <w:szCs w:val="22"/>
                </w:rPr>
                <w:t>West</w:t>
              </w:r>
            </w:ins>
          </w:p>
        </w:tc>
        <w:tc>
          <w:tcPr>
            <w:tcW w:w="1375" w:type="dxa"/>
          </w:tcPr>
          <w:p w14:paraId="5371CD99" w14:textId="20E17747" w:rsidR="003609FF" w:rsidRPr="00E702D1" w:rsidRDefault="002242FD" w:rsidP="00FD703E">
            <w:pPr>
              <w:rPr>
                <w:ins w:id="286" w:author="Krishna Sanaka" w:date="2025-12-24T11:06:00Z" w16du:dateUtc="2025-12-24T16:06:00Z"/>
                <w:rFonts w:ascii="Arial" w:hAnsi="Arial" w:cs="Arial"/>
                <w:sz w:val="22"/>
                <w:szCs w:val="22"/>
              </w:rPr>
            </w:pPr>
            <w:ins w:id="287" w:author="Krishna Sanaka" w:date="2025-12-24T11:12:00Z" w16du:dateUtc="2025-12-24T16:12:00Z">
              <w:r>
                <w:rPr>
                  <w:rFonts w:ascii="Arial" w:hAnsi="Arial" w:cs="Arial"/>
                  <w:sz w:val="22"/>
                  <w:szCs w:val="22"/>
                </w:rPr>
                <w:t>0.41</w:t>
              </w:r>
            </w:ins>
          </w:p>
        </w:tc>
        <w:tc>
          <w:tcPr>
            <w:tcW w:w="1375" w:type="dxa"/>
          </w:tcPr>
          <w:p w14:paraId="4FE94C42" w14:textId="1199D8B2" w:rsidR="003609FF" w:rsidRDefault="00A87C2E" w:rsidP="00FD703E">
            <w:pPr>
              <w:rPr>
                <w:ins w:id="288" w:author="Krishna Sanaka" w:date="2025-12-24T11:06:00Z" w16du:dateUtc="2025-12-24T16:06:00Z"/>
                <w:rFonts w:ascii="Arial" w:hAnsi="Arial" w:cs="Arial"/>
                <w:sz w:val="22"/>
                <w:szCs w:val="22"/>
              </w:rPr>
            </w:pPr>
            <w:ins w:id="289" w:author="Krishna Sanaka" w:date="2025-12-24T11:15:00Z" w16du:dateUtc="2025-12-24T16:15:00Z">
              <w:r>
                <w:rPr>
                  <w:rFonts w:ascii="Arial" w:hAnsi="Arial" w:cs="Arial"/>
                  <w:sz w:val="22"/>
                  <w:szCs w:val="22"/>
                </w:rPr>
                <w:t>177</w:t>
              </w:r>
            </w:ins>
          </w:p>
        </w:tc>
        <w:tc>
          <w:tcPr>
            <w:tcW w:w="1375" w:type="dxa"/>
          </w:tcPr>
          <w:p w14:paraId="441F6C79" w14:textId="7C4F995A" w:rsidR="003609FF" w:rsidRDefault="002242FD" w:rsidP="00FD703E">
            <w:pPr>
              <w:rPr>
                <w:ins w:id="290" w:author="Krishna Sanaka" w:date="2025-12-24T11:06:00Z" w16du:dateUtc="2025-12-24T16:06:00Z"/>
                <w:rFonts w:ascii="Arial" w:hAnsi="Arial" w:cs="Arial"/>
                <w:sz w:val="22"/>
                <w:szCs w:val="22"/>
              </w:rPr>
            </w:pPr>
            <w:ins w:id="291" w:author="Krishna Sanaka" w:date="2025-12-24T11:12:00Z" w16du:dateUtc="2025-12-24T16:12:00Z">
              <w:r>
                <w:rPr>
                  <w:rFonts w:ascii="Arial" w:hAnsi="Arial" w:cs="Arial"/>
                  <w:sz w:val="22"/>
                  <w:szCs w:val="22"/>
                </w:rPr>
                <w:t>1.02</w:t>
              </w:r>
            </w:ins>
          </w:p>
        </w:tc>
        <w:tc>
          <w:tcPr>
            <w:tcW w:w="1375" w:type="dxa"/>
          </w:tcPr>
          <w:p w14:paraId="04913866" w14:textId="76578FC0" w:rsidR="003609FF" w:rsidRDefault="00CB1430" w:rsidP="00FD703E">
            <w:pPr>
              <w:rPr>
                <w:ins w:id="292" w:author="Krishna Sanaka" w:date="2025-12-24T11:06:00Z" w16du:dateUtc="2025-12-24T16:06:00Z"/>
                <w:rFonts w:ascii="Arial" w:hAnsi="Arial" w:cs="Arial"/>
                <w:sz w:val="22"/>
                <w:szCs w:val="22"/>
              </w:rPr>
            </w:pPr>
            <w:ins w:id="293" w:author="Krishna Sanaka" w:date="2025-12-24T11:14:00Z" w16du:dateUtc="2025-12-24T16:14:00Z">
              <w:r>
                <w:rPr>
                  <w:rFonts w:ascii="Arial" w:hAnsi="Arial" w:cs="Arial"/>
                  <w:sz w:val="22"/>
                  <w:szCs w:val="22"/>
                </w:rPr>
                <w:t>779</w:t>
              </w:r>
            </w:ins>
          </w:p>
        </w:tc>
        <w:tc>
          <w:tcPr>
            <w:tcW w:w="1375" w:type="dxa"/>
          </w:tcPr>
          <w:p w14:paraId="522D5DBF" w14:textId="434EB6DC" w:rsidR="003609FF" w:rsidRDefault="003A5466" w:rsidP="00FD703E">
            <w:pPr>
              <w:rPr>
                <w:ins w:id="294" w:author="Krishna Sanaka" w:date="2025-12-24T11:06:00Z" w16du:dateUtc="2025-12-24T16:06:00Z"/>
                <w:rFonts w:ascii="Arial" w:hAnsi="Arial" w:cs="Arial"/>
                <w:sz w:val="22"/>
                <w:szCs w:val="22"/>
              </w:rPr>
            </w:pPr>
            <w:ins w:id="295" w:author="Krishna Sanaka" w:date="2025-12-24T11:11:00Z" w16du:dateUtc="2025-12-24T16:11:00Z">
              <w:r>
                <w:rPr>
                  <w:rFonts w:ascii="Arial" w:hAnsi="Arial" w:cs="Arial"/>
                  <w:sz w:val="22"/>
                  <w:szCs w:val="22"/>
                </w:rPr>
                <w:t>2.72 (</w:t>
              </w:r>
              <w:r w:rsidR="00601291">
                <w:rPr>
                  <w:rFonts w:ascii="Arial" w:hAnsi="Arial" w:cs="Arial"/>
                  <w:sz w:val="22"/>
                  <w:szCs w:val="22"/>
                </w:rPr>
                <w:t>1.88, 3.57)</w:t>
              </w:r>
            </w:ins>
          </w:p>
        </w:tc>
        <w:tc>
          <w:tcPr>
            <w:tcW w:w="1375" w:type="dxa"/>
          </w:tcPr>
          <w:p w14:paraId="3172472C" w14:textId="4009C873" w:rsidR="003609FF" w:rsidRPr="00E702D1" w:rsidRDefault="003609FF" w:rsidP="00FD703E">
            <w:pPr>
              <w:rPr>
                <w:ins w:id="296" w:author="Krishna Sanaka" w:date="2025-12-24T11:06:00Z" w16du:dateUtc="2025-12-24T16:06:00Z"/>
                <w:rFonts w:ascii="Arial" w:hAnsi="Arial" w:cs="Arial"/>
                <w:b/>
                <w:bCs/>
                <w:sz w:val="22"/>
                <w:szCs w:val="22"/>
              </w:rPr>
            </w:pPr>
            <w:ins w:id="297" w:author="Krishna Sanaka" w:date="2025-12-24T11:07:00Z" w16du:dateUtc="2025-12-24T16:07:00Z">
              <w:r w:rsidRPr="00E702D1">
                <w:rPr>
                  <w:rFonts w:ascii="Arial" w:hAnsi="Arial" w:cs="Arial"/>
                  <w:b/>
                  <w:bCs/>
                  <w:sz w:val="22"/>
                  <w:szCs w:val="22"/>
                </w:rPr>
                <w:t>&lt;0.001</w:t>
              </w:r>
            </w:ins>
          </w:p>
        </w:tc>
      </w:tr>
      <w:tr w:rsidR="006F5ED8" w14:paraId="2DC8662B" w14:textId="77777777" w:rsidTr="006F5ED8">
        <w:tc>
          <w:tcPr>
            <w:tcW w:w="1375" w:type="dxa"/>
          </w:tcPr>
          <w:p w14:paraId="60617522" w14:textId="746331A4" w:rsidR="006F5ED8" w:rsidRPr="00E702D1" w:rsidRDefault="006F5ED8" w:rsidP="00FD703E">
            <w:pPr>
              <w:rPr>
                <w:rFonts w:ascii="Arial" w:hAnsi="Arial" w:cs="Arial"/>
                <w:i/>
                <w:iCs/>
                <w:sz w:val="22"/>
                <w:szCs w:val="22"/>
              </w:rPr>
            </w:pPr>
            <w:r w:rsidRPr="00E702D1">
              <w:rPr>
                <w:rFonts w:ascii="Arial" w:hAnsi="Arial" w:cs="Arial"/>
                <w:i/>
                <w:iCs/>
                <w:sz w:val="22"/>
                <w:szCs w:val="22"/>
              </w:rPr>
              <w:t>Diabetes</w:t>
            </w:r>
          </w:p>
        </w:tc>
        <w:tc>
          <w:tcPr>
            <w:tcW w:w="1375" w:type="dxa"/>
          </w:tcPr>
          <w:p w14:paraId="15D785C7" w14:textId="42557DD7" w:rsidR="006F5ED8" w:rsidRPr="00E702D1" w:rsidRDefault="006F5ED8" w:rsidP="00FD703E">
            <w:pPr>
              <w:rPr>
                <w:rFonts w:ascii="Arial" w:hAnsi="Arial" w:cs="Arial"/>
                <w:sz w:val="22"/>
                <w:szCs w:val="22"/>
              </w:rPr>
            </w:pPr>
            <w:r w:rsidRPr="00E702D1">
              <w:rPr>
                <w:rFonts w:ascii="Arial" w:hAnsi="Arial" w:cs="Arial"/>
                <w:sz w:val="22"/>
                <w:szCs w:val="22"/>
              </w:rPr>
              <w:t>0.</w:t>
            </w:r>
            <w:ins w:id="298" w:author="Krishna Sanaka" w:date="2025-12-24T12:32:00Z" w16du:dateUtc="2025-12-24T17:32:00Z">
              <w:r w:rsidR="004F30C6">
                <w:rPr>
                  <w:rFonts w:ascii="Arial" w:hAnsi="Arial" w:cs="Arial"/>
                  <w:sz w:val="22"/>
                  <w:szCs w:val="22"/>
                </w:rPr>
                <w:t>35</w:t>
              </w:r>
            </w:ins>
            <w:del w:id="299" w:author="Krishna Sanaka" w:date="2025-12-24T12:32:00Z" w16du:dateUtc="2025-12-24T17:32:00Z">
              <w:r w:rsidRPr="00E702D1" w:rsidDel="004F30C6">
                <w:rPr>
                  <w:rFonts w:ascii="Arial" w:hAnsi="Arial" w:cs="Arial"/>
                  <w:sz w:val="22"/>
                  <w:szCs w:val="22"/>
                </w:rPr>
                <w:delText>28</w:delText>
              </w:r>
            </w:del>
          </w:p>
        </w:tc>
        <w:tc>
          <w:tcPr>
            <w:tcW w:w="1375" w:type="dxa"/>
          </w:tcPr>
          <w:p w14:paraId="0F41C301" w14:textId="214004F0" w:rsidR="006F5ED8" w:rsidRPr="00E702D1" w:rsidRDefault="006F5ED8" w:rsidP="00FD703E">
            <w:pPr>
              <w:rPr>
                <w:rFonts w:ascii="Arial" w:hAnsi="Arial" w:cs="Arial"/>
                <w:sz w:val="22"/>
                <w:szCs w:val="22"/>
              </w:rPr>
            </w:pPr>
            <w:r>
              <w:rPr>
                <w:rFonts w:ascii="Arial" w:hAnsi="Arial" w:cs="Arial"/>
                <w:sz w:val="22"/>
                <w:szCs w:val="22"/>
              </w:rPr>
              <w:t>771</w:t>
            </w:r>
          </w:p>
        </w:tc>
        <w:tc>
          <w:tcPr>
            <w:tcW w:w="1375" w:type="dxa"/>
          </w:tcPr>
          <w:p w14:paraId="0833D067" w14:textId="7380BC33" w:rsidR="006F5ED8" w:rsidRPr="00E702D1" w:rsidRDefault="00677F4B" w:rsidP="00FD703E">
            <w:pPr>
              <w:rPr>
                <w:rFonts w:ascii="Arial" w:hAnsi="Arial" w:cs="Arial"/>
                <w:sz w:val="22"/>
                <w:szCs w:val="22"/>
              </w:rPr>
            </w:pPr>
            <w:ins w:id="300" w:author="Krishna Sanaka" w:date="2025-12-24T12:38:00Z" w16du:dateUtc="2025-12-24T17:38:00Z">
              <w:r>
                <w:rPr>
                  <w:rFonts w:ascii="Arial" w:hAnsi="Arial" w:cs="Arial"/>
                  <w:sz w:val="22"/>
                  <w:szCs w:val="22"/>
                </w:rPr>
                <w:t>1.05</w:t>
              </w:r>
            </w:ins>
            <w:del w:id="301" w:author="Krishna Sanaka" w:date="2025-12-24T12:38:00Z" w16du:dateUtc="2025-12-24T17:38:00Z">
              <w:r w:rsidR="006F5ED8" w:rsidDel="00677F4B">
                <w:rPr>
                  <w:rFonts w:ascii="Arial" w:hAnsi="Arial" w:cs="Arial"/>
                  <w:sz w:val="22"/>
                  <w:szCs w:val="22"/>
                </w:rPr>
                <w:delText>0.83</w:delText>
              </w:r>
            </w:del>
          </w:p>
        </w:tc>
        <w:tc>
          <w:tcPr>
            <w:tcW w:w="1375" w:type="dxa"/>
          </w:tcPr>
          <w:p w14:paraId="4C1AB3D0" w14:textId="361FA3CA" w:rsidR="006F5ED8" w:rsidRPr="00E702D1" w:rsidRDefault="006F5ED8" w:rsidP="00FD703E">
            <w:pPr>
              <w:rPr>
                <w:rFonts w:ascii="Arial" w:hAnsi="Arial" w:cs="Arial"/>
                <w:sz w:val="22"/>
                <w:szCs w:val="22"/>
              </w:rPr>
            </w:pPr>
            <w:r>
              <w:rPr>
                <w:rFonts w:ascii="Arial" w:hAnsi="Arial" w:cs="Arial"/>
                <w:sz w:val="22"/>
                <w:szCs w:val="22"/>
              </w:rPr>
              <w:t>3,53</w:t>
            </w:r>
            <w:ins w:id="302" w:author="Krishna Sanaka" w:date="2025-12-24T12:38:00Z" w16du:dateUtc="2025-12-24T17:38:00Z">
              <w:r w:rsidR="00677F4B">
                <w:rPr>
                  <w:rFonts w:ascii="Arial" w:hAnsi="Arial" w:cs="Arial"/>
                  <w:sz w:val="22"/>
                  <w:szCs w:val="22"/>
                </w:rPr>
                <w:t>1</w:t>
              </w:r>
            </w:ins>
            <w:del w:id="303" w:author="Krishna Sanaka" w:date="2025-12-24T12:38:00Z" w16du:dateUtc="2025-12-24T17:38:00Z">
              <w:r w:rsidDel="00677F4B">
                <w:rPr>
                  <w:rFonts w:ascii="Arial" w:hAnsi="Arial" w:cs="Arial"/>
                  <w:sz w:val="22"/>
                  <w:szCs w:val="22"/>
                </w:rPr>
                <w:delText>2</w:delText>
              </w:r>
            </w:del>
          </w:p>
        </w:tc>
        <w:tc>
          <w:tcPr>
            <w:tcW w:w="1375" w:type="dxa"/>
          </w:tcPr>
          <w:p w14:paraId="46CEC03B" w14:textId="16143E23" w:rsidR="006F5ED8" w:rsidRPr="00E702D1" w:rsidRDefault="006F5ED8" w:rsidP="00FD703E">
            <w:pPr>
              <w:rPr>
                <w:rFonts w:ascii="Arial" w:hAnsi="Arial" w:cs="Arial"/>
                <w:sz w:val="22"/>
                <w:szCs w:val="22"/>
              </w:rPr>
            </w:pPr>
            <w:r>
              <w:rPr>
                <w:rFonts w:ascii="Arial" w:hAnsi="Arial" w:cs="Arial"/>
                <w:sz w:val="22"/>
                <w:szCs w:val="22"/>
              </w:rPr>
              <w:t>4.0</w:t>
            </w:r>
            <w:ins w:id="304" w:author="Krishna Sanaka" w:date="2025-12-24T14:51:00Z" w16du:dateUtc="2025-12-24T19:51:00Z">
              <w:r w:rsidR="00370C39">
                <w:rPr>
                  <w:rFonts w:ascii="Arial" w:hAnsi="Arial" w:cs="Arial"/>
                  <w:sz w:val="22"/>
                  <w:szCs w:val="22"/>
                </w:rPr>
                <w:t>7</w:t>
              </w:r>
            </w:ins>
            <w:del w:id="305" w:author="Krishna Sanaka" w:date="2025-12-24T14:51:00Z" w16du:dateUtc="2025-12-24T19:51:00Z">
              <w:r w:rsidDel="00370C39">
                <w:rPr>
                  <w:rFonts w:ascii="Arial" w:hAnsi="Arial" w:cs="Arial"/>
                  <w:sz w:val="22"/>
                  <w:szCs w:val="22"/>
                </w:rPr>
                <w:delText>4</w:delText>
              </w:r>
            </w:del>
            <w:r>
              <w:rPr>
                <w:rFonts w:ascii="Arial" w:hAnsi="Arial" w:cs="Arial"/>
                <w:sz w:val="22"/>
                <w:szCs w:val="22"/>
              </w:rPr>
              <w:t xml:space="preserve"> (3.0</w:t>
            </w:r>
            <w:ins w:id="306" w:author="Krishna Sanaka" w:date="2025-12-24T14:51:00Z" w16du:dateUtc="2025-12-24T19:51:00Z">
              <w:r w:rsidR="00370C39">
                <w:rPr>
                  <w:rFonts w:ascii="Arial" w:hAnsi="Arial" w:cs="Arial"/>
                  <w:sz w:val="22"/>
                  <w:szCs w:val="22"/>
                </w:rPr>
                <w:t>7</w:t>
              </w:r>
            </w:ins>
            <w:del w:id="307" w:author="Krishna Sanaka" w:date="2025-12-24T14:51:00Z" w16du:dateUtc="2025-12-24T19:51:00Z">
              <w:r w:rsidDel="00370C39">
                <w:rPr>
                  <w:rFonts w:ascii="Arial" w:hAnsi="Arial" w:cs="Arial"/>
                  <w:sz w:val="22"/>
                  <w:szCs w:val="22"/>
                </w:rPr>
                <w:delText>3</w:delText>
              </w:r>
            </w:del>
            <w:r>
              <w:rPr>
                <w:rFonts w:ascii="Arial" w:hAnsi="Arial" w:cs="Arial"/>
                <w:sz w:val="22"/>
                <w:szCs w:val="22"/>
              </w:rPr>
              <w:t>, 5.</w:t>
            </w:r>
            <w:ins w:id="308" w:author="Krishna Sanaka" w:date="2025-12-24T14:52:00Z" w16du:dateUtc="2025-12-24T19:52:00Z">
              <w:r w:rsidR="00370C39">
                <w:rPr>
                  <w:rFonts w:ascii="Arial" w:hAnsi="Arial" w:cs="Arial"/>
                  <w:sz w:val="22"/>
                  <w:szCs w:val="22"/>
                </w:rPr>
                <w:t>1</w:t>
              </w:r>
            </w:ins>
            <w:del w:id="309" w:author="Krishna Sanaka" w:date="2025-12-24T14:52:00Z" w16du:dateUtc="2025-12-24T19:52:00Z">
              <w:r w:rsidDel="00370C39">
                <w:rPr>
                  <w:rFonts w:ascii="Arial" w:hAnsi="Arial" w:cs="Arial"/>
                  <w:sz w:val="22"/>
                  <w:szCs w:val="22"/>
                </w:rPr>
                <w:delText>07</w:delText>
              </w:r>
            </w:del>
            <w:r>
              <w:rPr>
                <w:rFonts w:ascii="Arial" w:hAnsi="Arial" w:cs="Arial"/>
                <w:sz w:val="22"/>
                <w:szCs w:val="22"/>
              </w:rPr>
              <w:t>)</w:t>
            </w:r>
          </w:p>
        </w:tc>
        <w:tc>
          <w:tcPr>
            <w:tcW w:w="1375" w:type="dxa"/>
          </w:tcPr>
          <w:p w14:paraId="2702B437" w14:textId="46B50228"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47E5ECDB" w14:textId="77777777" w:rsidTr="006F5ED8">
        <w:tc>
          <w:tcPr>
            <w:tcW w:w="1375" w:type="dxa"/>
          </w:tcPr>
          <w:p w14:paraId="7C043E55" w14:textId="0CFE31DF" w:rsidR="006F5ED8" w:rsidRPr="00E702D1" w:rsidRDefault="006F5ED8" w:rsidP="00FD703E">
            <w:pPr>
              <w:rPr>
                <w:rFonts w:ascii="Arial" w:hAnsi="Arial" w:cs="Arial"/>
                <w:i/>
                <w:iCs/>
                <w:sz w:val="22"/>
                <w:szCs w:val="22"/>
              </w:rPr>
            </w:pPr>
            <w:r w:rsidRPr="00E702D1">
              <w:rPr>
                <w:rFonts w:ascii="Arial" w:hAnsi="Arial" w:cs="Arial"/>
                <w:i/>
                <w:iCs/>
                <w:sz w:val="22"/>
                <w:szCs w:val="22"/>
              </w:rPr>
              <w:t>Peripheral Vascular Disease</w:t>
            </w:r>
          </w:p>
        </w:tc>
        <w:tc>
          <w:tcPr>
            <w:tcW w:w="1375" w:type="dxa"/>
          </w:tcPr>
          <w:p w14:paraId="49D8445B" w14:textId="727634D0" w:rsidR="006F5ED8" w:rsidRPr="00E702D1" w:rsidRDefault="006F5ED8" w:rsidP="00FD703E">
            <w:pPr>
              <w:rPr>
                <w:rFonts w:ascii="Arial" w:hAnsi="Arial" w:cs="Arial"/>
                <w:sz w:val="22"/>
                <w:szCs w:val="22"/>
              </w:rPr>
            </w:pPr>
            <w:r>
              <w:rPr>
                <w:rFonts w:ascii="Arial" w:hAnsi="Arial" w:cs="Arial"/>
                <w:sz w:val="22"/>
                <w:szCs w:val="22"/>
              </w:rPr>
              <w:t>0.0</w:t>
            </w:r>
            <w:ins w:id="310" w:author="Krishna Sanaka" w:date="2025-12-24T12:33:00Z" w16du:dateUtc="2025-12-24T17:33:00Z">
              <w:r w:rsidR="00A3425A">
                <w:rPr>
                  <w:rFonts w:ascii="Arial" w:hAnsi="Arial" w:cs="Arial"/>
                  <w:sz w:val="22"/>
                  <w:szCs w:val="22"/>
                </w:rPr>
                <w:t>8</w:t>
              </w:r>
            </w:ins>
            <w:del w:id="311" w:author="Krishna Sanaka" w:date="2025-12-24T12:33:00Z" w16du:dateUtc="2025-12-24T17:33:00Z">
              <w:r w:rsidDel="00A3425A">
                <w:rPr>
                  <w:rFonts w:ascii="Arial" w:hAnsi="Arial" w:cs="Arial"/>
                  <w:sz w:val="22"/>
                  <w:szCs w:val="22"/>
                </w:rPr>
                <w:delText>6</w:delText>
              </w:r>
            </w:del>
          </w:p>
        </w:tc>
        <w:tc>
          <w:tcPr>
            <w:tcW w:w="1375" w:type="dxa"/>
          </w:tcPr>
          <w:p w14:paraId="5C5EF180" w14:textId="1CCDDD41" w:rsidR="006F5ED8" w:rsidRPr="00E702D1" w:rsidRDefault="006F5ED8" w:rsidP="00FD703E">
            <w:pPr>
              <w:rPr>
                <w:rFonts w:ascii="Arial" w:hAnsi="Arial" w:cs="Arial"/>
                <w:sz w:val="22"/>
                <w:szCs w:val="22"/>
              </w:rPr>
            </w:pPr>
            <w:r>
              <w:rPr>
                <w:rFonts w:ascii="Arial" w:hAnsi="Arial" w:cs="Arial"/>
                <w:sz w:val="22"/>
                <w:szCs w:val="22"/>
              </w:rPr>
              <w:t>176</w:t>
            </w:r>
          </w:p>
        </w:tc>
        <w:tc>
          <w:tcPr>
            <w:tcW w:w="1375" w:type="dxa"/>
          </w:tcPr>
          <w:p w14:paraId="08C32C1B" w14:textId="0FE41DB3" w:rsidR="006F5ED8" w:rsidRPr="00E702D1" w:rsidRDefault="006F5ED8" w:rsidP="00FD703E">
            <w:pPr>
              <w:rPr>
                <w:rFonts w:ascii="Arial" w:hAnsi="Arial" w:cs="Arial"/>
                <w:sz w:val="22"/>
                <w:szCs w:val="22"/>
              </w:rPr>
            </w:pPr>
            <w:r>
              <w:rPr>
                <w:rFonts w:ascii="Arial" w:hAnsi="Arial" w:cs="Arial"/>
                <w:sz w:val="22"/>
                <w:szCs w:val="22"/>
              </w:rPr>
              <w:t>0.2</w:t>
            </w:r>
            <w:ins w:id="312" w:author="Krishna Sanaka" w:date="2025-12-24T12:39:00Z" w16du:dateUtc="2025-12-24T17:39:00Z">
              <w:r w:rsidR="00247D2A">
                <w:rPr>
                  <w:rFonts w:ascii="Arial" w:hAnsi="Arial" w:cs="Arial"/>
                  <w:sz w:val="22"/>
                  <w:szCs w:val="22"/>
                </w:rPr>
                <w:t>7</w:t>
              </w:r>
            </w:ins>
            <w:del w:id="313" w:author="Krishna Sanaka" w:date="2025-12-24T12:39:00Z" w16du:dateUtc="2025-12-24T17:39:00Z">
              <w:r w:rsidDel="00247D2A">
                <w:rPr>
                  <w:rFonts w:ascii="Arial" w:hAnsi="Arial" w:cs="Arial"/>
                  <w:sz w:val="22"/>
                  <w:szCs w:val="22"/>
                </w:rPr>
                <w:delText>1</w:delText>
              </w:r>
            </w:del>
          </w:p>
        </w:tc>
        <w:tc>
          <w:tcPr>
            <w:tcW w:w="1375" w:type="dxa"/>
          </w:tcPr>
          <w:p w14:paraId="066E832C" w14:textId="208145ED" w:rsidR="006F5ED8" w:rsidRPr="00E702D1" w:rsidRDefault="006F5ED8" w:rsidP="00FD703E">
            <w:pPr>
              <w:rPr>
                <w:rFonts w:ascii="Arial" w:hAnsi="Arial" w:cs="Arial"/>
                <w:sz w:val="22"/>
                <w:szCs w:val="22"/>
              </w:rPr>
            </w:pPr>
            <w:r>
              <w:rPr>
                <w:rFonts w:ascii="Arial" w:hAnsi="Arial" w:cs="Arial"/>
                <w:sz w:val="22"/>
                <w:szCs w:val="22"/>
              </w:rPr>
              <w:t>939</w:t>
            </w:r>
          </w:p>
        </w:tc>
        <w:tc>
          <w:tcPr>
            <w:tcW w:w="1375" w:type="dxa"/>
          </w:tcPr>
          <w:p w14:paraId="427FC181" w14:textId="5A00C717" w:rsidR="006F5ED8" w:rsidRPr="00E702D1" w:rsidRDefault="006F5ED8" w:rsidP="00FD703E">
            <w:pPr>
              <w:rPr>
                <w:rFonts w:ascii="Arial" w:hAnsi="Arial" w:cs="Arial"/>
                <w:sz w:val="22"/>
                <w:szCs w:val="22"/>
              </w:rPr>
            </w:pPr>
            <w:r>
              <w:rPr>
                <w:rFonts w:ascii="Arial" w:hAnsi="Arial" w:cs="Arial"/>
                <w:sz w:val="22"/>
                <w:szCs w:val="22"/>
              </w:rPr>
              <w:t>5.</w:t>
            </w:r>
            <w:ins w:id="314" w:author="Krishna Sanaka" w:date="2025-12-24T14:52:00Z" w16du:dateUtc="2025-12-24T19:52:00Z">
              <w:r w:rsidR="00370C39">
                <w:rPr>
                  <w:rFonts w:ascii="Arial" w:hAnsi="Arial" w:cs="Arial"/>
                  <w:sz w:val="22"/>
                  <w:szCs w:val="22"/>
                </w:rPr>
                <w:t>54</w:t>
              </w:r>
            </w:ins>
            <w:del w:id="315" w:author="Krishna Sanaka" w:date="2025-12-24T14:52:00Z" w16du:dateUtc="2025-12-24T19:52:00Z">
              <w:r w:rsidDel="00370C39">
                <w:rPr>
                  <w:rFonts w:ascii="Arial" w:hAnsi="Arial" w:cs="Arial"/>
                  <w:sz w:val="22"/>
                  <w:szCs w:val="22"/>
                </w:rPr>
                <w:delText>27</w:delText>
              </w:r>
            </w:del>
            <w:r>
              <w:rPr>
                <w:rFonts w:ascii="Arial" w:hAnsi="Arial" w:cs="Arial"/>
                <w:sz w:val="22"/>
                <w:szCs w:val="22"/>
              </w:rPr>
              <w:t xml:space="preserve"> (4.</w:t>
            </w:r>
            <w:ins w:id="316" w:author="Krishna Sanaka" w:date="2025-12-24T14:52:00Z" w16du:dateUtc="2025-12-24T19:52:00Z">
              <w:r w:rsidR="00370C39">
                <w:rPr>
                  <w:rFonts w:ascii="Arial" w:hAnsi="Arial" w:cs="Arial"/>
                  <w:sz w:val="22"/>
                  <w:szCs w:val="22"/>
                </w:rPr>
                <w:t>48</w:t>
              </w:r>
            </w:ins>
            <w:del w:id="317" w:author="Krishna Sanaka" w:date="2025-12-24T14:52:00Z" w16du:dateUtc="2025-12-24T19:52:00Z">
              <w:r w:rsidDel="00370C39">
                <w:rPr>
                  <w:rFonts w:ascii="Arial" w:hAnsi="Arial" w:cs="Arial"/>
                  <w:sz w:val="22"/>
                  <w:szCs w:val="22"/>
                </w:rPr>
                <w:delText>19</w:delText>
              </w:r>
            </w:del>
            <w:r>
              <w:rPr>
                <w:rFonts w:ascii="Arial" w:hAnsi="Arial" w:cs="Arial"/>
                <w:sz w:val="22"/>
                <w:szCs w:val="22"/>
              </w:rPr>
              <w:t>, 6.</w:t>
            </w:r>
            <w:ins w:id="318" w:author="Krishna Sanaka" w:date="2025-12-24T14:52:00Z" w16du:dateUtc="2025-12-24T19:52:00Z">
              <w:r w:rsidR="00370C39">
                <w:rPr>
                  <w:rFonts w:ascii="Arial" w:hAnsi="Arial" w:cs="Arial"/>
                  <w:sz w:val="22"/>
                  <w:szCs w:val="22"/>
                </w:rPr>
                <w:t>61</w:t>
              </w:r>
            </w:ins>
            <w:del w:id="319" w:author="Krishna Sanaka" w:date="2025-12-24T14:52:00Z" w16du:dateUtc="2025-12-24T19:52:00Z">
              <w:r w:rsidDel="00370C39">
                <w:rPr>
                  <w:rFonts w:ascii="Arial" w:hAnsi="Arial" w:cs="Arial"/>
                  <w:sz w:val="22"/>
                  <w:szCs w:val="22"/>
                </w:rPr>
                <w:delText>36</w:delText>
              </w:r>
            </w:del>
            <w:r>
              <w:rPr>
                <w:rFonts w:ascii="Arial" w:hAnsi="Arial" w:cs="Arial"/>
                <w:sz w:val="22"/>
                <w:szCs w:val="22"/>
              </w:rPr>
              <w:t>)</w:t>
            </w:r>
          </w:p>
        </w:tc>
        <w:tc>
          <w:tcPr>
            <w:tcW w:w="1375" w:type="dxa"/>
          </w:tcPr>
          <w:p w14:paraId="42AED31E" w14:textId="2920990A"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79CB4249" w14:textId="77777777" w:rsidTr="006F5ED8">
        <w:tc>
          <w:tcPr>
            <w:tcW w:w="1375" w:type="dxa"/>
          </w:tcPr>
          <w:p w14:paraId="5ABC67EC" w14:textId="7321A429" w:rsidR="006F5ED8" w:rsidRPr="00E702D1" w:rsidRDefault="006F5ED8" w:rsidP="00FD703E">
            <w:pPr>
              <w:rPr>
                <w:rFonts w:ascii="Arial" w:hAnsi="Arial" w:cs="Arial"/>
                <w:i/>
                <w:iCs/>
                <w:sz w:val="22"/>
                <w:szCs w:val="22"/>
              </w:rPr>
            </w:pPr>
            <w:r w:rsidRPr="00E702D1">
              <w:rPr>
                <w:rFonts w:ascii="Arial" w:hAnsi="Arial" w:cs="Arial"/>
                <w:i/>
                <w:iCs/>
                <w:sz w:val="22"/>
                <w:szCs w:val="22"/>
              </w:rPr>
              <w:lastRenderedPageBreak/>
              <w:t>Trauma</w:t>
            </w:r>
          </w:p>
        </w:tc>
        <w:tc>
          <w:tcPr>
            <w:tcW w:w="1375" w:type="dxa"/>
          </w:tcPr>
          <w:p w14:paraId="08EBA4D3" w14:textId="5D687F54" w:rsidR="006F5ED8" w:rsidRPr="00E702D1" w:rsidRDefault="006F5ED8" w:rsidP="00FD703E">
            <w:pPr>
              <w:rPr>
                <w:rFonts w:ascii="Arial" w:hAnsi="Arial" w:cs="Arial"/>
                <w:sz w:val="22"/>
                <w:szCs w:val="22"/>
              </w:rPr>
            </w:pPr>
            <w:r w:rsidRPr="00E702D1">
              <w:rPr>
                <w:rFonts w:ascii="Arial" w:hAnsi="Arial" w:cs="Arial"/>
                <w:sz w:val="22"/>
                <w:szCs w:val="22"/>
              </w:rPr>
              <w:t>0.02</w:t>
            </w:r>
          </w:p>
        </w:tc>
        <w:tc>
          <w:tcPr>
            <w:tcW w:w="1375" w:type="dxa"/>
          </w:tcPr>
          <w:p w14:paraId="250BB4C7" w14:textId="22B2C8F8" w:rsidR="006F5ED8" w:rsidRPr="00E702D1" w:rsidRDefault="006F5ED8" w:rsidP="00FD703E">
            <w:pPr>
              <w:rPr>
                <w:rFonts w:ascii="Arial" w:hAnsi="Arial" w:cs="Arial"/>
                <w:sz w:val="22"/>
                <w:szCs w:val="22"/>
              </w:rPr>
            </w:pPr>
            <w:r>
              <w:rPr>
                <w:rFonts w:ascii="Arial" w:hAnsi="Arial" w:cs="Arial"/>
                <w:sz w:val="22"/>
                <w:szCs w:val="22"/>
              </w:rPr>
              <w:t>55</w:t>
            </w:r>
          </w:p>
        </w:tc>
        <w:tc>
          <w:tcPr>
            <w:tcW w:w="1375" w:type="dxa"/>
          </w:tcPr>
          <w:p w14:paraId="531EEF32" w14:textId="1B00BA21" w:rsidR="006F5ED8" w:rsidRPr="00E702D1" w:rsidRDefault="006F5ED8" w:rsidP="00FD703E">
            <w:pPr>
              <w:rPr>
                <w:rFonts w:ascii="Arial" w:hAnsi="Arial" w:cs="Arial"/>
                <w:sz w:val="22"/>
                <w:szCs w:val="22"/>
              </w:rPr>
            </w:pPr>
            <w:r>
              <w:rPr>
                <w:rFonts w:ascii="Arial" w:hAnsi="Arial" w:cs="Arial"/>
                <w:sz w:val="22"/>
                <w:szCs w:val="22"/>
              </w:rPr>
              <w:t>0.0</w:t>
            </w:r>
            <w:ins w:id="320" w:author="Krishna Sanaka" w:date="2025-12-24T12:42:00Z" w16du:dateUtc="2025-12-24T17:42:00Z">
              <w:r w:rsidR="000C5FBD">
                <w:rPr>
                  <w:rFonts w:ascii="Arial" w:hAnsi="Arial" w:cs="Arial"/>
                  <w:sz w:val="22"/>
                  <w:szCs w:val="22"/>
                </w:rPr>
                <w:t>8</w:t>
              </w:r>
            </w:ins>
            <w:del w:id="321" w:author="Krishna Sanaka" w:date="2025-12-24T12:42:00Z" w16du:dateUtc="2025-12-24T17:42:00Z">
              <w:r w:rsidDel="000C5FBD">
                <w:rPr>
                  <w:rFonts w:ascii="Arial" w:hAnsi="Arial" w:cs="Arial"/>
                  <w:sz w:val="22"/>
                  <w:szCs w:val="22"/>
                </w:rPr>
                <w:delText>6</w:delText>
              </w:r>
            </w:del>
          </w:p>
        </w:tc>
        <w:tc>
          <w:tcPr>
            <w:tcW w:w="1375" w:type="dxa"/>
          </w:tcPr>
          <w:p w14:paraId="2EF53815" w14:textId="77DD714E" w:rsidR="006F5ED8" w:rsidRPr="00E702D1" w:rsidRDefault="006F5ED8" w:rsidP="00FD703E">
            <w:pPr>
              <w:rPr>
                <w:rFonts w:ascii="Arial" w:hAnsi="Arial" w:cs="Arial"/>
                <w:sz w:val="22"/>
                <w:szCs w:val="22"/>
              </w:rPr>
            </w:pPr>
            <w:r>
              <w:rPr>
                <w:rFonts w:ascii="Arial" w:hAnsi="Arial" w:cs="Arial"/>
                <w:sz w:val="22"/>
                <w:szCs w:val="22"/>
              </w:rPr>
              <w:t>281</w:t>
            </w:r>
          </w:p>
        </w:tc>
        <w:tc>
          <w:tcPr>
            <w:tcW w:w="1375" w:type="dxa"/>
          </w:tcPr>
          <w:p w14:paraId="64CB2203" w14:textId="5F5EEC3A" w:rsidR="006F5ED8" w:rsidRPr="00E702D1" w:rsidRDefault="002A4C16" w:rsidP="00FD703E">
            <w:pPr>
              <w:rPr>
                <w:rFonts w:ascii="Arial" w:hAnsi="Arial" w:cs="Arial"/>
                <w:sz w:val="22"/>
                <w:szCs w:val="22"/>
              </w:rPr>
            </w:pPr>
            <w:ins w:id="322" w:author="Krishna Sanaka" w:date="2025-12-24T14:52:00Z" w16du:dateUtc="2025-12-24T19:52:00Z">
              <w:r>
                <w:rPr>
                  <w:rFonts w:ascii="Arial" w:hAnsi="Arial" w:cs="Arial"/>
                  <w:sz w:val="22"/>
                  <w:szCs w:val="22"/>
                </w:rPr>
                <w:t>7.9</w:t>
              </w:r>
            </w:ins>
            <w:del w:id="323" w:author="Krishna Sanaka" w:date="2025-12-24T14:52:00Z" w16du:dateUtc="2025-12-24T19:52:00Z">
              <w:r w:rsidR="006F5ED8" w:rsidDel="002A4C16">
                <w:rPr>
                  <w:rFonts w:ascii="Arial" w:hAnsi="Arial" w:cs="Arial"/>
                  <w:sz w:val="22"/>
                  <w:szCs w:val="22"/>
                </w:rPr>
                <w:delText>6.85</w:delText>
              </w:r>
            </w:del>
            <w:r w:rsidR="006F5ED8">
              <w:rPr>
                <w:rFonts w:ascii="Arial" w:hAnsi="Arial" w:cs="Arial"/>
                <w:sz w:val="22"/>
                <w:szCs w:val="22"/>
              </w:rPr>
              <w:t xml:space="preserve"> (</w:t>
            </w:r>
            <w:del w:id="324" w:author="Krishna Sanaka" w:date="2025-12-24T14:52:00Z" w16du:dateUtc="2025-12-24T19:52:00Z">
              <w:r w:rsidR="006F5ED8" w:rsidDel="002A4C16">
                <w:rPr>
                  <w:rFonts w:ascii="Arial" w:hAnsi="Arial" w:cs="Arial"/>
                  <w:sz w:val="22"/>
                  <w:szCs w:val="22"/>
                </w:rPr>
                <w:delText>5.09</w:delText>
              </w:r>
            </w:del>
            <w:ins w:id="325" w:author="Krishna Sanaka" w:date="2025-12-24T14:52:00Z" w16du:dateUtc="2025-12-24T19:52:00Z">
              <w:r>
                <w:rPr>
                  <w:rFonts w:ascii="Arial" w:hAnsi="Arial" w:cs="Arial"/>
                  <w:sz w:val="22"/>
                  <w:szCs w:val="22"/>
                </w:rPr>
                <w:t>6.23</w:t>
              </w:r>
            </w:ins>
            <w:r w:rsidR="006F5ED8">
              <w:rPr>
                <w:rFonts w:ascii="Arial" w:hAnsi="Arial" w:cs="Arial"/>
                <w:sz w:val="22"/>
                <w:szCs w:val="22"/>
              </w:rPr>
              <w:t xml:space="preserve">, </w:t>
            </w:r>
            <w:del w:id="326" w:author="Krishna Sanaka" w:date="2025-12-24T14:53:00Z" w16du:dateUtc="2025-12-24T19:53:00Z">
              <w:r w:rsidR="006F5ED8" w:rsidDel="002A4C16">
                <w:rPr>
                  <w:rFonts w:ascii="Arial" w:hAnsi="Arial" w:cs="Arial"/>
                  <w:sz w:val="22"/>
                  <w:szCs w:val="22"/>
                </w:rPr>
                <w:delText>8.64</w:delText>
              </w:r>
            </w:del>
            <w:ins w:id="327" w:author="Krishna Sanaka" w:date="2025-12-24T14:53:00Z" w16du:dateUtc="2025-12-24T19:53:00Z">
              <w:r>
                <w:rPr>
                  <w:rFonts w:ascii="Arial" w:hAnsi="Arial" w:cs="Arial"/>
                  <w:sz w:val="22"/>
                  <w:szCs w:val="22"/>
                </w:rPr>
                <w:t>9.6</w:t>
              </w:r>
            </w:ins>
            <w:r w:rsidR="006F5ED8">
              <w:rPr>
                <w:rFonts w:ascii="Arial" w:hAnsi="Arial" w:cs="Arial"/>
                <w:sz w:val="22"/>
                <w:szCs w:val="22"/>
              </w:rPr>
              <w:t>)</w:t>
            </w:r>
          </w:p>
        </w:tc>
        <w:tc>
          <w:tcPr>
            <w:tcW w:w="1375" w:type="dxa"/>
          </w:tcPr>
          <w:p w14:paraId="61D66AC7" w14:textId="629BECAC"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35B66B6B" w14:textId="77777777" w:rsidTr="006F5ED8">
        <w:tc>
          <w:tcPr>
            <w:tcW w:w="1375" w:type="dxa"/>
          </w:tcPr>
          <w:p w14:paraId="05BADD3D" w14:textId="211B9E81" w:rsidR="006F5ED8" w:rsidRPr="00E702D1" w:rsidRDefault="006F5ED8" w:rsidP="00FD703E">
            <w:pPr>
              <w:rPr>
                <w:rFonts w:ascii="Arial" w:hAnsi="Arial" w:cs="Arial"/>
                <w:i/>
                <w:iCs/>
                <w:sz w:val="22"/>
                <w:szCs w:val="22"/>
              </w:rPr>
            </w:pPr>
            <w:r w:rsidRPr="00E702D1">
              <w:rPr>
                <w:rFonts w:ascii="Arial" w:hAnsi="Arial" w:cs="Arial"/>
                <w:i/>
                <w:iCs/>
                <w:sz w:val="22"/>
                <w:szCs w:val="22"/>
              </w:rPr>
              <w:t>Decubitus Ulcer</w:t>
            </w:r>
          </w:p>
        </w:tc>
        <w:tc>
          <w:tcPr>
            <w:tcW w:w="1375" w:type="dxa"/>
          </w:tcPr>
          <w:p w14:paraId="6CC6243B" w14:textId="785C2F9D" w:rsidR="006F5ED8" w:rsidRPr="00E702D1" w:rsidRDefault="006F5ED8" w:rsidP="00FD703E">
            <w:pPr>
              <w:rPr>
                <w:rFonts w:ascii="Arial" w:hAnsi="Arial" w:cs="Arial"/>
                <w:sz w:val="22"/>
                <w:szCs w:val="22"/>
              </w:rPr>
            </w:pPr>
            <w:r w:rsidRPr="00E702D1">
              <w:rPr>
                <w:rFonts w:ascii="Arial" w:hAnsi="Arial" w:cs="Arial"/>
                <w:sz w:val="22"/>
                <w:szCs w:val="22"/>
              </w:rPr>
              <w:t>0.0</w:t>
            </w:r>
            <w:ins w:id="328" w:author="Krishna Sanaka" w:date="2025-12-24T12:35:00Z" w16du:dateUtc="2025-12-24T17:35:00Z">
              <w:r w:rsidR="00AA3F17">
                <w:rPr>
                  <w:rFonts w:ascii="Arial" w:hAnsi="Arial" w:cs="Arial"/>
                  <w:sz w:val="22"/>
                  <w:szCs w:val="22"/>
                </w:rPr>
                <w:t>9</w:t>
              </w:r>
            </w:ins>
            <w:del w:id="329" w:author="Krishna Sanaka" w:date="2025-12-24T12:35:00Z" w16du:dateUtc="2025-12-24T17:35:00Z">
              <w:r w:rsidRPr="00E702D1" w:rsidDel="00AA3F17">
                <w:rPr>
                  <w:rFonts w:ascii="Arial" w:hAnsi="Arial" w:cs="Arial"/>
                  <w:sz w:val="22"/>
                  <w:szCs w:val="22"/>
                </w:rPr>
                <w:delText>7</w:delText>
              </w:r>
            </w:del>
          </w:p>
        </w:tc>
        <w:tc>
          <w:tcPr>
            <w:tcW w:w="1375" w:type="dxa"/>
          </w:tcPr>
          <w:p w14:paraId="53CA4A0F" w14:textId="7A82DED7" w:rsidR="006F5ED8" w:rsidRPr="00E702D1" w:rsidRDefault="006F5ED8" w:rsidP="00FD703E">
            <w:pPr>
              <w:rPr>
                <w:rFonts w:ascii="Arial" w:hAnsi="Arial" w:cs="Arial"/>
                <w:sz w:val="22"/>
                <w:szCs w:val="22"/>
              </w:rPr>
            </w:pPr>
            <w:r>
              <w:rPr>
                <w:rFonts w:ascii="Arial" w:hAnsi="Arial" w:cs="Arial"/>
                <w:sz w:val="22"/>
                <w:szCs w:val="22"/>
              </w:rPr>
              <w:t>210</w:t>
            </w:r>
          </w:p>
        </w:tc>
        <w:tc>
          <w:tcPr>
            <w:tcW w:w="1375" w:type="dxa"/>
          </w:tcPr>
          <w:p w14:paraId="0868D8AF" w14:textId="1B594623" w:rsidR="006F5ED8" w:rsidRPr="00E702D1" w:rsidRDefault="006F5ED8" w:rsidP="00FD703E">
            <w:pPr>
              <w:rPr>
                <w:rFonts w:ascii="Arial" w:hAnsi="Arial" w:cs="Arial"/>
                <w:sz w:val="22"/>
                <w:szCs w:val="22"/>
              </w:rPr>
            </w:pPr>
            <w:r>
              <w:rPr>
                <w:rFonts w:ascii="Arial" w:hAnsi="Arial" w:cs="Arial"/>
                <w:sz w:val="22"/>
                <w:szCs w:val="22"/>
              </w:rPr>
              <w:t>0.</w:t>
            </w:r>
            <w:ins w:id="330" w:author="Krishna Sanaka" w:date="2025-12-24T12:43:00Z" w16du:dateUtc="2025-12-24T17:43:00Z">
              <w:r w:rsidR="00AC7C7A">
                <w:rPr>
                  <w:rFonts w:ascii="Arial" w:hAnsi="Arial" w:cs="Arial"/>
                  <w:sz w:val="22"/>
                  <w:szCs w:val="22"/>
                </w:rPr>
                <w:t>35</w:t>
              </w:r>
            </w:ins>
            <w:del w:id="331" w:author="Krishna Sanaka" w:date="2025-12-24T12:43:00Z" w16du:dateUtc="2025-12-24T17:43:00Z">
              <w:r w:rsidDel="00AC7C7A">
                <w:rPr>
                  <w:rFonts w:ascii="Arial" w:hAnsi="Arial" w:cs="Arial"/>
                  <w:sz w:val="22"/>
                  <w:szCs w:val="22"/>
                </w:rPr>
                <w:delText>27</w:delText>
              </w:r>
            </w:del>
          </w:p>
        </w:tc>
        <w:tc>
          <w:tcPr>
            <w:tcW w:w="1375" w:type="dxa"/>
          </w:tcPr>
          <w:p w14:paraId="005BCBC3" w14:textId="3435D4A5" w:rsidR="006F5ED8" w:rsidRPr="00E702D1" w:rsidRDefault="006F5ED8" w:rsidP="00FD703E">
            <w:pPr>
              <w:rPr>
                <w:rFonts w:ascii="Arial" w:hAnsi="Arial" w:cs="Arial"/>
                <w:sz w:val="22"/>
                <w:szCs w:val="22"/>
              </w:rPr>
            </w:pPr>
            <w:r>
              <w:rPr>
                <w:rFonts w:ascii="Arial" w:hAnsi="Arial" w:cs="Arial"/>
                <w:sz w:val="22"/>
                <w:szCs w:val="22"/>
              </w:rPr>
              <w:t>1,210</w:t>
            </w:r>
          </w:p>
        </w:tc>
        <w:tc>
          <w:tcPr>
            <w:tcW w:w="1375" w:type="dxa"/>
          </w:tcPr>
          <w:p w14:paraId="394D5E9B" w14:textId="5FAA6004" w:rsidR="006F5ED8" w:rsidRPr="00E702D1" w:rsidRDefault="006F5ED8" w:rsidP="00FD703E">
            <w:pPr>
              <w:rPr>
                <w:rFonts w:ascii="Arial" w:hAnsi="Arial" w:cs="Arial"/>
                <w:sz w:val="22"/>
                <w:szCs w:val="22"/>
              </w:rPr>
            </w:pPr>
            <w:r>
              <w:rPr>
                <w:rFonts w:ascii="Arial" w:hAnsi="Arial" w:cs="Arial"/>
                <w:sz w:val="22"/>
                <w:szCs w:val="22"/>
              </w:rPr>
              <w:t>6.</w:t>
            </w:r>
            <w:ins w:id="332" w:author="Krishna Sanaka" w:date="2025-12-24T14:53:00Z" w16du:dateUtc="2025-12-24T19:53:00Z">
              <w:r w:rsidR="002A4C16">
                <w:rPr>
                  <w:rFonts w:ascii="Arial" w:hAnsi="Arial" w:cs="Arial"/>
                  <w:sz w:val="22"/>
                  <w:szCs w:val="22"/>
                </w:rPr>
                <w:t>99</w:t>
              </w:r>
            </w:ins>
            <w:del w:id="333" w:author="Krishna Sanaka" w:date="2025-12-24T14:53:00Z" w16du:dateUtc="2025-12-24T19:53:00Z">
              <w:r w:rsidDel="002A4C16">
                <w:rPr>
                  <w:rFonts w:ascii="Arial" w:hAnsi="Arial" w:cs="Arial"/>
                  <w:sz w:val="22"/>
                  <w:szCs w:val="22"/>
                </w:rPr>
                <w:delText>17</w:delText>
              </w:r>
            </w:del>
            <w:r>
              <w:rPr>
                <w:rFonts w:ascii="Arial" w:hAnsi="Arial" w:cs="Arial"/>
                <w:sz w:val="22"/>
                <w:szCs w:val="22"/>
              </w:rPr>
              <w:t xml:space="preserve"> (</w:t>
            </w:r>
            <w:del w:id="334" w:author="Krishna Sanaka" w:date="2025-12-24T14:53:00Z" w16du:dateUtc="2025-12-24T19:53:00Z">
              <w:r w:rsidDel="002A4C16">
                <w:rPr>
                  <w:rFonts w:ascii="Arial" w:hAnsi="Arial" w:cs="Arial"/>
                  <w:sz w:val="22"/>
                  <w:szCs w:val="22"/>
                </w:rPr>
                <w:delText>5.32</w:delText>
              </w:r>
            </w:del>
            <w:ins w:id="335" w:author="Krishna Sanaka" w:date="2025-12-24T14:53:00Z" w16du:dateUtc="2025-12-24T19:53:00Z">
              <w:r w:rsidR="002A4C16">
                <w:rPr>
                  <w:rFonts w:ascii="Arial" w:hAnsi="Arial" w:cs="Arial"/>
                  <w:sz w:val="22"/>
                  <w:szCs w:val="22"/>
                </w:rPr>
                <w:t>6.12</w:t>
              </w:r>
            </w:ins>
            <w:r>
              <w:rPr>
                <w:rFonts w:ascii="Arial" w:hAnsi="Arial" w:cs="Arial"/>
                <w:sz w:val="22"/>
                <w:szCs w:val="22"/>
              </w:rPr>
              <w:t>, 7.</w:t>
            </w:r>
            <w:del w:id="336" w:author="Krishna Sanaka" w:date="2025-12-24T14:53:00Z" w16du:dateUtc="2025-12-24T19:53:00Z">
              <w:r w:rsidDel="002A4C16">
                <w:rPr>
                  <w:rFonts w:ascii="Arial" w:hAnsi="Arial" w:cs="Arial"/>
                  <w:sz w:val="22"/>
                  <w:szCs w:val="22"/>
                </w:rPr>
                <w:delText>04</w:delText>
              </w:r>
            </w:del>
            <w:ins w:id="337" w:author="Krishna Sanaka" w:date="2025-12-24T14:53:00Z" w16du:dateUtc="2025-12-24T19:53:00Z">
              <w:r w:rsidR="002A4C16">
                <w:rPr>
                  <w:rFonts w:ascii="Arial" w:hAnsi="Arial" w:cs="Arial"/>
                  <w:sz w:val="22"/>
                  <w:szCs w:val="22"/>
                </w:rPr>
                <w:t>87</w:t>
              </w:r>
            </w:ins>
            <w:r>
              <w:rPr>
                <w:rFonts w:ascii="Arial" w:hAnsi="Arial" w:cs="Arial"/>
                <w:sz w:val="22"/>
                <w:szCs w:val="22"/>
              </w:rPr>
              <w:t>)</w:t>
            </w:r>
          </w:p>
        </w:tc>
        <w:tc>
          <w:tcPr>
            <w:tcW w:w="1375" w:type="dxa"/>
          </w:tcPr>
          <w:p w14:paraId="113EEA7D" w14:textId="12D36CBC"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bl>
    <w:p w14:paraId="54A64798" w14:textId="67841629" w:rsidR="004C2CB2" w:rsidRDefault="00A17BB5" w:rsidP="00FD703E">
      <w:pPr>
        <w:spacing w:after="0" w:line="240" w:lineRule="auto"/>
        <w:rPr>
          <w:ins w:id="338" w:author="Krishna Sanaka" w:date="2025-12-24T14:56:00Z" w16du:dateUtc="2025-12-24T19:56:00Z"/>
          <w:rFonts w:ascii="Arial" w:hAnsi="Arial" w:cs="Arial"/>
        </w:rPr>
      </w:pPr>
      <w:r>
        <w:rPr>
          <w:rFonts w:ascii="Arial" w:hAnsi="Arial" w:cs="Arial"/>
        </w:rPr>
        <w:t xml:space="preserve">All values for </w:t>
      </w:r>
      <w:r w:rsidR="00B61A33">
        <w:rPr>
          <w:rFonts w:ascii="Arial" w:hAnsi="Arial" w:cs="Arial"/>
        </w:rPr>
        <w:t xml:space="preserve">overall, sex-stratified, </w:t>
      </w:r>
      <w:r w:rsidR="000B4127">
        <w:rPr>
          <w:rFonts w:ascii="Arial" w:hAnsi="Arial" w:cs="Arial"/>
        </w:rPr>
        <w:t xml:space="preserve">race/ethnicity-stratified, </w:t>
      </w:r>
      <w:r w:rsidR="00D71F39">
        <w:rPr>
          <w:rFonts w:ascii="Arial" w:hAnsi="Arial" w:cs="Arial"/>
        </w:rPr>
        <w:t xml:space="preserve">and age-stratified trends were </w:t>
      </w:r>
      <w:r w:rsidR="00FA1157">
        <w:rPr>
          <w:rFonts w:ascii="Arial" w:hAnsi="Arial" w:cs="Arial"/>
        </w:rPr>
        <w:t xml:space="preserve">computed considering osteomyelitis as </w:t>
      </w:r>
      <w:r w:rsidR="003D3068">
        <w:rPr>
          <w:rFonts w:ascii="Arial" w:hAnsi="Arial" w:cs="Arial"/>
        </w:rPr>
        <w:t xml:space="preserve">solely </w:t>
      </w:r>
      <w:r w:rsidR="00FA1157">
        <w:rPr>
          <w:rFonts w:ascii="Arial" w:hAnsi="Arial" w:cs="Arial"/>
        </w:rPr>
        <w:t xml:space="preserve">the underlying cause of death, while </w:t>
      </w:r>
      <w:r w:rsidR="005B7E8C">
        <w:rPr>
          <w:rFonts w:ascii="Arial" w:hAnsi="Arial" w:cs="Arial"/>
        </w:rPr>
        <w:t>comorbidity</w:t>
      </w:r>
      <w:r w:rsidR="00106C9E">
        <w:rPr>
          <w:rFonts w:ascii="Arial" w:hAnsi="Arial" w:cs="Arial"/>
        </w:rPr>
        <w:t xml:space="preserve">-stratified trends were collected </w:t>
      </w:r>
      <w:r w:rsidR="006C65C3">
        <w:rPr>
          <w:rFonts w:ascii="Arial" w:hAnsi="Arial" w:cs="Arial"/>
        </w:rPr>
        <w:t>considering osteomyelitis as a</w:t>
      </w:r>
      <w:r w:rsidR="000D7DEB">
        <w:rPr>
          <w:rFonts w:ascii="Arial" w:hAnsi="Arial" w:cs="Arial"/>
        </w:rPr>
        <w:t xml:space="preserve">ny contributing cause of death. </w:t>
      </w:r>
      <w:r w:rsidR="003420FC">
        <w:rPr>
          <w:rFonts w:ascii="Arial" w:hAnsi="Arial" w:cs="Arial"/>
        </w:rPr>
        <w:t xml:space="preserve">AAMR = </w:t>
      </w:r>
      <w:r w:rsidR="000815CE">
        <w:rPr>
          <w:rFonts w:ascii="Arial" w:hAnsi="Arial" w:cs="Arial"/>
        </w:rPr>
        <w:t xml:space="preserve">age-adjusted mortality rate; </w:t>
      </w:r>
      <w:r w:rsidR="00B76B21">
        <w:rPr>
          <w:rFonts w:ascii="Arial" w:hAnsi="Arial" w:cs="Arial"/>
        </w:rPr>
        <w:t xml:space="preserve">APC = </w:t>
      </w:r>
      <w:r w:rsidR="006556C0">
        <w:rPr>
          <w:rFonts w:ascii="Arial" w:hAnsi="Arial" w:cs="Arial"/>
        </w:rPr>
        <w:t>annual percent change</w:t>
      </w:r>
      <w:r w:rsidR="00373DD1">
        <w:rPr>
          <w:rFonts w:ascii="Arial" w:hAnsi="Arial" w:cs="Arial"/>
        </w:rPr>
        <w:t>;</w:t>
      </w:r>
      <w:ins w:id="339" w:author="Krishna Sanaka" w:date="2025-12-24T16:00:00Z" w16du:dateUtc="2025-12-24T21:00:00Z">
        <w:r w:rsidR="00C540DF">
          <w:rPr>
            <w:rFonts w:ascii="Arial" w:hAnsi="Arial" w:cs="Arial"/>
          </w:rPr>
          <w:t xml:space="preserve"> NH = </w:t>
        </w:r>
        <w:proofErr w:type="gramStart"/>
        <w:r w:rsidR="00C540DF">
          <w:rPr>
            <w:rFonts w:ascii="Arial" w:hAnsi="Arial" w:cs="Arial"/>
          </w:rPr>
          <w:t>Non-Hispanic</w:t>
        </w:r>
        <w:proofErr w:type="gramEnd"/>
        <w:r w:rsidR="00C540DF">
          <w:rPr>
            <w:rFonts w:ascii="Arial" w:hAnsi="Arial" w:cs="Arial"/>
          </w:rPr>
          <w:t>;</w:t>
        </w:r>
      </w:ins>
      <w:r w:rsidR="00373DD1">
        <w:rPr>
          <w:rFonts w:ascii="Arial" w:hAnsi="Arial" w:cs="Arial"/>
        </w:rPr>
        <w:t xml:space="preserve"> 95% CI = 95% confidence interval.</w:t>
      </w:r>
    </w:p>
    <w:p w14:paraId="71A8DB16" w14:textId="77777777" w:rsidR="004C2CB2" w:rsidRDefault="004C2CB2">
      <w:pPr>
        <w:rPr>
          <w:ins w:id="340" w:author="Krishna Sanaka" w:date="2025-12-24T14:56:00Z" w16du:dateUtc="2025-12-24T19:56:00Z"/>
          <w:rFonts w:ascii="Arial" w:hAnsi="Arial" w:cs="Arial"/>
        </w:rPr>
      </w:pPr>
      <w:ins w:id="341" w:author="Krishna Sanaka" w:date="2025-12-24T14:56:00Z" w16du:dateUtc="2025-12-24T19:56:00Z">
        <w:r>
          <w:rPr>
            <w:rFonts w:ascii="Arial" w:hAnsi="Arial" w:cs="Arial"/>
          </w:rPr>
          <w:br w:type="page"/>
        </w:r>
      </w:ins>
    </w:p>
    <w:p w14:paraId="1F8FB5DC" w14:textId="4132D63F" w:rsidR="007A2E9A" w:rsidRDefault="004C2CB2" w:rsidP="00FD703E">
      <w:pPr>
        <w:spacing w:after="0" w:line="240" w:lineRule="auto"/>
        <w:rPr>
          <w:ins w:id="342" w:author="Krishna Sanaka" w:date="2025-12-24T15:08:00Z" w16du:dateUtc="2025-12-24T20:08:00Z"/>
          <w:rFonts w:ascii="Arial" w:hAnsi="Arial" w:cs="Arial"/>
        </w:rPr>
      </w:pPr>
      <w:ins w:id="343" w:author="Krishna Sanaka" w:date="2025-12-24T14:56:00Z" w16du:dateUtc="2025-12-24T19:56:00Z">
        <w:r>
          <w:rPr>
            <w:rFonts w:ascii="Arial" w:hAnsi="Arial" w:cs="Arial"/>
            <w:b/>
            <w:bCs/>
          </w:rPr>
          <w:lastRenderedPageBreak/>
          <w:t xml:space="preserve">Supplementary Table 1. </w:t>
        </w:r>
      </w:ins>
      <w:ins w:id="344" w:author="Krishna Sanaka" w:date="2025-12-24T15:07:00Z" w16du:dateUtc="2025-12-24T20:07:00Z">
        <w:r w:rsidR="009458C6">
          <w:rPr>
            <w:rFonts w:ascii="Arial" w:hAnsi="Arial" w:cs="Arial"/>
            <w:b/>
            <w:bCs/>
          </w:rPr>
          <w:t xml:space="preserve">Ratios of age-adjusted mortality rates </w:t>
        </w:r>
        <w:r w:rsidR="00D23DF7">
          <w:rPr>
            <w:rFonts w:ascii="Arial" w:hAnsi="Arial" w:cs="Arial"/>
            <w:b/>
            <w:bCs/>
          </w:rPr>
          <w:t>f</w:t>
        </w:r>
      </w:ins>
      <w:ins w:id="345" w:author="Krishna Sanaka" w:date="2025-12-24T15:08:00Z" w16du:dateUtc="2025-12-24T20:08:00Z">
        <w:r w:rsidR="00D23DF7">
          <w:rPr>
            <w:rFonts w:ascii="Arial" w:hAnsi="Arial" w:cs="Arial"/>
            <w:b/>
            <w:bCs/>
          </w:rPr>
          <w:t xml:space="preserve">or osteomyelitis </w:t>
        </w:r>
        <w:r w:rsidR="007A2E9A">
          <w:rPr>
            <w:rFonts w:ascii="Arial" w:hAnsi="Arial" w:cs="Arial"/>
            <w:b/>
            <w:bCs/>
          </w:rPr>
          <w:t>by demographic group</w:t>
        </w:r>
      </w:ins>
      <w:ins w:id="346" w:author="Krishna Sanaka" w:date="2025-12-24T15:59:00Z" w16du:dateUtc="2025-12-24T20:59:00Z">
        <w:r w:rsidR="00C540DF">
          <w:rPr>
            <w:rFonts w:ascii="Arial" w:hAnsi="Arial" w:cs="Arial"/>
            <w:b/>
            <w:bCs/>
          </w:rPr>
          <w:t xml:space="preserve"> in 1999 and 2023</w:t>
        </w:r>
      </w:ins>
      <w:ins w:id="347" w:author="Krishna Sanaka" w:date="2025-12-24T15:08:00Z" w16du:dateUtc="2025-12-24T20:08:00Z">
        <w:r w:rsidR="007A2E9A">
          <w:rPr>
            <w:rFonts w:ascii="Arial" w:hAnsi="Arial" w:cs="Arial"/>
            <w:b/>
            <w:bCs/>
          </w:rPr>
          <w:t>.</w:t>
        </w:r>
      </w:ins>
    </w:p>
    <w:tbl>
      <w:tblPr>
        <w:tblStyle w:val="TableGrid"/>
        <w:tblW w:w="0" w:type="auto"/>
        <w:tblLook w:val="04A0" w:firstRow="1" w:lastRow="0" w:firstColumn="1" w:lastColumn="0" w:noHBand="0" w:noVBand="1"/>
      </w:tblPr>
      <w:tblGrid>
        <w:gridCol w:w="3116"/>
        <w:gridCol w:w="3117"/>
        <w:gridCol w:w="3117"/>
      </w:tblGrid>
      <w:tr w:rsidR="007A2E9A" w14:paraId="4467C1C7" w14:textId="77777777">
        <w:trPr>
          <w:ins w:id="348" w:author="Krishna Sanaka" w:date="2025-12-24T15:08:00Z"/>
        </w:trPr>
        <w:tc>
          <w:tcPr>
            <w:tcW w:w="3116" w:type="dxa"/>
          </w:tcPr>
          <w:p w14:paraId="714B7B2A" w14:textId="1B93373A" w:rsidR="007A2E9A" w:rsidRPr="007A2E9A" w:rsidRDefault="007A2E9A" w:rsidP="00FD703E">
            <w:pPr>
              <w:rPr>
                <w:ins w:id="349" w:author="Krishna Sanaka" w:date="2025-12-24T15:08:00Z" w16du:dateUtc="2025-12-24T20:08:00Z"/>
                <w:rFonts w:ascii="Arial" w:hAnsi="Arial" w:cs="Arial"/>
                <w:b/>
                <w:bCs/>
                <w:sz w:val="22"/>
                <w:szCs w:val="22"/>
                <w:rPrChange w:id="350" w:author="Krishna Sanaka" w:date="2025-12-24T15:10:00Z" w16du:dateUtc="2025-12-24T20:10:00Z">
                  <w:rPr>
                    <w:ins w:id="351" w:author="Krishna Sanaka" w:date="2025-12-24T15:08:00Z" w16du:dateUtc="2025-12-24T20:08:00Z"/>
                    <w:rFonts w:ascii="Arial" w:hAnsi="Arial" w:cs="Arial"/>
                  </w:rPr>
                </w:rPrChange>
              </w:rPr>
            </w:pPr>
            <w:ins w:id="352" w:author="Krishna Sanaka" w:date="2025-12-24T15:08:00Z" w16du:dateUtc="2025-12-24T20:08:00Z">
              <w:r w:rsidRPr="007A2E9A">
                <w:rPr>
                  <w:rFonts w:ascii="Arial" w:hAnsi="Arial" w:cs="Arial"/>
                  <w:b/>
                  <w:bCs/>
                  <w:sz w:val="22"/>
                  <w:szCs w:val="22"/>
                  <w:rPrChange w:id="353" w:author="Krishna Sanaka" w:date="2025-12-24T15:10:00Z" w16du:dateUtc="2025-12-24T20:10:00Z">
                    <w:rPr>
                      <w:rFonts w:ascii="Arial" w:hAnsi="Arial" w:cs="Arial"/>
                      <w:b/>
                      <w:bCs/>
                    </w:rPr>
                  </w:rPrChange>
                </w:rPr>
                <w:t>Group</w:t>
              </w:r>
            </w:ins>
          </w:p>
        </w:tc>
        <w:tc>
          <w:tcPr>
            <w:tcW w:w="3117" w:type="dxa"/>
          </w:tcPr>
          <w:p w14:paraId="77C0F4C3" w14:textId="16F24C24" w:rsidR="007A2E9A" w:rsidRPr="007A2E9A" w:rsidRDefault="007A2E9A" w:rsidP="00FD703E">
            <w:pPr>
              <w:rPr>
                <w:ins w:id="354" w:author="Krishna Sanaka" w:date="2025-12-24T15:08:00Z" w16du:dateUtc="2025-12-24T20:08:00Z"/>
                <w:rFonts w:ascii="Arial" w:hAnsi="Arial" w:cs="Arial"/>
                <w:b/>
                <w:bCs/>
                <w:sz w:val="22"/>
                <w:szCs w:val="22"/>
                <w:rPrChange w:id="355" w:author="Krishna Sanaka" w:date="2025-12-24T15:10:00Z" w16du:dateUtc="2025-12-24T20:10:00Z">
                  <w:rPr>
                    <w:ins w:id="356" w:author="Krishna Sanaka" w:date="2025-12-24T15:08:00Z" w16du:dateUtc="2025-12-24T20:08:00Z"/>
                    <w:rFonts w:ascii="Arial" w:hAnsi="Arial" w:cs="Arial"/>
                  </w:rPr>
                </w:rPrChange>
              </w:rPr>
            </w:pPr>
            <w:ins w:id="357" w:author="Krishna Sanaka" w:date="2025-12-24T15:08:00Z" w16du:dateUtc="2025-12-24T20:08:00Z">
              <w:r w:rsidRPr="007A2E9A">
                <w:rPr>
                  <w:rFonts w:ascii="Arial" w:hAnsi="Arial" w:cs="Arial"/>
                  <w:b/>
                  <w:bCs/>
                  <w:sz w:val="22"/>
                  <w:szCs w:val="22"/>
                  <w:rPrChange w:id="358" w:author="Krishna Sanaka" w:date="2025-12-24T15:10:00Z" w16du:dateUtc="2025-12-24T20:10:00Z">
                    <w:rPr>
                      <w:rFonts w:ascii="Arial" w:hAnsi="Arial" w:cs="Arial"/>
                      <w:b/>
                      <w:bCs/>
                    </w:rPr>
                  </w:rPrChange>
                </w:rPr>
                <w:t xml:space="preserve">1999 </w:t>
              </w:r>
            </w:ins>
            <w:ins w:id="359" w:author="Krishna Sanaka" w:date="2025-12-24T15:09:00Z" w16du:dateUtc="2025-12-24T20:09:00Z">
              <w:r w:rsidRPr="007A2E9A">
                <w:rPr>
                  <w:rFonts w:ascii="Arial" w:hAnsi="Arial" w:cs="Arial"/>
                  <w:b/>
                  <w:bCs/>
                  <w:sz w:val="22"/>
                  <w:szCs w:val="22"/>
                  <w:rPrChange w:id="360" w:author="Krishna Sanaka" w:date="2025-12-24T15:10:00Z" w16du:dateUtc="2025-12-24T20:10:00Z">
                    <w:rPr>
                      <w:rFonts w:ascii="Arial" w:hAnsi="Arial" w:cs="Arial"/>
                      <w:b/>
                      <w:bCs/>
                    </w:rPr>
                  </w:rPrChange>
                </w:rPr>
                <w:t>Ratio</w:t>
              </w:r>
            </w:ins>
          </w:p>
        </w:tc>
        <w:tc>
          <w:tcPr>
            <w:tcW w:w="3117" w:type="dxa"/>
          </w:tcPr>
          <w:p w14:paraId="407ADC71" w14:textId="690E0E39" w:rsidR="007A2E9A" w:rsidRPr="007A2E9A" w:rsidRDefault="007A2E9A" w:rsidP="00FD703E">
            <w:pPr>
              <w:rPr>
                <w:ins w:id="361" w:author="Krishna Sanaka" w:date="2025-12-24T15:08:00Z" w16du:dateUtc="2025-12-24T20:08:00Z"/>
                <w:rFonts w:ascii="Arial" w:hAnsi="Arial" w:cs="Arial"/>
                <w:b/>
                <w:bCs/>
                <w:sz w:val="22"/>
                <w:szCs w:val="22"/>
                <w:rPrChange w:id="362" w:author="Krishna Sanaka" w:date="2025-12-24T15:10:00Z" w16du:dateUtc="2025-12-24T20:10:00Z">
                  <w:rPr>
                    <w:ins w:id="363" w:author="Krishna Sanaka" w:date="2025-12-24T15:08:00Z" w16du:dateUtc="2025-12-24T20:08:00Z"/>
                    <w:rFonts w:ascii="Arial" w:hAnsi="Arial" w:cs="Arial"/>
                  </w:rPr>
                </w:rPrChange>
              </w:rPr>
            </w:pPr>
            <w:ins w:id="364" w:author="Krishna Sanaka" w:date="2025-12-24T15:09:00Z" w16du:dateUtc="2025-12-24T20:09:00Z">
              <w:r w:rsidRPr="007A2E9A">
                <w:rPr>
                  <w:rFonts w:ascii="Arial" w:hAnsi="Arial" w:cs="Arial"/>
                  <w:b/>
                  <w:bCs/>
                  <w:sz w:val="22"/>
                  <w:szCs w:val="22"/>
                  <w:rPrChange w:id="365" w:author="Krishna Sanaka" w:date="2025-12-24T15:10:00Z" w16du:dateUtc="2025-12-24T20:10:00Z">
                    <w:rPr>
                      <w:rFonts w:ascii="Arial" w:hAnsi="Arial" w:cs="Arial"/>
                      <w:b/>
                      <w:bCs/>
                    </w:rPr>
                  </w:rPrChange>
                </w:rPr>
                <w:t>2023 Ratio</w:t>
              </w:r>
            </w:ins>
          </w:p>
        </w:tc>
      </w:tr>
      <w:tr w:rsidR="00C540DF" w14:paraId="109EF089" w14:textId="77777777" w:rsidTr="00C20A27">
        <w:trPr>
          <w:ins w:id="366" w:author="Krishna Sanaka" w:date="2025-12-24T15:51:00Z"/>
        </w:trPr>
        <w:tc>
          <w:tcPr>
            <w:tcW w:w="9350" w:type="dxa"/>
            <w:gridSpan w:val="3"/>
          </w:tcPr>
          <w:p w14:paraId="0BD8A0D6" w14:textId="6DA7D8E9" w:rsidR="00C540DF" w:rsidRDefault="00C540DF" w:rsidP="0056766B">
            <w:pPr>
              <w:rPr>
                <w:ins w:id="367" w:author="Krishna Sanaka" w:date="2025-12-24T15:51:00Z" w16du:dateUtc="2025-12-24T20:51:00Z"/>
                <w:rFonts w:ascii="Arial" w:hAnsi="Arial" w:cs="Arial"/>
                <w:sz w:val="22"/>
                <w:szCs w:val="22"/>
              </w:rPr>
            </w:pPr>
            <w:ins w:id="368" w:author="Krishna Sanaka" w:date="2025-12-24T15:51:00Z" w16du:dateUtc="2025-12-24T20:51:00Z">
              <w:r>
                <w:rPr>
                  <w:rFonts w:ascii="Arial" w:hAnsi="Arial" w:cs="Arial"/>
                  <w:sz w:val="22"/>
                  <w:szCs w:val="22"/>
                </w:rPr>
                <w:t>Sex</w:t>
              </w:r>
            </w:ins>
          </w:p>
        </w:tc>
      </w:tr>
      <w:tr w:rsidR="0056766B" w14:paraId="15576C4F" w14:textId="77777777">
        <w:trPr>
          <w:ins w:id="369" w:author="Krishna Sanaka" w:date="2025-12-24T15:08:00Z"/>
        </w:trPr>
        <w:tc>
          <w:tcPr>
            <w:tcW w:w="3116" w:type="dxa"/>
          </w:tcPr>
          <w:p w14:paraId="5B81CA41" w14:textId="330FF133" w:rsidR="0056766B" w:rsidRPr="007A2E9A" w:rsidRDefault="0056766B" w:rsidP="0056766B">
            <w:pPr>
              <w:rPr>
                <w:ins w:id="370" w:author="Krishna Sanaka" w:date="2025-12-24T15:08:00Z" w16du:dateUtc="2025-12-24T20:08:00Z"/>
                <w:rFonts w:ascii="Arial" w:hAnsi="Arial" w:cs="Arial"/>
                <w:i/>
                <w:iCs/>
                <w:sz w:val="22"/>
                <w:szCs w:val="22"/>
                <w:rPrChange w:id="371" w:author="Krishna Sanaka" w:date="2025-12-24T15:10:00Z" w16du:dateUtc="2025-12-24T20:10:00Z">
                  <w:rPr>
                    <w:ins w:id="372" w:author="Krishna Sanaka" w:date="2025-12-24T15:08:00Z" w16du:dateUtc="2025-12-24T20:08:00Z"/>
                    <w:rFonts w:ascii="Arial" w:hAnsi="Arial" w:cs="Arial"/>
                  </w:rPr>
                </w:rPrChange>
              </w:rPr>
            </w:pPr>
            <w:ins w:id="373" w:author="Krishna Sanaka" w:date="2025-12-24T15:09:00Z" w16du:dateUtc="2025-12-24T20:09:00Z">
              <w:r w:rsidRPr="007A2E9A">
                <w:rPr>
                  <w:rFonts w:ascii="Arial" w:hAnsi="Arial" w:cs="Arial"/>
                  <w:i/>
                  <w:iCs/>
                  <w:sz w:val="22"/>
                  <w:szCs w:val="22"/>
                </w:rPr>
                <w:t>Male</w:t>
              </w:r>
            </w:ins>
          </w:p>
        </w:tc>
        <w:tc>
          <w:tcPr>
            <w:tcW w:w="3117" w:type="dxa"/>
          </w:tcPr>
          <w:p w14:paraId="1D390D16" w14:textId="52E50A44" w:rsidR="0056766B" w:rsidRPr="007A2E9A" w:rsidRDefault="0056766B" w:rsidP="0056766B">
            <w:pPr>
              <w:rPr>
                <w:ins w:id="374" w:author="Krishna Sanaka" w:date="2025-12-24T15:08:00Z" w16du:dateUtc="2025-12-24T20:08:00Z"/>
                <w:rFonts w:ascii="Arial" w:hAnsi="Arial" w:cs="Arial"/>
                <w:sz w:val="22"/>
                <w:szCs w:val="22"/>
                <w:rPrChange w:id="375" w:author="Krishna Sanaka" w:date="2025-12-24T15:10:00Z" w16du:dateUtc="2025-12-24T20:10:00Z">
                  <w:rPr>
                    <w:ins w:id="376" w:author="Krishna Sanaka" w:date="2025-12-24T15:08:00Z" w16du:dateUtc="2025-12-24T20:08:00Z"/>
                    <w:rFonts w:ascii="Arial" w:hAnsi="Arial" w:cs="Arial"/>
                  </w:rPr>
                </w:rPrChange>
              </w:rPr>
            </w:pPr>
            <w:ins w:id="377" w:author="Krishna Sanaka" w:date="2025-12-24T15:12:00Z" w16du:dateUtc="2025-12-24T20:12:00Z">
              <w:r>
                <w:rPr>
                  <w:rFonts w:ascii="Arial" w:hAnsi="Arial" w:cs="Arial"/>
                  <w:sz w:val="22"/>
                  <w:szCs w:val="22"/>
                </w:rPr>
                <w:t>Reference</w:t>
              </w:r>
            </w:ins>
          </w:p>
        </w:tc>
        <w:tc>
          <w:tcPr>
            <w:tcW w:w="3117" w:type="dxa"/>
          </w:tcPr>
          <w:p w14:paraId="30B7C6EE" w14:textId="34B2BD6F" w:rsidR="0056766B" w:rsidRPr="007A2E9A" w:rsidRDefault="0056766B" w:rsidP="0056766B">
            <w:pPr>
              <w:rPr>
                <w:ins w:id="378" w:author="Krishna Sanaka" w:date="2025-12-24T15:08:00Z" w16du:dateUtc="2025-12-24T20:08:00Z"/>
                <w:rFonts w:ascii="Arial" w:hAnsi="Arial" w:cs="Arial"/>
                <w:sz w:val="22"/>
                <w:szCs w:val="22"/>
                <w:rPrChange w:id="379" w:author="Krishna Sanaka" w:date="2025-12-24T15:10:00Z" w16du:dateUtc="2025-12-24T20:10:00Z">
                  <w:rPr>
                    <w:ins w:id="380" w:author="Krishna Sanaka" w:date="2025-12-24T15:08:00Z" w16du:dateUtc="2025-12-24T20:08:00Z"/>
                    <w:rFonts w:ascii="Arial" w:hAnsi="Arial" w:cs="Arial"/>
                  </w:rPr>
                </w:rPrChange>
              </w:rPr>
            </w:pPr>
            <w:ins w:id="381" w:author="Krishna Sanaka" w:date="2025-12-24T15:12:00Z" w16du:dateUtc="2025-12-24T20:12:00Z">
              <w:r>
                <w:rPr>
                  <w:rFonts w:ascii="Arial" w:hAnsi="Arial" w:cs="Arial"/>
                  <w:sz w:val="22"/>
                  <w:szCs w:val="22"/>
                </w:rPr>
                <w:t>Reference</w:t>
              </w:r>
            </w:ins>
          </w:p>
        </w:tc>
      </w:tr>
      <w:tr w:rsidR="0056766B" w14:paraId="51924D0A" w14:textId="77777777">
        <w:trPr>
          <w:ins w:id="382" w:author="Krishna Sanaka" w:date="2025-12-24T15:08:00Z"/>
        </w:trPr>
        <w:tc>
          <w:tcPr>
            <w:tcW w:w="3116" w:type="dxa"/>
          </w:tcPr>
          <w:p w14:paraId="55E2CFFD" w14:textId="257020D1" w:rsidR="0056766B" w:rsidRPr="007A2E9A" w:rsidRDefault="0056766B" w:rsidP="0056766B">
            <w:pPr>
              <w:rPr>
                <w:ins w:id="383" w:author="Krishna Sanaka" w:date="2025-12-24T15:08:00Z" w16du:dateUtc="2025-12-24T20:08:00Z"/>
                <w:rFonts w:ascii="Arial" w:hAnsi="Arial" w:cs="Arial"/>
                <w:i/>
                <w:iCs/>
                <w:sz w:val="22"/>
                <w:szCs w:val="22"/>
                <w:rPrChange w:id="384" w:author="Krishna Sanaka" w:date="2025-12-24T15:10:00Z" w16du:dateUtc="2025-12-24T20:10:00Z">
                  <w:rPr>
                    <w:ins w:id="385" w:author="Krishna Sanaka" w:date="2025-12-24T15:08:00Z" w16du:dateUtc="2025-12-24T20:08:00Z"/>
                    <w:rFonts w:ascii="Arial" w:hAnsi="Arial" w:cs="Arial"/>
                  </w:rPr>
                </w:rPrChange>
              </w:rPr>
            </w:pPr>
            <w:ins w:id="386" w:author="Krishna Sanaka" w:date="2025-12-24T15:09:00Z" w16du:dateUtc="2025-12-24T20:09:00Z">
              <w:r w:rsidRPr="007A2E9A">
                <w:rPr>
                  <w:rFonts w:ascii="Arial" w:hAnsi="Arial" w:cs="Arial"/>
                  <w:i/>
                  <w:iCs/>
                  <w:sz w:val="22"/>
                  <w:szCs w:val="22"/>
                </w:rPr>
                <w:t>Female</w:t>
              </w:r>
            </w:ins>
          </w:p>
        </w:tc>
        <w:tc>
          <w:tcPr>
            <w:tcW w:w="3117" w:type="dxa"/>
          </w:tcPr>
          <w:p w14:paraId="79520D13" w14:textId="0998F707" w:rsidR="0056766B" w:rsidRPr="007A2E9A" w:rsidRDefault="00727E64" w:rsidP="0056766B">
            <w:pPr>
              <w:rPr>
                <w:ins w:id="387" w:author="Krishna Sanaka" w:date="2025-12-24T15:08:00Z" w16du:dateUtc="2025-12-24T20:08:00Z"/>
                <w:rFonts w:ascii="Arial" w:hAnsi="Arial" w:cs="Arial"/>
                <w:sz w:val="22"/>
                <w:szCs w:val="22"/>
                <w:rPrChange w:id="388" w:author="Krishna Sanaka" w:date="2025-12-24T15:10:00Z" w16du:dateUtc="2025-12-24T20:10:00Z">
                  <w:rPr>
                    <w:ins w:id="389" w:author="Krishna Sanaka" w:date="2025-12-24T15:08:00Z" w16du:dateUtc="2025-12-24T20:08:00Z"/>
                    <w:rFonts w:ascii="Arial" w:hAnsi="Arial" w:cs="Arial"/>
                  </w:rPr>
                </w:rPrChange>
              </w:rPr>
            </w:pPr>
            <w:ins w:id="390" w:author="Krishna Sanaka" w:date="2025-12-24T15:32:00Z" w16du:dateUtc="2025-12-24T20:32:00Z">
              <w:r>
                <w:rPr>
                  <w:rFonts w:ascii="Arial" w:hAnsi="Arial" w:cs="Arial"/>
                  <w:sz w:val="22"/>
                  <w:szCs w:val="22"/>
                </w:rPr>
                <w:t>0.71</w:t>
              </w:r>
            </w:ins>
          </w:p>
        </w:tc>
        <w:tc>
          <w:tcPr>
            <w:tcW w:w="3117" w:type="dxa"/>
          </w:tcPr>
          <w:p w14:paraId="5BCC8EE2" w14:textId="341C3A9B" w:rsidR="0056766B" w:rsidRPr="007A2E9A" w:rsidRDefault="00727E64" w:rsidP="0056766B">
            <w:pPr>
              <w:rPr>
                <w:ins w:id="391" w:author="Krishna Sanaka" w:date="2025-12-24T15:08:00Z" w16du:dateUtc="2025-12-24T20:08:00Z"/>
                <w:rFonts w:ascii="Arial" w:hAnsi="Arial" w:cs="Arial"/>
                <w:sz w:val="22"/>
                <w:szCs w:val="22"/>
                <w:rPrChange w:id="392" w:author="Krishna Sanaka" w:date="2025-12-24T15:10:00Z" w16du:dateUtc="2025-12-24T20:10:00Z">
                  <w:rPr>
                    <w:ins w:id="393" w:author="Krishna Sanaka" w:date="2025-12-24T15:08:00Z" w16du:dateUtc="2025-12-24T20:08:00Z"/>
                    <w:rFonts w:ascii="Arial" w:hAnsi="Arial" w:cs="Arial"/>
                  </w:rPr>
                </w:rPrChange>
              </w:rPr>
            </w:pPr>
            <w:ins w:id="394" w:author="Krishna Sanaka" w:date="2025-12-24T15:34:00Z" w16du:dateUtc="2025-12-24T20:34:00Z">
              <w:r>
                <w:rPr>
                  <w:rFonts w:ascii="Arial" w:hAnsi="Arial" w:cs="Arial"/>
                  <w:sz w:val="22"/>
                  <w:szCs w:val="22"/>
                </w:rPr>
                <w:t>0.58</w:t>
              </w:r>
            </w:ins>
          </w:p>
        </w:tc>
      </w:tr>
      <w:tr w:rsidR="00C540DF" w14:paraId="5954D0D3" w14:textId="77777777" w:rsidTr="006A4D70">
        <w:trPr>
          <w:ins w:id="395" w:author="Krishna Sanaka" w:date="2025-12-24T15:52:00Z"/>
        </w:trPr>
        <w:tc>
          <w:tcPr>
            <w:tcW w:w="9350" w:type="dxa"/>
            <w:gridSpan w:val="3"/>
          </w:tcPr>
          <w:p w14:paraId="068C8EF4" w14:textId="1204A1E6" w:rsidR="00C540DF" w:rsidRDefault="00C540DF" w:rsidP="00EF41F5">
            <w:pPr>
              <w:rPr>
                <w:ins w:id="396" w:author="Krishna Sanaka" w:date="2025-12-24T15:52:00Z" w16du:dateUtc="2025-12-24T20:52:00Z"/>
                <w:rFonts w:ascii="Arial" w:hAnsi="Arial" w:cs="Arial"/>
                <w:sz w:val="22"/>
                <w:szCs w:val="22"/>
              </w:rPr>
            </w:pPr>
            <w:ins w:id="397" w:author="Krishna Sanaka" w:date="2025-12-24T15:52:00Z" w16du:dateUtc="2025-12-24T20:52:00Z">
              <w:r>
                <w:rPr>
                  <w:rFonts w:ascii="Arial" w:hAnsi="Arial" w:cs="Arial"/>
                  <w:sz w:val="22"/>
                  <w:szCs w:val="22"/>
                </w:rPr>
                <w:t>Race/Ethnicity</w:t>
              </w:r>
            </w:ins>
          </w:p>
        </w:tc>
      </w:tr>
      <w:tr w:rsidR="00EF41F5" w14:paraId="153AAEE6" w14:textId="77777777">
        <w:trPr>
          <w:ins w:id="398" w:author="Krishna Sanaka" w:date="2025-12-24T15:08:00Z"/>
        </w:trPr>
        <w:tc>
          <w:tcPr>
            <w:tcW w:w="3116" w:type="dxa"/>
          </w:tcPr>
          <w:p w14:paraId="74A269C6" w14:textId="40B583C8" w:rsidR="00EF41F5" w:rsidRPr="007A2E9A" w:rsidRDefault="00EF41F5" w:rsidP="00EF41F5">
            <w:pPr>
              <w:rPr>
                <w:ins w:id="399" w:author="Krishna Sanaka" w:date="2025-12-24T15:08:00Z" w16du:dateUtc="2025-12-24T20:08:00Z"/>
                <w:rFonts w:ascii="Arial" w:hAnsi="Arial" w:cs="Arial"/>
                <w:i/>
                <w:iCs/>
                <w:sz w:val="22"/>
                <w:szCs w:val="22"/>
                <w:rPrChange w:id="400" w:author="Krishna Sanaka" w:date="2025-12-24T15:10:00Z" w16du:dateUtc="2025-12-24T20:10:00Z">
                  <w:rPr>
                    <w:ins w:id="401" w:author="Krishna Sanaka" w:date="2025-12-24T15:08:00Z" w16du:dateUtc="2025-12-24T20:08:00Z"/>
                    <w:rFonts w:ascii="Arial" w:hAnsi="Arial" w:cs="Arial"/>
                  </w:rPr>
                </w:rPrChange>
              </w:rPr>
            </w:pPr>
            <w:ins w:id="402" w:author="Krishna Sanaka" w:date="2025-12-24T15:09:00Z" w16du:dateUtc="2025-12-24T20:09:00Z">
              <w:r w:rsidRPr="007A2E9A">
                <w:rPr>
                  <w:rFonts w:ascii="Arial" w:hAnsi="Arial" w:cs="Arial"/>
                  <w:i/>
                  <w:iCs/>
                  <w:sz w:val="22"/>
                  <w:szCs w:val="22"/>
                  <w:rPrChange w:id="403" w:author="Krishna Sanaka" w:date="2025-12-24T15:10:00Z" w16du:dateUtc="2025-12-24T20:10:00Z">
                    <w:rPr>
                      <w:rFonts w:ascii="Arial" w:hAnsi="Arial" w:cs="Arial"/>
                      <w:i/>
                      <w:iCs/>
                    </w:rPr>
                  </w:rPrChange>
                </w:rPr>
                <w:t>NH White</w:t>
              </w:r>
            </w:ins>
          </w:p>
        </w:tc>
        <w:tc>
          <w:tcPr>
            <w:tcW w:w="3117" w:type="dxa"/>
          </w:tcPr>
          <w:p w14:paraId="15C0B569" w14:textId="05AEEB07" w:rsidR="00EF41F5" w:rsidRPr="007A2E9A" w:rsidRDefault="00EF41F5" w:rsidP="00EF41F5">
            <w:pPr>
              <w:rPr>
                <w:ins w:id="404" w:author="Krishna Sanaka" w:date="2025-12-24T15:08:00Z" w16du:dateUtc="2025-12-24T20:08:00Z"/>
                <w:rFonts w:ascii="Arial" w:hAnsi="Arial" w:cs="Arial"/>
                <w:sz w:val="22"/>
                <w:szCs w:val="22"/>
                <w:rPrChange w:id="405" w:author="Krishna Sanaka" w:date="2025-12-24T15:10:00Z" w16du:dateUtc="2025-12-24T20:10:00Z">
                  <w:rPr>
                    <w:ins w:id="406" w:author="Krishna Sanaka" w:date="2025-12-24T15:08:00Z" w16du:dateUtc="2025-12-24T20:08:00Z"/>
                    <w:rFonts w:ascii="Arial" w:hAnsi="Arial" w:cs="Arial"/>
                  </w:rPr>
                </w:rPrChange>
              </w:rPr>
            </w:pPr>
            <w:ins w:id="407" w:author="Krishna Sanaka" w:date="2025-12-24T15:12:00Z" w16du:dateUtc="2025-12-24T20:12:00Z">
              <w:r>
                <w:rPr>
                  <w:rFonts w:ascii="Arial" w:hAnsi="Arial" w:cs="Arial"/>
                  <w:sz w:val="22"/>
                  <w:szCs w:val="22"/>
                </w:rPr>
                <w:t>Reference</w:t>
              </w:r>
            </w:ins>
          </w:p>
        </w:tc>
        <w:tc>
          <w:tcPr>
            <w:tcW w:w="3117" w:type="dxa"/>
          </w:tcPr>
          <w:p w14:paraId="1CFC46F4" w14:textId="74C59F25" w:rsidR="00EF41F5" w:rsidRPr="007A2E9A" w:rsidRDefault="00EF41F5" w:rsidP="00EF41F5">
            <w:pPr>
              <w:rPr>
                <w:ins w:id="408" w:author="Krishna Sanaka" w:date="2025-12-24T15:08:00Z" w16du:dateUtc="2025-12-24T20:08:00Z"/>
                <w:rFonts w:ascii="Arial" w:hAnsi="Arial" w:cs="Arial"/>
                <w:sz w:val="22"/>
                <w:szCs w:val="22"/>
                <w:rPrChange w:id="409" w:author="Krishna Sanaka" w:date="2025-12-24T15:10:00Z" w16du:dateUtc="2025-12-24T20:10:00Z">
                  <w:rPr>
                    <w:ins w:id="410" w:author="Krishna Sanaka" w:date="2025-12-24T15:08:00Z" w16du:dateUtc="2025-12-24T20:08:00Z"/>
                    <w:rFonts w:ascii="Arial" w:hAnsi="Arial" w:cs="Arial"/>
                  </w:rPr>
                </w:rPrChange>
              </w:rPr>
            </w:pPr>
            <w:ins w:id="411" w:author="Krishna Sanaka" w:date="2025-12-24T15:12:00Z" w16du:dateUtc="2025-12-24T20:12:00Z">
              <w:r>
                <w:rPr>
                  <w:rFonts w:ascii="Arial" w:hAnsi="Arial" w:cs="Arial"/>
                  <w:sz w:val="22"/>
                  <w:szCs w:val="22"/>
                </w:rPr>
                <w:t>Reference</w:t>
              </w:r>
            </w:ins>
          </w:p>
        </w:tc>
      </w:tr>
      <w:tr w:rsidR="00EF41F5" w14:paraId="18A59E53" w14:textId="77777777">
        <w:trPr>
          <w:ins w:id="412" w:author="Krishna Sanaka" w:date="2025-12-24T15:08:00Z"/>
        </w:trPr>
        <w:tc>
          <w:tcPr>
            <w:tcW w:w="3116" w:type="dxa"/>
          </w:tcPr>
          <w:p w14:paraId="07546023" w14:textId="403909B8" w:rsidR="00EF41F5" w:rsidRPr="007A2E9A" w:rsidRDefault="00EF41F5" w:rsidP="00EF41F5">
            <w:pPr>
              <w:rPr>
                <w:ins w:id="413" w:author="Krishna Sanaka" w:date="2025-12-24T15:08:00Z" w16du:dateUtc="2025-12-24T20:08:00Z"/>
                <w:rFonts w:ascii="Arial" w:hAnsi="Arial" w:cs="Arial"/>
                <w:i/>
                <w:iCs/>
                <w:sz w:val="22"/>
                <w:szCs w:val="22"/>
                <w:rPrChange w:id="414" w:author="Krishna Sanaka" w:date="2025-12-24T15:10:00Z" w16du:dateUtc="2025-12-24T20:10:00Z">
                  <w:rPr>
                    <w:ins w:id="415" w:author="Krishna Sanaka" w:date="2025-12-24T15:08:00Z" w16du:dateUtc="2025-12-24T20:08:00Z"/>
                    <w:rFonts w:ascii="Arial" w:hAnsi="Arial" w:cs="Arial"/>
                  </w:rPr>
                </w:rPrChange>
              </w:rPr>
            </w:pPr>
            <w:ins w:id="416" w:author="Krishna Sanaka" w:date="2025-12-24T15:10:00Z" w16du:dateUtc="2025-12-24T20:10:00Z">
              <w:r>
                <w:rPr>
                  <w:rFonts w:ascii="Arial" w:hAnsi="Arial" w:cs="Arial"/>
                  <w:i/>
                  <w:iCs/>
                  <w:sz w:val="22"/>
                  <w:szCs w:val="22"/>
                </w:rPr>
                <w:t>NH Black</w:t>
              </w:r>
            </w:ins>
          </w:p>
        </w:tc>
        <w:tc>
          <w:tcPr>
            <w:tcW w:w="3117" w:type="dxa"/>
          </w:tcPr>
          <w:p w14:paraId="4AF8C321" w14:textId="31629923" w:rsidR="00EF41F5" w:rsidRPr="007A2E9A" w:rsidRDefault="003B73EC" w:rsidP="00EF41F5">
            <w:pPr>
              <w:rPr>
                <w:ins w:id="417" w:author="Krishna Sanaka" w:date="2025-12-24T15:08:00Z" w16du:dateUtc="2025-12-24T20:08:00Z"/>
                <w:rFonts w:ascii="Arial" w:hAnsi="Arial" w:cs="Arial"/>
                <w:sz w:val="22"/>
                <w:szCs w:val="22"/>
                <w:rPrChange w:id="418" w:author="Krishna Sanaka" w:date="2025-12-24T15:10:00Z" w16du:dateUtc="2025-12-24T20:10:00Z">
                  <w:rPr>
                    <w:ins w:id="419" w:author="Krishna Sanaka" w:date="2025-12-24T15:08:00Z" w16du:dateUtc="2025-12-24T20:08:00Z"/>
                    <w:rFonts w:ascii="Arial" w:hAnsi="Arial" w:cs="Arial"/>
                  </w:rPr>
                </w:rPrChange>
              </w:rPr>
            </w:pPr>
            <w:ins w:id="420" w:author="Krishna Sanaka" w:date="2025-12-24T15:35:00Z" w16du:dateUtc="2025-12-24T20:35:00Z">
              <w:r>
                <w:rPr>
                  <w:rFonts w:ascii="Arial" w:hAnsi="Arial" w:cs="Arial"/>
                  <w:sz w:val="22"/>
                  <w:szCs w:val="22"/>
                </w:rPr>
                <w:t>2.16</w:t>
              </w:r>
            </w:ins>
          </w:p>
        </w:tc>
        <w:tc>
          <w:tcPr>
            <w:tcW w:w="3117" w:type="dxa"/>
          </w:tcPr>
          <w:p w14:paraId="4462AD78" w14:textId="2D33B546" w:rsidR="00EF41F5" w:rsidRPr="007A2E9A" w:rsidRDefault="003B73EC" w:rsidP="00EF41F5">
            <w:pPr>
              <w:rPr>
                <w:ins w:id="421" w:author="Krishna Sanaka" w:date="2025-12-24T15:08:00Z" w16du:dateUtc="2025-12-24T20:08:00Z"/>
                <w:rFonts w:ascii="Arial" w:hAnsi="Arial" w:cs="Arial"/>
                <w:sz w:val="22"/>
                <w:szCs w:val="22"/>
                <w:rPrChange w:id="422" w:author="Krishna Sanaka" w:date="2025-12-24T15:10:00Z" w16du:dateUtc="2025-12-24T20:10:00Z">
                  <w:rPr>
                    <w:ins w:id="423" w:author="Krishna Sanaka" w:date="2025-12-24T15:08:00Z" w16du:dateUtc="2025-12-24T20:08:00Z"/>
                    <w:rFonts w:ascii="Arial" w:hAnsi="Arial" w:cs="Arial"/>
                  </w:rPr>
                </w:rPrChange>
              </w:rPr>
            </w:pPr>
            <w:ins w:id="424" w:author="Krishna Sanaka" w:date="2025-12-24T15:35:00Z" w16du:dateUtc="2025-12-24T20:35:00Z">
              <w:r>
                <w:rPr>
                  <w:rFonts w:ascii="Arial" w:hAnsi="Arial" w:cs="Arial"/>
                  <w:sz w:val="22"/>
                  <w:szCs w:val="22"/>
                </w:rPr>
                <w:t>1.84</w:t>
              </w:r>
            </w:ins>
          </w:p>
        </w:tc>
      </w:tr>
      <w:tr w:rsidR="00EF41F5" w14:paraId="45117FFC" w14:textId="77777777">
        <w:trPr>
          <w:ins w:id="425" w:author="Krishna Sanaka" w:date="2025-12-24T15:08:00Z"/>
        </w:trPr>
        <w:tc>
          <w:tcPr>
            <w:tcW w:w="3116" w:type="dxa"/>
          </w:tcPr>
          <w:p w14:paraId="24B7A5CE" w14:textId="6CC7A178" w:rsidR="00EF41F5" w:rsidRPr="007A2E9A" w:rsidRDefault="00EF41F5" w:rsidP="00EF41F5">
            <w:pPr>
              <w:rPr>
                <w:ins w:id="426" w:author="Krishna Sanaka" w:date="2025-12-24T15:08:00Z" w16du:dateUtc="2025-12-24T20:08:00Z"/>
                <w:rFonts w:ascii="Arial" w:hAnsi="Arial" w:cs="Arial"/>
                <w:i/>
                <w:iCs/>
                <w:sz w:val="22"/>
                <w:szCs w:val="22"/>
                <w:rPrChange w:id="427" w:author="Krishna Sanaka" w:date="2025-12-24T15:10:00Z" w16du:dateUtc="2025-12-24T20:10:00Z">
                  <w:rPr>
                    <w:ins w:id="428" w:author="Krishna Sanaka" w:date="2025-12-24T15:08:00Z" w16du:dateUtc="2025-12-24T20:08:00Z"/>
                    <w:rFonts w:ascii="Arial" w:hAnsi="Arial" w:cs="Arial"/>
                  </w:rPr>
                </w:rPrChange>
              </w:rPr>
            </w:pPr>
            <w:ins w:id="429" w:author="Krishna Sanaka" w:date="2025-12-24T15:10:00Z" w16du:dateUtc="2025-12-24T20:10:00Z">
              <w:r>
                <w:rPr>
                  <w:rFonts w:ascii="Arial" w:hAnsi="Arial" w:cs="Arial"/>
                  <w:i/>
                  <w:iCs/>
                  <w:sz w:val="22"/>
                  <w:szCs w:val="22"/>
                </w:rPr>
                <w:t>Hispanic</w:t>
              </w:r>
            </w:ins>
          </w:p>
        </w:tc>
        <w:tc>
          <w:tcPr>
            <w:tcW w:w="3117" w:type="dxa"/>
          </w:tcPr>
          <w:p w14:paraId="34608689" w14:textId="43B43355" w:rsidR="00EF41F5" w:rsidRPr="007A2E9A" w:rsidRDefault="00330530" w:rsidP="00EF41F5">
            <w:pPr>
              <w:rPr>
                <w:ins w:id="430" w:author="Krishna Sanaka" w:date="2025-12-24T15:08:00Z" w16du:dateUtc="2025-12-24T20:08:00Z"/>
                <w:rFonts w:ascii="Arial" w:hAnsi="Arial" w:cs="Arial"/>
                <w:sz w:val="22"/>
                <w:szCs w:val="22"/>
                <w:rPrChange w:id="431" w:author="Krishna Sanaka" w:date="2025-12-24T15:10:00Z" w16du:dateUtc="2025-12-24T20:10:00Z">
                  <w:rPr>
                    <w:ins w:id="432" w:author="Krishna Sanaka" w:date="2025-12-24T15:08:00Z" w16du:dateUtc="2025-12-24T20:08:00Z"/>
                    <w:rFonts w:ascii="Arial" w:hAnsi="Arial" w:cs="Arial"/>
                  </w:rPr>
                </w:rPrChange>
              </w:rPr>
            </w:pPr>
            <w:ins w:id="433" w:author="Krishna Sanaka" w:date="2025-12-24T15:36:00Z" w16du:dateUtc="2025-12-24T20:36:00Z">
              <w:r>
                <w:rPr>
                  <w:rFonts w:ascii="Arial" w:hAnsi="Arial" w:cs="Arial"/>
                  <w:sz w:val="22"/>
                  <w:szCs w:val="22"/>
                </w:rPr>
                <w:t>0.87</w:t>
              </w:r>
            </w:ins>
          </w:p>
        </w:tc>
        <w:tc>
          <w:tcPr>
            <w:tcW w:w="3117" w:type="dxa"/>
          </w:tcPr>
          <w:p w14:paraId="7616002C" w14:textId="4F8C3EBA" w:rsidR="00EF41F5" w:rsidRPr="007A2E9A" w:rsidRDefault="00330530" w:rsidP="00EF41F5">
            <w:pPr>
              <w:rPr>
                <w:ins w:id="434" w:author="Krishna Sanaka" w:date="2025-12-24T15:08:00Z" w16du:dateUtc="2025-12-24T20:08:00Z"/>
                <w:rFonts w:ascii="Arial" w:hAnsi="Arial" w:cs="Arial"/>
                <w:sz w:val="22"/>
                <w:szCs w:val="22"/>
                <w:rPrChange w:id="435" w:author="Krishna Sanaka" w:date="2025-12-24T15:10:00Z" w16du:dateUtc="2025-12-24T20:10:00Z">
                  <w:rPr>
                    <w:ins w:id="436" w:author="Krishna Sanaka" w:date="2025-12-24T15:08:00Z" w16du:dateUtc="2025-12-24T20:08:00Z"/>
                    <w:rFonts w:ascii="Arial" w:hAnsi="Arial" w:cs="Arial"/>
                  </w:rPr>
                </w:rPrChange>
              </w:rPr>
            </w:pPr>
            <w:ins w:id="437" w:author="Krishna Sanaka" w:date="2025-12-24T15:36:00Z" w16du:dateUtc="2025-12-24T20:36:00Z">
              <w:r>
                <w:rPr>
                  <w:rFonts w:ascii="Arial" w:hAnsi="Arial" w:cs="Arial"/>
                  <w:sz w:val="22"/>
                  <w:szCs w:val="22"/>
                </w:rPr>
                <w:t>0.67</w:t>
              </w:r>
            </w:ins>
          </w:p>
        </w:tc>
      </w:tr>
      <w:tr w:rsidR="00EF41F5" w14:paraId="58FD21B3" w14:textId="77777777">
        <w:trPr>
          <w:ins w:id="438" w:author="Krishna Sanaka" w:date="2025-12-24T15:08:00Z"/>
        </w:trPr>
        <w:tc>
          <w:tcPr>
            <w:tcW w:w="3116" w:type="dxa"/>
          </w:tcPr>
          <w:p w14:paraId="4B67C4E2" w14:textId="5D7963FD" w:rsidR="00EF41F5" w:rsidRPr="007A2E9A" w:rsidRDefault="00EF41F5" w:rsidP="00EF41F5">
            <w:pPr>
              <w:rPr>
                <w:ins w:id="439" w:author="Krishna Sanaka" w:date="2025-12-24T15:08:00Z" w16du:dateUtc="2025-12-24T20:08:00Z"/>
                <w:rFonts w:ascii="Arial" w:hAnsi="Arial" w:cs="Arial"/>
                <w:i/>
                <w:iCs/>
                <w:sz w:val="22"/>
                <w:szCs w:val="22"/>
                <w:rPrChange w:id="440" w:author="Krishna Sanaka" w:date="2025-12-24T15:10:00Z" w16du:dateUtc="2025-12-24T20:10:00Z">
                  <w:rPr>
                    <w:ins w:id="441" w:author="Krishna Sanaka" w:date="2025-12-24T15:08:00Z" w16du:dateUtc="2025-12-24T20:08:00Z"/>
                    <w:rFonts w:ascii="Arial" w:hAnsi="Arial" w:cs="Arial"/>
                  </w:rPr>
                </w:rPrChange>
              </w:rPr>
            </w:pPr>
            <w:ins w:id="442" w:author="Krishna Sanaka" w:date="2025-12-24T15:10:00Z" w16du:dateUtc="2025-12-24T20:10:00Z">
              <w:r>
                <w:rPr>
                  <w:rFonts w:ascii="Arial" w:hAnsi="Arial" w:cs="Arial"/>
                  <w:i/>
                  <w:iCs/>
                  <w:sz w:val="22"/>
                  <w:szCs w:val="22"/>
                </w:rPr>
                <w:t>Asian or Pacific Islander</w:t>
              </w:r>
            </w:ins>
          </w:p>
        </w:tc>
        <w:tc>
          <w:tcPr>
            <w:tcW w:w="3117" w:type="dxa"/>
          </w:tcPr>
          <w:p w14:paraId="66F8DFE0" w14:textId="7FA93CC4" w:rsidR="00EF41F5" w:rsidRPr="007A2E9A" w:rsidRDefault="0046459A" w:rsidP="00EF41F5">
            <w:pPr>
              <w:rPr>
                <w:ins w:id="443" w:author="Krishna Sanaka" w:date="2025-12-24T15:08:00Z" w16du:dateUtc="2025-12-24T20:08:00Z"/>
                <w:rFonts w:ascii="Arial" w:hAnsi="Arial" w:cs="Arial"/>
                <w:sz w:val="22"/>
                <w:szCs w:val="22"/>
                <w:rPrChange w:id="444" w:author="Krishna Sanaka" w:date="2025-12-24T15:10:00Z" w16du:dateUtc="2025-12-24T20:10:00Z">
                  <w:rPr>
                    <w:ins w:id="445" w:author="Krishna Sanaka" w:date="2025-12-24T15:08:00Z" w16du:dateUtc="2025-12-24T20:08:00Z"/>
                    <w:rFonts w:ascii="Arial" w:hAnsi="Arial" w:cs="Arial"/>
                  </w:rPr>
                </w:rPrChange>
              </w:rPr>
            </w:pPr>
            <w:ins w:id="446" w:author="Krishna Sanaka" w:date="2025-12-24T15:37:00Z" w16du:dateUtc="2025-12-24T20:37:00Z">
              <w:r>
                <w:rPr>
                  <w:rFonts w:ascii="Arial" w:hAnsi="Arial" w:cs="Arial"/>
                  <w:sz w:val="22"/>
                  <w:szCs w:val="22"/>
                </w:rPr>
                <w:t>N/A</w:t>
              </w:r>
            </w:ins>
          </w:p>
        </w:tc>
        <w:tc>
          <w:tcPr>
            <w:tcW w:w="3117" w:type="dxa"/>
          </w:tcPr>
          <w:p w14:paraId="74B1830B" w14:textId="5D5D7123" w:rsidR="00EF41F5" w:rsidRPr="007A2E9A" w:rsidRDefault="0046459A" w:rsidP="00EF41F5">
            <w:pPr>
              <w:rPr>
                <w:ins w:id="447" w:author="Krishna Sanaka" w:date="2025-12-24T15:08:00Z" w16du:dateUtc="2025-12-24T20:08:00Z"/>
                <w:rFonts w:ascii="Arial" w:hAnsi="Arial" w:cs="Arial"/>
                <w:sz w:val="22"/>
                <w:szCs w:val="22"/>
                <w:rPrChange w:id="448" w:author="Krishna Sanaka" w:date="2025-12-24T15:10:00Z" w16du:dateUtc="2025-12-24T20:10:00Z">
                  <w:rPr>
                    <w:ins w:id="449" w:author="Krishna Sanaka" w:date="2025-12-24T15:08:00Z" w16du:dateUtc="2025-12-24T20:08:00Z"/>
                    <w:rFonts w:ascii="Arial" w:hAnsi="Arial" w:cs="Arial"/>
                  </w:rPr>
                </w:rPrChange>
              </w:rPr>
            </w:pPr>
            <w:ins w:id="450" w:author="Krishna Sanaka" w:date="2025-12-24T15:37:00Z" w16du:dateUtc="2025-12-24T20:37:00Z">
              <w:r>
                <w:rPr>
                  <w:rFonts w:ascii="Arial" w:hAnsi="Arial" w:cs="Arial"/>
                  <w:sz w:val="22"/>
                  <w:szCs w:val="22"/>
                </w:rPr>
                <w:t>0.27</w:t>
              </w:r>
            </w:ins>
          </w:p>
        </w:tc>
      </w:tr>
      <w:tr w:rsidR="00EF41F5" w14:paraId="31FE20EB" w14:textId="77777777">
        <w:trPr>
          <w:ins w:id="451" w:author="Krishna Sanaka" w:date="2025-12-24T15:08:00Z"/>
        </w:trPr>
        <w:tc>
          <w:tcPr>
            <w:tcW w:w="3116" w:type="dxa"/>
          </w:tcPr>
          <w:p w14:paraId="0202AEAA" w14:textId="7CF0D723" w:rsidR="00EF41F5" w:rsidRPr="007A2E9A" w:rsidRDefault="00EF41F5" w:rsidP="00EF41F5">
            <w:pPr>
              <w:rPr>
                <w:ins w:id="452" w:author="Krishna Sanaka" w:date="2025-12-24T15:08:00Z" w16du:dateUtc="2025-12-24T20:08:00Z"/>
                <w:rFonts w:ascii="Arial" w:hAnsi="Arial" w:cs="Arial"/>
                <w:i/>
                <w:iCs/>
                <w:sz w:val="22"/>
                <w:szCs w:val="22"/>
                <w:rPrChange w:id="453" w:author="Krishna Sanaka" w:date="2025-12-24T15:10:00Z" w16du:dateUtc="2025-12-24T20:10:00Z">
                  <w:rPr>
                    <w:ins w:id="454" w:author="Krishna Sanaka" w:date="2025-12-24T15:08:00Z" w16du:dateUtc="2025-12-24T20:08:00Z"/>
                    <w:rFonts w:ascii="Arial" w:hAnsi="Arial" w:cs="Arial"/>
                  </w:rPr>
                </w:rPrChange>
              </w:rPr>
            </w:pPr>
            <w:ins w:id="455" w:author="Krishna Sanaka" w:date="2025-12-24T15:10:00Z" w16du:dateUtc="2025-12-24T20:10:00Z">
              <w:r>
                <w:rPr>
                  <w:rFonts w:ascii="Arial" w:hAnsi="Arial" w:cs="Arial"/>
                  <w:i/>
                  <w:iCs/>
                  <w:sz w:val="22"/>
                  <w:szCs w:val="22"/>
                </w:rPr>
                <w:t>American Indian/Alaska Native</w:t>
              </w:r>
            </w:ins>
          </w:p>
        </w:tc>
        <w:tc>
          <w:tcPr>
            <w:tcW w:w="3117" w:type="dxa"/>
          </w:tcPr>
          <w:p w14:paraId="3BF3730B" w14:textId="0556F3C7" w:rsidR="00EF41F5" w:rsidRPr="007A2E9A" w:rsidRDefault="003870A6" w:rsidP="00EF41F5">
            <w:pPr>
              <w:rPr>
                <w:ins w:id="456" w:author="Krishna Sanaka" w:date="2025-12-24T15:08:00Z" w16du:dateUtc="2025-12-24T20:08:00Z"/>
                <w:rFonts w:ascii="Arial" w:hAnsi="Arial" w:cs="Arial"/>
                <w:sz w:val="22"/>
                <w:szCs w:val="22"/>
                <w:rPrChange w:id="457" w:author="Krishna Sanaka" w:date="2025-12-24T15:10:00Z" w16du:dateUtc="2025-12-24T20:10:00Z">
                  <w:rPr>
                    <w:ins w:id="458" w:author="Krishna Sanaka" w:date="2025-12-24T15:08:00Z" w16du:dateUtc="2025-12-24T20:08:00Z"/>
                    <w:rFonts w:ascii="Arial" w:hAnsi="Arial" w:cs="Arial"/>
                  </w:rPr>
                </w:rPrChange>
              </w:rPr>
            </w:pPr>
            <w:ins w:id="459" w:author="Krishna Sanaka" w:date="2025-12-24T15:41:00Z" w16du:dateUtc="2025-12-24T20:41:00Z">
              <w:r>
                <w:rPr>
                  <w:rFonts w:ascii="Arial" w:hAnsi="Arial" w:cs="Arial"/>
                  <w:sz w:val="22"/>
                  <w:szCs w:val="22"/>
                </w:rPr>
                <w:t>N/A</w:t>
              </w:r>
            </w:ins>
          </w:p>
        </w:tc>
        <w:tc>
          <w:tcPr>
            <w:tcW w:w="3117" w:type="dxa"/>
          </w:tcPr>
          <w:p w14:paraId="05914B30" w14:textId="0457321E" w:rsidR="00EF41F5" w:rsidRPr="007A2E9A" w:rsidRDefault="003870A6" w:rsidP="00EF41F5">
            <w:pPr>
              <w:rPr>
                <w:ins w:id="460" w:author="Krishna Sanaka" w:date="2025-12-24T15:08:00Z" w16du:dateUtc="2025-12-24T20:08:00Z"/>
                <w:rFonts w:ascii="Arial" w:hAnsi="Arial" w:cs="Arial"/>
                <w:sz w:val="22"/>
                <w:szCs w:val="22"/>
                <w:rPrChange w:id="461" w:author="Krishna Sanaka" w:date="2025-12-24T15:10:00Z" w16du:dateUtc="2025-12-24T20:10:00Z">
                  <w:rPr>
                    <w:ins w:id="462" w:author="Krishna Sanaka" w:date="2025-12-24T15:08:00Z" w16du:dateUtc="2025-12-24T20:08:00Z"/>
                    <w:rFonts w:ascii="Arial" w:hAnsi="Arial" w:cs="Arial"/>
                  </w:rPr>
                </w:rPrChange>
              </w:rPr>
            </w:pPr>
            <w:ins w:id="463" w:author="Krishna Sanaka" w:date="2025-12-24T15:41:00Z" w16du:dateUtc="2025-12-24T20:41:00Z">
              <w:r>
                <w:rPr>
                  <w:rFonts w:ascii="Arial" w:hAnsi="Arial" w:cs="Arial"/>
                  <w:sz w:val="22"/>
                  <w:szCs w:val="22"/>
                </w:rPr>
                <w:t>1.69</w:t>
              </w:r>
            </w:ins>
          </w:p>
        </w:tc>
      </w:tr>
      <w:tr w:rsidR="00C540DF" w14:paraId="08C5F468" w14:textId="77777777" w:rsidTr="0040167D">
        <w:trPr>
          <w:ins w:id="464" w:author="Krishna Sanaka" w:date="2025-12-24T15:52:00Z"/>
        </w:trPr>
        <w:tc>
          <w:tcPr>
            <w:tcW w:w="9350" w:type="dxa"/>
            <w:gridSpan w:val="3"/>
          </w:tcPr>
          <w:p w14:paraId="5D6BB9DB" w14:textId="2F4A58D2" w:rsidR="00C540DF" w:rsidRDefault="00C540DF" w:rsidP="00EF41F5">
            <w:pPr>
              <w:rPr>
                <w:ins w:id="465" w:author="Krishna Sanaka" w:date="2025-12-24T15:52:00Z" w16du:dateUtc="2025-12-24T20:52:00Z"/>
                <w:rFonts w:ascii="Arial" w:hAnsi="Arial" w:cs="Arial"/>
                <w:sz w:val="22"/>
                <w:szCs w:val="22"/>
              </w:rPr>
            </w:pPr>
            <w:ins w:id="466" w:author="Krishna Sanaka" w:date="2025-12-24T15:52:00Z" w16du:dateUtc="2025-12-24T20:52:00Z">
              <w:r w:rsidRPr="00C540DF">
                <w:rPr>
                  <w:rFonts w:ascii="Arial" w:hAnsi="Arial" w:cs="Arial"/>
                  <w:sz w:val="22"/>
                  <w:szCs w:val="22"/>
                  <w:rPrChange w:id="467" w:author="Krishna Sanaka" w:date="2025-12-24T15:52:00Z" w16du:dateUtc="2025-12-24T20:52:00Z">
                    <w:rPr>
                      <w:rFonts w:ascii="Arial" w:hAnsi="Arial" w:cs="Arial"/>
                      <w:i/>
                      <w:iCs/>
                      <w:sz w:val="22"/>
                      <w:szCs w:val="22"/>
                    </w:rPr>
                  </w:rPrChange>
                </w:rPr>
                <w:t>Age Group</w:t>
              </w:r>
            </w:ins>
          </w:p>
        </w:tc>
      </w:tr>
      <w:tr w:rsidR="00EF41F5" w14:paraId="62ED0257" w14:textId="77777777">
        <w:trPr>
          <w:ins w:id="468" w:author="Krishna Sanaka" w:date="2025-12-24T15:11:00Z"/>
        </w:trPr>
        <w:tc>
          <w:tcPr>
            <w:tcW w:w="3116" w:type="dxa"/>
          </w:tcPr>
          <w:p w14:paraId="77EE9301" w14:textId="6DAC1D48" w:rsidR="00EF41F5" w:rsidRDefault="00EF41F5" w:rsidP="00EF41F5">
            <w:pPr>
              <w:rPr>
                <w:ins w:id="469" w:author="Krishna Sanaka" w:date="2025-12-24T15:11:00Z" w16du:dateUtc="2025-12-24T20:11:00Z"/>
                <w:rFonts w:ascii="Arial" w:hAnsi="Arial" w:cs="Arial"/>
                <w:i/>
                <w:iCs/>
                <w:sz w:val="22"/>
                <w:szCs w:val="22"/>
              </w:rPr>
            </w:pPr>
            <w:ins w:id="470" w:author="Krishna Sanaka" w:date="2025-12-24T15:11:00Z" w16du:dateUtc="2025-12-24T20:11:00Z">
              <w:r>
                <w:rPr>
                  <w:rFonts w:ascii="Arial" w:hAnsi="Arial" w:cs="Arial"/>
                  <w:i/>
                  <w:iCs/>
                  <w:sz w:val="22"/>
                  <w:szCs w:val="22"/>
                </w:rPr>
                <w:t>15-34</w:t>
              </w:r>
            </w:ins>
          </w:p>
        </w:tc>
        <w:tc>
          <w:tcPr>
            <w:tcW w:w="3117" w:type="dxa"/>
          </w:tcPr>
          <w:p w14:paraId="168A8C5F" w14:textId="010FB7E4" w:rsidR="00EF41F5" w:rsidRPr="00A2274F" w:rsidRDefault="007B46C9" w:rsidP="00EF41F5">
            <w:pPr>
              <w:rPr>
                <w:ins w:id="471" w:author="Krishna Sanaka" w:date="2025-12-24T15:11:00Z" w16du:dateUtc="2025-12-24T20:11:00Z"/>
                <w:rFonts w:ascii="Arial" w:hAnsi="Arial" w:cs="Arial"/>
                <w:sz w:val="22"/>
                <w:szCs w:val="22"/>
              </w:rPr>
            </w:pPr>
            <w:ins w:id="472" w:author="Krishna Sanaka" w:date="2025-12-24T15:41:00Z" w16du:dateUtc="2025-12-24T20:41:00Z">
              <w:r>
                <w:rPr>
                  <w:rFonts w:ascii="Arial" w:hAnsi="Arial" w:cs="Arial"/>
                  <w:sz w:val="22"/>
                  <w:szCs w:val="22"/>
                </w:rPr>
                <w:t>N/A</w:t>
              </w:r>
            </w:ins>
          </w:p>
        </w:tc>
        <w:tc>
          <w:tcPr>
            <w:tcW w:w="3117" w:type="dxa"/>
          </w:tcPr>
          <w:p w14:paraId="5C37C77E" w14:textId="48389231" w:rsidR="00EF41F5" w:rsidRPr="00A2274F" w:rsidRDefault="005F4911" w:rsidP="00EF41F5">
            <w:pPr>
              <w:rPr>
                <w:ins w:id="473" w:author="Krishna Sanaka" w:date="2025-12-24T15:11:00Z" w16du:dateUtc="2025-12-24T20:11:00Z"/>
                <w:rFonts w:ascii="Arial" w:hAnsi="Arial" w:cs="Arial"/>
                <w:sz w:val="22"/>
                <w:szCs w:val="22"/>
              </w:rPr>
            </w:pPr>
            <w:ins w:id="474" w:author="Krishna Sanaka" w:date="2025-12-24T15:41:00Z" w16du:dateUtc="2025-12-24T20:41:00Z">
              <w:r>
                <w:rPr>
                  <w:rFonts w:ascii="Arial" w:hAnsi="Arial" w:cs="Arial"/>
                  <w:sz w:val="22"/>
                  <w:szCs w:val="22"/>
                </w:rPr>
                <w:t>0.01</w:t>
              </w:r>
            </w:ins>
          </w:p>
        </w:tc>
      </w:tr>
      <w:tr w:rsidR="00EF41F5" w14:paraId="21CFEBEB" w14:textId="77777777">
        <w:trPr>
          <w:ins w:id="475" w:author="Krishna Sanaka" w:date="2025-12-24T15:11:00Z"/>
        </w:trPr>
        <w:tc>
          <w:tcPr>
            <w:tcW w:w="3116" w:type="dxa"/>
          </w:tcPr>
          <w:p w14:paraId="397FAE14" w14:textId="61E19C8D" w:rsidR="00EF41F5" w:rsidRDefault="00EF41F5" w:rsidP="00EF41F5">
            <w:pPr>
              <w:rPr>
                <w:ins w:id="476" w:author="Krishna Sanaka" w:date="2025-12-24T15:11:00Z" w16du:dateUtc="2025-12-24T20:11:00Z"/>
                <w:rFonts w:ascii="Arial" w:hAnsi="Arial" w:cs="Arial"/>
                <w:i/>
                <w:iCs/>
                <w:sz w:val="22"/>
                <w:szCs w:val="22"/>
              </w:rPr>
            </w:pPr>
            <w:ins w:id="477" w:author="Krishna Sanaka" w:date="2025-12-24T15:11:00Z" w16du:dateUtc="2025-12-24T20:11:00Z">
              <w:r>
                <w:rPr>
                  <w:rFonts w:ascii="Arial" w:hAnsi="Arial" w:cs="Arial"/>
                  <w:i/>
                  <w:iCs/>
                  <w:sz w:val="22"/>
                  <w:szCs w:val="22"/>
                </w:rPr>
                <w:t>35-64</w:t>
              </w:r>
            </w:ins>
          </w:p>
        </w:tc>
        <w:tc>
          <w:tcPr>
            <w:tcW w:w="3117" w:type="dxa"/>
          </w:tcPr>
          <w:p w14:paraId="7246135F" w14:textId="7E6D107C" w:rsidR="00EF41F5" w:rsidRPr="00A2274F" w:rsidRDefault="00EF41F5" w:rsidP="00EF41F5">
            <w:pPr>
              <w:rPr>
                <w:ins w:id="478" w:author="Krishna Sanaka" w:date="2025-12-24T15:11:00Z" w16du:dateUtc="2025-12-24T20:11:00Z"/>
                <w:rFonts w:ascii="Arial" w:hAnsi="Arial" w:cs="Arial"/>
                <w:sz w:val="22"/>
                <w:szCs w:val="22"/>
              </w:rPr>
            </w:pPr>
            <w:ins w:id="479" w:author="Krishna Sanaka" w:date="2025-12-24T15:12:00Z" w16du:dateUtc="2025-12-24T20:12:00Z">
              <w:r>
                <w:rPr>
                  <w:rFonts w:ascii="Arial" w:hAnsi="Arial" w:cs="Arial"/>
                  <w:sz w:val="22"/>
                  <w:szCs w:val="22"/>
                </w:rPr>
                <w:t>Reference</w:t>
              </w:r>
            </w:ins>
          </w:p>
        </w:tc>
        <w:tc>
          <w:tcPr>
            <w:tcW w:w="3117" w:type="dxa"/>
          </w:tcPr>
          <w:p w14:paraId="0562291D" w14:textId="0EC7DACE" w:rsidR="00EF41F5" w:rsidRPr="00A2274F" w:rsidRDefault="00EF41F5" w:rsidP="00EF41F5">
            <w:pPr>
              <w:rPr>
                <w:ins w:id="480" w:author="Krishna Sanaka" w:date="2025-12-24T15:11:00Z" w16du:dateUtc="2025-12-24T20:11:00Z"/>
                <w:rFonts w:ascii="Arial" w:hAnsi="Arial" w:cs="Arial"/>
                <w:sz w:val="22"/>
                <w:szCs w:val="22"/>
              </w:rPr>
            </w:pPr>
            <w:ins w:id="481" w:author="Krishna Sanaka" w:date="2025-12-24T15:12:00Z" w16du:dateUtc="2025-12-24T20:12:00Z">
              <w:r>
                <w:rPr>
                  <w:rFonts w:ascii="Arial" w:hAnsi="Arial" w:cs="Arial"/>
                  <w:sz w:val="22"/>
                  <w:szCs w:val="22"/>
                </w:rPr>
                <w:t>Reference</w:t>
              </w:r>
            </w:ins>
          </w:p>
        </w:tc>
      </w:tr>
      <w:tr w:rsidR="00EF41F5" w14:paraId="0C37120F" w14:textId="77777777">
        <w:trPr>
          <w:ins w:id="482" w:author="Krishna Sanaka" w:date="2025-12-24T15:11:00Z"/>
        </w:trPr>
        <w:tc>
          <w:tcPr>
            <w:tcW w:w="3116" w:type="dxa"/>
          </w:tcPr>
          <w:p w14:paraId="409A5A8E" w14:textId="5E7846C7" w:rsidR="00EF41F5" w:rsidRDefault="00EF41F5" w:rsidP="00EF41F5">
            <w:pPr>
              <w:rPr>
                <w:ins w:id="483" w:author="Krishna Sanaka" w:date="2025-12-24T15:11:00Z" w16du:dateUtc="2025-12-24T20:11:00Z"/>
                <w:rFonts w:ascii="Arial" w:hAnsi="Arial" w:cs="Arial"/>
                <w:i/>
                <w:iCs/>
                <w:sz w:val="22"/>
                <w:szCs w:val="22"/>
              </w:rPr>
            </w:pPr>
            <w:ins w:id="484" w:author="Krishna Sanaka" w:date="2025-12-24T15:11:00Z" w16du:dateUtc="2025-12-24T20:11:00Z">
              <w:r>
                <w:rPr>
                  <w:rFonts w:ascii="Arial" w:hAnsi="Arial" w:cs="Arial"/>
                  <w:i/>
                  <w:iCs/>
                  <w:sz w:val="22"/>
                  <w:szCs w:val="22"/>
                </w:rPr>
                <w:t>65+</w:t>
              </w:r>
            </w:ins>
          </w:p>
        </w:tc>
        <w:tc>
          <w:tcPr>
            <w:tcW w:w="3117" w:type="dxa"/>
          </w:tcPr>
          <w:p w14:paraId="7C90DEA9" w14:textId="73D651E9" w:rsidR="00EF41F5" w:rsidRPr="00A2274F" w:rsidRDefault="007A7F91" w:rsidP="00EF41F5">
            <w:pPr>
              <w:rPr>
                <w:ins w:id="485" w:author="Krishna Sanaka" w:date="2025-12-24T15:11:00Z" w16du:dateUtc="2025-12-24T20:11:00Z"/>
                <w:rFonts w:ascii="Arial" w:hAnsi="Arial" w:cs="Arial"/>
                <w:sz w:val="22"/>
                <w:szCs w:val="22"/>
              </w:rPr>
            </w:pPr>
            <w:ins w:id="486" w:author="Krishna Sanaka" w:date="2025-12-24T15:43:00Z" w16du:dateUtc="2025-12-24T20:43:00Z">
              <w:r>
                <w:rPr>
                  <w:rFonts w:ascii="Arial" w:hAnsi="Arial" w:cs="Arial"/>
                  <w:sz w:val="22"/>
                  <w:szCs w:val="22"/>
                </w:rPr>
                <w:t>17.4</w:t>
              </w:r>
            </w:ins>
          </w:p>
        </w:tc>
        <w:tc>
          <w:tcPr>
            <w:tcW w:w="3117" w:type="dxa"/>
          </w:tcPr>
          <w:p w14:paraId="5CBAFADF" w14:textId="180E6AC0" w:rsidR="00EF41F5" w:rsidRPr="00A2274F" w:rsidRDefault="007A7F91" w:rsidP="00EF41F5">
            <w:pPr>
              <w:rPr>
                <w:ins w:id="487" w:author="Krishna Sanaka" w:date="2025-12-24T15:11:00Z" w16du:dateUtc="2025-12-24T20:11:00Z"/>
                <w:rFonts w:ascii="Arial" w:hAnsi="Arial" w:cs="Arial"/>
                <w:sz w:val="22"/>
                <w:szCs w:val="22"/>
              </w:rPr>
            </w:pPr>
            <w:ins w:id="488" w:author="Krishna Sanaka" w:date="2025-12-24T15:43:00Z" w16du:dateUtc="2025-12-24T20:43:00Z">
              <w:r>
                <w:rPr>
                  <w:rFonts w:ascii="Arial" w:hAnsi="Arial" w:cs="Arial"/>
                  <w:sz w:val="22"/>
                  <w:szCs w:val="22"/>
                </w:rPr>
                <w:t>11.91</w:t>
              </w:r>
            </w:ins>
          </w:p>
        </w:tc>
      </w:tr>
      <w:tr w:rsidR="00C540DF" w14:paraId="08C8172F" w14:textId="77777777" w:rsidTr="00CA0577">
        <w:trPr>
          <w:ins w:id="489" w:author="Krishna Sanaka" w:date="2025-12-24T15:52:00Z"/>
        </w:trPr>
        <w:tc>
          <w:tcPr>
            <w:tcW w:w="9350" w:type="dxa"/>
            <w:gridSpan w:val="3"/>
          </w:tcPr>
          <w:p w14:paraId="05FAFCFD" w14:textId="074181B2" w:rsidR="00C540DF" w:rsidRDefault="00C540DF" w:rsidP="00EF41F5">
            <w:pPr>
              <w:rPr>
                <w:ins w:id="490" w:author="Krishna Sanaka" w:date="2025-12-24T15:52:00Z" w16du:dateUtc="2025-12-24T20:52:00Z"/>
                <w:rFonts w:ascii="Arial" w:hAnsi="Arial" w:cs="Arial"/>
                <w:sz w:val="22"/>
                <w:szCs w:val="22"/>
              </w:rPr>
            </w:pPr>
            <w:ins w:id="491" w:author="Krishna Sanaka" w:date="2025-12-24T15:53:00Z" w16du:dateUtc="2025-12-24T20:53:00Z">
              <w:r>
                <w:rPr>
                  <w:rFonts w:ascii="Arial" w:hAnsi="Arial" w:cs="Arial"/>
                  <w:sz w:val="22"/>
                  <w:szCs w:val="22"/>
                </w:rPr>
                <w:t>Region</w:t>
              </w:r>
            </w:ins>
          </w:p>
        </w:tc>
      </w:tr>
      <w:tr w:rsidR="00EF41F5" w14:paraId="5389D50F" w14:textId="77777777">
        <w:trPr>
          <w:ins w:id="492" w:author="Krishna Sanaka" w:date="2025-12-24T15:11:00Z"/>
        </w:trPr>
        <w:tc>
          <w:tcPr>
            <w:tcW w:w="3116" w:type="dxa"/>
          </w:tcPr>
          <w:p w14:paraId="37BC8325" w14:textId="52423171" w:rsidR="00EF41F5" w:rsidRDefault="00EF41F5" w:rsidP="00EF41F5">
            <w:pPr>
              <w:rPr>
                <w:ins w:id="493" w:author="Krishna Sanaka" w:date="2025-12-24T15:11:00Z" w16du:dateUtc="2025-12-24T20:11:00Z"/>
                <w:rFonts w:ascii="Arial" w:hAnsi="Arial" w:cs="Arial"/>
                <w:i/>
                <w:iCs/>
                <w:sz w:val="22"/>
                <w:szCs w:val="22"/>
              </w:rPr>
            </w:pPr>
            <w:ins w:id="494" w:author="Krishna Sanaka" w:date="2025-12-24T15:11:00Z" w16du:dateUtc="2025-12-24T20:11:00Z">
              <w:r>
                <w:rPr>
                  <w:rFonts w:ascii="Arial" w:hAnsi="Arial" w:cs="Arial"/>
                  <w:i/>
                  <w:iCs/>
                  <w:sz w:val="22"/>
                  <w:szCs w:val="22"/>
                </w:rPr>
                <w:t>Northeast</w:t>
              </w:r>
            </w:ins>
          </w:p>
        </w:tc>
        <w:tc>
          <w:tcPr>
            <w:tcW w:w="3117" w:type="dxa"/>
          </w:tcPr>
          <w:p w14:paraId="55FFF709" w14:textId="715BAEA9" w:rsidR="00EF41F5" w:rsidRPr="00A2274F" w:rsidRDefault="00EF41F5" w:rsidP="00EF41F5">
            <w:pPr>
              <w:rPr>
                <w:ins w:id="495" w:author="Krishna Sanaka" w:date="2025-12-24T15:11:00Z" w16du:dateUtc="2025-12-24T20:11:00Z"/>
                <w:rFonts w:ascii="Arial" w:hAnsi="Arial" w:cs="Arial"/>
                <w:sz w:val="22"/>
                <w:szCs w:val="22"/>
              </w:rPr>
            </w:pPr>
            <w:ins w:id="496" w:author="Krishna Sanaka" w:date="2025-12-24T15:12:00Z" w16du:dateUtc="2025-12-24T20:12:00Z">
              <w:r>
                <w:rPr>
                  <w:rFonts w:ascii="Arial" w:hAnsi="Arial" w:cs="Arial"/>
                  <w:sz w:val="22"/>
                  <w:szCs w:val="22"/>
                </w:rPr>
                <w:t>Reference</w:t>
              </w:r>
            </w:ins>
          </w:p>
        </w:tc>
        <w:tc>
          <w:tcPr>
            <w:tcW w:w="3117" w:type="dxa"/>
          </w:tcPr>
          <w:p w14:paraId="57B4F0E1" w14:textId="4CED06BA" w:rsidR="00EF41F5" w:rsidRPr="00A2274F" w:rsidRDefault="00EF41F5" w:rsidP="00EF41F5">
            <w:pPr>
              <w:rPr>
                <w:ins w:id="497" w:author="Krishna Sanaka" w:date="2025-12-24T15:11:00Z" w16du:dateUtc="2025-12-24T20:11:00Z"/>
                <w:rFonts w:ascii="Arial" w:hAnsi="Arial" w:cs="Arial"/>
                <w:sz w:val="22"/>
                <w:szCs w:val="22"/>
              </w:rPr>
            </w:pPr>
            <w:ins w:id="498" w:author="Krishna Sanaka" w:date="2025-12-24T15:12:00Z" w16du:dateUtc="2025-12-24T20:12:00Z">
              <w:r>
                <w:rPr>
                  <w:rFonts w:ascii="Arial" w:hAnsi="Arial" w:cs="Arial"/>
                  <w:sz w:val="22"/>
                  <w:szCs w:val="22"/>
                </w:rPr>
                <w:t>Reference</w:t>
              </w:r>
            </w:ins>
          </w:p>
        </w:tc>
      </w:tr>
      <w:tr w:rsidR="00EF41F5" w14:paraId="5888A077" w14:textId="77777777">
        <w:trPr>
          <w:ins w:id="499" w:author="Krishna Sanaka" w:date="2025-12-24T15:11:00Z"/>
        </w:trPr>
        <w:tc>
          <w:tcPr>
            <w:tcW w:w="3116" w:type="dxa"/>
          </w:tcPr>
          <w:p w14:paraId="69BF7ACF" w14:textId="7FFAB704" w:rsidR="00EF41F5" w:rsidRDefault="00EF41F5" w:rsidP="00EF41F5">
            <w:pPr>
              <w:rPr>
                <w:ins w:id="500" w:author="Krishna Sanaka" w:date="2025-12-24T15:11:00Z" w16du:dateUtc="2025-12-24T20:11:00Z"/>
                <w:rFonts w:ascii="Arial" w:hAnsi="Arial" w:cs="Arial"/>
                <w:i/>
                <w:iCs/>
                <w:sz w:val="22"/>
                <w:szCs w:val="22"/>
              </w:rPr>
            </w:pPr>
            <w:ins w:id="501" w:author="Krishna Sanaka" w:date="2025-12-24T15:11:00Z" w16du:dateUtc="2025-12-24T20:11:00Z">
              <w:r>
                <w:rPr>
                  <w:rFonts w:ascii="Arial" w:hAnsi="Arial" w:cs="Arial"/>
                  <w:i/>
                  <w:iCs/>
                  <w:sz w:val="22"/>
                  <w:szCs w:val="22"/>
                </w:rPr>
                <w:t>Midwest</w:t>
              </w:r>
            </w:ins>
          </w:p>
        </w:tc>
        <w:tc>
          <w:tcPr>
            <w:tcW w:w="3117" w:type="dxa"/>
          </w:tcPr>
          <w:p w14:paraId="71D759A6" w14:textId="3106998C" w:rsidR="00EF41F5" w:rsidRPr="00A2274F" w:rsidRDefault="007A7F91" w:rsidP="00EF41F5">
            <w:pPr>
              <w:rPr>
                <w:ins w:id="502" w:author="Krishna Sanaka" w:date="2025-12-24T15:11:00Z" w16du:dateUtc="2025-12-24T20:11:00Z"/>
                <w:rFonts w:ascii="Arial" w:hAnsi="Arial" w:cs="Arial"/>
                <w:sz w:val="22"/>
                <w:szCs w:val="22"/>
              </w:rPr>
            </w:pPr>
            <w:ins w:id="503" w:author="Krishna Sanaka" w:date="2025-12-24T15:49:00Z" w16du:dateUtc="2025-12-24T20:49:00Z">
              <w:r>
                <w:rPr>
                  <w:rFonts w:ascii="Arial" w:hAnsi="Arial" w:cs="Arial"/>
                  <w:sz w:val="22"/>
                  <w:szCs w:val="22"/>
                </w:rPr>
                <w:t>0.91</w:t>
              </w:r>
            </w:ins>
          </w:p>
        </w:tc>
        <w:tc>
          <w:tcPr>
            <w:tcW w:w="3117" w:type="dxa"/>
          </w:tcPr>
          <w:p w14:paraId="6D971835" w14:textId="1802B772" w:rsidR="00EF41F5" w:rsidRPr="00A2274F" w:rsidRDefault="008614EA" w:rsidP="00EF41F5">
            <w:pPr>
              <w:rPr>
                <w:ins w:id="504" w:author="Krishna Sanaka" w:date="2025-12-24T15:11:00Z" w16du:dateUtc="2025-12-24T20:11:00Z"/>
                <w:rFonts w:ascii="Arial" w:hAnsi="Arial" w:cs="Arial"/>
                <w:sz w:val="22"/>
                <w:szCs w:val="22"/>
              </w:rPr>
            </w:pPr>
            <w:ins w:id="505" w:author="Krishna Sanaka" w:date="2025-12-24T15:49:00Z" w16du:dateUtc="2025-12-24T20:49:00Z">
              <w:r>
                <w:rPr>
                  <w:rFonts w:ascii="Arial" w:hAnsi="Arial" w:cs="Arial"/>
                  <w:sz w:val="22"/>
                  <w:szCs w:val="22"/>
                </w:rPr>
                <w:t>1.13</w:t>
              </w:r>
            </w:ins>
          </w:p>
        </w:tc>
      </w:tr>
      <w:tr w:rsidR="00EF41F5" w14:paraId="2D1C1624" w14:textId="77777777">
        <w:trPr>
          <w:ins w:id="506" w:author="Krishna Sanaka" w:date="2025-12-24T15:11:00Z"/>
        </w:trPr>
        <w:tc>
          <w:tcPr>
            <w:tcW w:w="3116" w:type="dxa"/>
          </w:tcPr>
          <w:p w14:paraId="0C80CEC6" w14:textId="5472AD5C" w:rsidR="00EF41F5" w:rsidRDefault="00EF41F5" w:rsidP="00EF41F5">
            <w:pPr>
              <w:rPr>
                <w:ins w:id="507" w:author="Krishna Sanaka" w:date="2025-12-24T15:11:00Z" w16du:dateUtc="2025-12-24T20:11:00Z"/>
                <w:rFonts w:ascii="Arial" w:hAnsi="Arial" w:cs="Arial"/>
                <w:i/>
                <w:iCs/>
                <w:sz w:val="22"/>
                <w:szCs w:val="22"/>
              </w:rPr>
            </w:pPr>
            <w:ins w:id="508" w:author="Krishna Sanaka" w:date="2025-12-24T15:11:00Z" w16du:dateUtc="2025-12-24T20:11:00Z">
              <w:r>
                <w:rPr>
                  <w:rFonts w:ascii="Arial" w:hAnsi="Arial" w:cs="Arial"/>
                  <w:i/>
                  <w:iCs/>
                  <w:sz w:val="22"/>
                  <w:szCs w:val="22"/>
                </w:rPr>
                <w:t>South</w:t>
              </w:r>
            </w:ins>
          </w:p>
        </w:tc>
        <w:tc>
          <w:tcPr>
            <w:tcW w:w="3117" w:type="dxa"/>
          </w:tcPr>
          <w:p w14:paraId="448937BA" w14:textId="40D8ADF1" w:rsidR="00EF41F5" w:rsidRPr="00A2274F" w:rsidRDefault="00760FCF" w:rsidP="00EF41F5">
            <w:pPr>
              <w:rPr>
                <w:ins w:id="509" w:author="Krishna Sanaka" w:date="2025-12-24T15:11:00Z" w16du:dateUtc="2025-12-24T20:11:00Z"/>
                <w:rFonts w:ascii="Arial" w:hAnsi="Arial" w:cs="Arial"/>
                <w:sz w:val="22"/>
                <w:szCs w:val="22"/>
              </w:rPr>
            </w:pPr>
            <w:ins w:id="510" w:author="Krishna Sanaka" w:date="2025-12-24T15:50:00Z" w16du:dateUtc="2025-12-24T20:50:00Z">
              <w:r>
                <w:rPr>
                  <w:rFonts w:ascii="Arial" w:hAnsi="Arial" w:cs="Arial"/>
                  <w:sz w:val="22"/>
                  <w:szCs w:val="22"/>
                </w:rPr>
                <w:t>0.81</w:t>
              </w:r>
            </w:ins>
          </w:p>
        </w:tc>
        <w:tc>
          <w:tcPr>
            <w:tcW w:w="3117" w:type="dxa"/>
          </w:tcPr>
          <w:p w14:paraId="5F2BC471" w14:textId="79DCF456" w:rsidR="00EF41F5" w:rsidRPr="00A2274F" w:rsidRDefault="00760FCF" w:rsidP="00EF41F5">
            <w:pPr>
              <w:rPr>
                <w:ins w:id="511" w:author="Krishna Sanaka" w:date="2025-12-24T15:11:00Z" w16du:dateUtc="2025-12-24T20:11:00Z"/>
                <w:rFonts w:ascii="Arial" w:hAnsi="Arial" w:cs="Arial"/>
                <w:sz w:val="22"/>
                <w:szCs w:val="22"/>
              </w:rPr>
            </w:pPr>
            <w:ins w:id="512" w:author="Krishna Sanaka" w:date="2025-12-24T15:50:00Z" w16du:dateUtc="2025-12-24T20:50:00Z">
              <w:r>
                <w:rPr>
                  <w:rFonts w:ascii="Arial" w:hAnsi="Arial" w:cs="Arial"/>
                  <w:sz w:val="22"/>
                  <w:szCs w:val="22"/>
                </w:rPr>
                <w:t>1.03</w:t>
              </w:r>
            </w:ins>
          </w:p>
        </w:tc>
      </w:tr>
      <w:tr w:rsidR="00EF41F5" w14:paraId="5F290430" w14:textId="77777777">
        <w:trPr>
          <w:ins w:id="513" w:author="Krishna Sanaka" w:date="2025-12-24T15:11:00Z"/>
        </w:trPr>
        <w:tc>
          <w:tcPr>
            <w:tcW w:w="3116" w:type="dxa"/>
          </w:tcPr>
          <w:p w14:paraId="298A3CEB" w14:textId="2DAB4EEA" w:rsidR="00EF41F5" w:rsidRDefault="00EF41F5" w:rsidP="00EF41F5">
            <w:pPr>
              <w:rPr>
                <w:ins w:id="514" w:author="Krishna Sanaka" w:date="2025-12-24T15:11:00Z" w16du:dateUtc="2025-12-24T20:11:00Z"/>
                <w:rFonts w:ascii="Arial" w:hAnsi="Arial" w:cs="Arial"/>
                <w:i/>
                <w:iCs/>
                <w:sz w:val="22"/>
                <w:szCs w:val="22"/>
              </w:rPr>
            </w:pPr>
            <w:ins w:id="515" w:author="Krishna Sanaka" w:date="2025-12-24T15:11:00Z" w16du:dateUtc="2025-12-24T20:11:00Z">
              <w:r>
                <w:rPr>
                  <w:rFonts w:ascii="Arial" w:hAnsi="Arial" w:cs="Arial"/>
                  <w:i/>
                  <w:iCs/>
                  <w:sz w:val="22"/>
                  <w:szCs w:val="22"/>
                </w:rPr>
                <w:t>West</w:t>
              </w:r>
            </w:ins>
          </w:p>
        </w:tc>
        <w:tc>
          <w:tcPr>
            <w:tcW w:w="3117" w:type="dxa"/>
          </w:tcPr>
          <w:p w14:paraId="374FD50B" w14:textId="63F0473C" w:rsidR="00EF41F5" w:rsidRPr="00A2274F" w:rsidRDefault="00F95EA5" w:rsidP="00EF41F5">
            <w:pPr>
              <w:rPr>
                <w:ins w:id="516" w:author="Krishna Sanaka" w:date="2025-12-24T15:11:00Z" w16du:dateUtc="2025-12-24T20:11:00Z"/>
                <w:rFonts w:ascii="Arial" w:hAnsi="Arial" w:cs="Arial"/>
                <w:sz w:val="22"/>
                <w:szCs w:val="22"/>
              </w:rPr>
            </w:pPr>
            <w:ins w:id="517" w:author="Krishna Sanaka" w:date="2025-12-24T15:50:00Z" w16du:dateUtc="2025-12-24T20:50:00Z">
              <w:r>
                <w:rPr>
                  <w:rFonts w:ascii="Arial" w:hAnsi="Arial" w:cs="Arial"/>
                  <w:sz w:val="22"/>
                  <w:szCs w:val="22"/>
                </w:rPr>
                <w:t>0.71</w:t>
              </w:r>
            </w:ins>
          </w:p>
        </w:tc>
        <w:tc>
          <w:tcPr>
            <w:tcW w:w="3117" w:type="dxa"/>
          </w:tcPr>
          <w:p w14:paraId="0CACE064" w14:textId="24373B90" w:rsidR="00EF41F5" w:rsidRPr="00A2274F" w:rsidRDefault="00466845" w:rsidP="00EF41F5">
            <w:pPr>
              <w:rPr>
                <w:ins w:id="518" w:author="Krishna Sanaka" w:date="2025-12-24T15:11:00Z" w16du:dateUtc="2025-12-24T20:11:00Z"/>
                <w:rFonts w:ascii="Arial" w:hAnsi="Arial" w:cs="Arial"/>
                <w:sz w:val="22"/>
                <w:szCs w:val="22"/>
              </w:rPr>
            </w:pPr>
            <w:ins w:id="519" w:author="Krishna Sanaka" w:date="2025-12-24T15:50:00Z" w16du:dateUtc="2025-12-24T20:50:00Z">
              <w:r>
                <w:rPr>
                  <w:rFonts w:ascii="Arial" w:hAnsi="Arial" w:cs="Arial"/>
                  <w:sz w:val="22"/>
                  <w:szCs w:val="22"/>
                </w:rPr>
                <w:t>0.72</w:t>
              </w:r>
            </w:ins>
          </w:p>
        </w:tc>
      </w:tr>
    </w:tbl>
    <w:p w14:paraId="03A486F1" w14:textId="77777777" w:rsidR="009B45ED" w:rsidRDefault="00C540DF" w:rsidP="00FD703E">
      <w:pPr>
        <w:spacing w:after="0" w:line="240" w:lineRule="auto"/>
        <w:rPr>
          <w:ins w:id="520" w:author="Krishna Sanaka" w:date="2025-12-24T17:57:00Z" w16du:dateUtc="2025-12-24T22:57:00Z"/>
          <w:rFonts w:ascii="Arial" w:hAnsi="Arial" w:cs="Arial"/>
        </w:rPr>
      </w:pPr>
      <w:ins w:id="521" w:author="Krishna Sanaka" w:date="2025-12-24T15:59:00Z" w16du:dateUtc="2025-12-24T20:59:00Z">
        <w:r w:rsidRPr="00C540DF">
          <w:rPr>
            <w:rFonts w:ascii="Arial" w:hAnsi="Arial" w:cs="Arial"/>
          </w:rPr>
          <w:t>Ratios represent group-specific age-adjusted mortality rates divided by the reference group within each year. Osteomyelitis was defined as the underlying cause of death. Reference categories are indicated. N/A denotes unstable or suppressed estimates.</w:t>
        </w:r>
      </w:ins>
      <w:ins w:id="522" w:author="Krishna Sanaka" w:date="2025-12-24T16:00:00Z" w16du:dateUtc="2025-12-24T21:00:00Z">
        <w:r>
          <w:rPr>
            <w:rFonts w:ascii="Arial" w:hAnsi="Arial" w:cs="Arial"/>
          </w:rPr>
          <w:t xml:space="preserve"> NH = </w:t>
        </w:r>
        <w:proofErr w:type="gramStart"/>
        <w:r>
          <w:rPr>
            <w:rFonts w:ascii="Arial" w:hAnsi="Arial" w:cs="Arial"/>
          </w:rPr>
          <w:t>Non-Hispanic</w:t>
        </w:r>
        <w:proofErr w:type="gramEnd"/>
        <w:r>
          <w:rPr>
            <w:rFonts w:ascii="Arial" w:hAnsi="Arial" w:cs="Arial"/>
          </w:rPr>
          <w:t>.</w:t>
        </w:r>
      </w:ins>
    </w:p>
    <w:p w14:paraId="08BFB7A6" w14:textId="77777777" w:rsidR="009B45ED" w:rsidRDefault="009B45ED">
      <w:pPr>
        <w:rPr>
          <w:ins w:id="523" w:author="Krishna Sanaka" w:date="2025-12-24T17:57:00Z" w16du:dateUtc="2025-12-24T22:57:00Z"/>
          <w:rFonts w:ascii="Arial" w:hAnsi="Arial" w:cs="Arial"/>
        </w:rPr>
      </w:pPr>
      <w:ins w:id="524" w:author="Krishna Sanaka" w:date="2025-12-24T17:57:00Z" w16du:dateUtc="2025-12-24T22:57:00Z">
        <w:r>
          <w:rPr>
            <w:rFonts w:ascii="Arial" w:hAnsi="Arial" w:cs="Arial"/>
          </w:rPr>
          <w:br w:type="page"/>
        </w:r>
      </w:ins>
    </w:p>
    <w:p w14:paraId="189F48BD" w14:textId="77777777" w:rsidR="00197830" w:rsidRDefault="009B45ED" w:rsidP="00FD703E">
      <w:pPr>
        <w:spacing w:after="0" w:line="240" w:lineRule="auto"/>
        <w:rPr>
          <w:ins w:id="525" w:author="Krishna Sanaka" w:date="2025-12-24T17:58:00Z" w16du:dateUtc="2025-12-24T22:58:00Z"/>
          <w:rFonts w:ascii="Arial" w:hAnsi="Arial" w:cs="Arial"/>
        </w:rPr>
      </w:pPr>
      <w:ins w:id="526" w:author="Krishna Sanaka" w:date="2025-12-24T17:57:00Z" w16du:dateUtc="2025-12-24T22:57:00Z">
        <w:r>
          <w:rPr>
            <w:rFonts w:ascii="Arial" w:hAnsi="Arial" w:cs="Arial"/>
            <w:b/>
            <w:bCs/>
          </w:rPr>
          <w:lastRenderedPageBreak/>
          <w:t xml:space="preserve">Supplementary Table 2. </w:t>
        </w:r>
      </w:ins>
      <w:ins w:id="527" w:author="Krishna Sanaka" w:date="2025-12-24T17:58:00Z" w16du:dateUtc="2025-12-24T22:58:00Z">
        <w:r w:rsidR="00812C33">
          <w:rPr>
            <w:rFonts w:ascii="Arial" w:hAnsi="Arial" w:cs="Arial"/>
            <w:b/>
            <w:bCs/>
          </w:rPr>
          <w:t xml:space="preserve">Distribution of osteomyelitis-related </w:t>
        </w:r>
        <w:r w:rsidR="00197830">
          <w:rPr>
            <w:rFonts w:ascii="Arial" w:hAnsi="Arial" w:cs="Arial"/>
            <w:b/>
            <w:bCs/>
          </w:rPr>
          <w:t>deaths by age group and comorbidity in 1999 and 2023.</w:t>
        </w:r>
      </w:ins>
    </w:p>
    <w:tbl>
      <w:tblPr>
        <w:tblStyle w:val="TableGrid"/>
        <w:tblW w:w="0" w:type="auto"/>
        <w:tblLook w:val="04A0" w:firstRow="1" w:lastRow="0" w:firstColumn="1" w:lastColumn="0" w:noHBand="0" w:noVBand="1"/>
      </w:tblPr>
      <w:tblGrid>
        <w:gridCol w:w="1558"/>
        <w:gridCol w:w="1558"/>
        <w:gridCol w:w="1558"/>
        <w:gridCol w:w="1558"/>
        <w:gridCol w:w="1559"/>
        <w:gridCol w:w="1559"/>
      </w:tblGrid>
      <w:tr w:rsidR="00197830" w14:paraId="04D61979" w14:textId="77777777">
        <w:trPr>
          <w:ins w:id="528" w:author="Krishna Sanaka" w:date="2025-12-24T17:58:00Z"/>
        </w:trPr>
        <w:tc>
          <w:tcPr>
            <w:tcW w:w="1558" w:type="dxa"/>
          </w:tcPr>
          <w:p w14:paraId="40AF06F6" w14:textId="5E031EE1" w:rsidR="00197830" w:rsidRPr="00197830" w:rsidRDefault="00197830" w:rsidP="00FD703E">
            <w:pPr>
              <w:rPr>
                <w:ins w:id="529" w:author="Krishna Sanaka" w:date="2025-12-24T17:58:00Z" w16du:dateUtc="2025-12-24T22:58:00Z"/>
                <w:rFonts w:ascii="Arial" w:hAnsi="Arial" w:cs="Arial"/>
                <w:b/>
                <w:bCs/>
                <w:rPrChange w:id="530" w:author="Krishna Sanaka" w:date="2025-12-24T17:59:00Z" w16du:dateUtc="2025-12-24T22:59:00Z">
                  <w:rPr>
                    <w:ins w:id="531" w:author="Krishna Sanaka" w:date="2025-12-24T17:58:00Z" w16du:dateUtc="2025-12-24T22:58:00Z"/>
                    <w:rFonts w:ascii="Arial" w:hAnsi="Arial" w:cs="Arial"/>
                  </w:rPr>
                </w:rPrChange>
              </w:rPr>
            </w:pPr>
            <w:ins w:id="532" w:author="Krishna Sanaka" w:date="2025-12-24T17:59:00Z" w16du:dateUtc="2025-12-24T22:59:00Z">
              <w:r>
                <w:rPr>
                  <w:rFonts w:ascii="Arial" w:hAnsi="Arial" w:cs="Arial"/>
                  <w:b/>
                  <w:bCs/>
                </w:rPr>
                <w:t>Age Group</w:t>
              </w:r>
            </w:ins>
          </w:p>
        </w:tc>
        <w:tc>
          <w:tcPr>
            <w:tcW w:w="1558" w:type="dxa"/>
          </w:tcPr>
          <w:p w14:paraId="15AAD4E0" w14:textId="343C3D3E" w:rsidR="00197830" w:rsidRPr="00197830" w:rsidRDefault="003535CA" w:rsidP="00FD703E">
            <w:pPr>
              <w:rPr>
                <w:ins w:id="533" w:author="Krishna Sanaka" w:date="2025-12-24T17:58:00Z" w16du:dateUtc="2025-12-24T22:58:00Z"/>
                <w:rFonts w:ascii="Arial" w:hAnsi="Arial" w:cs="Arial"/>
                <w:b/>
                <w:bCs/>
                <w:rPrChange w:id="534" w:author="Krishna Sanaka" w:date="2025-12-24T17:59:00Z" w16du:dateUtc="2025-12-24T22:59:00Z">
                  <w:rPr>
                    <w:ins w:id="535" w:author="Krishna Sanaka" w:date="2025-12-24T17:58:00Z" w16du:dateUtc="2025-12-24T22:58:00Z"/>
                    <w:rFonts w:ascii="Arial" w:hAnsi="Arial" w:cs="Arial"/>
                  </w:rPr>
                </w:rPrChange>
              </w:rPr>
            </w:pPr>
            <w:ins w:id="536" w:author="Krishna Sanaka" w:date="2025-12-24T17:59:00Z" w16du:dateUtc="2025-12-24T22:59:00Z">
              <w:r>
                <w:rPr>
                  <w:rFonts w:ascii="Arial" w:hAnsi="Arial" w:cs="Arial"/>
                  <w:b/>
                  <w:bCs/>
                </w:rPr>
                <w:t>Total Deaths</w:t>
              </w:r>
            </w:ins>
          </w:p>
        </w:tc>
        <w:tc>
          <w:tcPr>
            <w:tcW w:w="1558" w:type="dxa"/>
          </w:tcPr>
          <w:p w14:paraId="55B5501E" w14:textId="612EBD82" w:rsidR="00197830" w:rsidRPr="00197830" w:rsidRDefault="003535CA" w:rsidP="00FD703E">
            <w:pPr>
              <w:rPr>
                <w:ins w:id="537" w:author="Krishna Sanaka" w:date="2025-12-24T17:58:00Z" w16du:dateUtc="2025-12-24T22:58:00Z"/>
                <w:rFonts w:ascii="Arial" w:hAnsi="Arial" w:cs="Arial"/>
                <w:b/>
                <w:bCs/>
                <w:rPrChange w:id="538" w:author="Krishna Sanaka" w:date="2025-12-24T17:59:00Z" w16du:dateUtc="2025-12-24T22:59:00Z">
                  <w:rPr>
                    <w:ins w:id="539" w:author="Krishna Sanaka" w:date="2025-12-24T17:58:00Z" w16du:dateUtc="2025-12-24T22:58:00Z"/>
                    <w:rFonts w:ascii="Arial" w:hAnsi="Arial" w:cs="Arial"/>
                  </w:rPr>
                </w:rPrChange>
              </w:rPr>
            </w:pPr>
            <w:ins w:id="540" w:author="Krishna Sanaka" w:date="2025-12-24T17:59:00Z" w16du:dateUtc="2025-12-24T22:59:00Z">
              <w:r>
                <w:rPr>
                  <w:rFonts w:ascii="Arial" w:hAnsi="Arial" w:cs="Arial"/>
                  <w:b/>
                  <w:bCs/>
                </w:rPr>
                <w:t>Diabetes</w:t>
              </w:r>
            </w:ins>
          </w:p>
        </w:tc>
        <w:tc>
          <w:tcPr>
            <w:tcW w:w="1558" w:type="dxa"/>
          </w:tcPr>
          <w:p w14:paraId="27CF7853" w14:textId="3D04A720" w:rsidR="00197830" w:rsidRPr="00197830" w:rsidRDefault="00ED1452" w:rsidP="00FD703E">
            <w:pPr>
              <w:rPr>
                <w:ins w:id="541" w:author="Krishna Sanaka" w:date="2025-12-24T17:58:00Z" w16du:dateUtc="2025-12-24T22:58:00Z"/>
                <w:rFonts w:ascii="Arial" w:hAnsi="Arial" w:cs="Arial"/>
                <w:b/>
                <w:bCs/>
                <w:rPrChange w:id="542" w:author="Krishna Sanaka" w:date="2025-12-24T17:59:00Z" w16du:dateUtc="2025-12-24T22:59:00Z">
                  <w:rPr>
                    <w:ins w:id="543" w:author="Krishna Sanaka" w:date="2025-12-24T17:58:00Z" w16du:dateUtc="2025-12-24T22:58:00Z"/>
                    <w:rFonts w:ascii="Arial" w:hAnsi="Arial" w:cs="Arial"/>
                  </w:rPr>
                </w:rPrChange>
              </w:rPr>
            </w:pPr>
            <w:ins w:id="544" w:author="Krishna Sanaka" w:date="2025-12-24T17:59:00Z" w16du:dateUtc="2025-12-24T22:59:00Z">
              <w:r>
                <w:rPr>
                  <w:rFonts w:ascii="Arial" w:hAnsi="Arial" w:cs="Arial"/>
                  <w:b/>
                  <w:bCs/>
                </w:rPr>
                <w:t>Peripheral Vascular Dis</w:t>
              </w:r>
            </w:ins>
            <w:ins w:id="545" w:author="Krishna Sanaka" w:date="2025-12-24T18:00:00Z" w16du:dateUtc="2025-12-24T23:00:00Z">
              <w:r>
                <w:rPr>
                  <w:rFonts w:ascii="Arial" w:hAnsi="Arial" w:cs="Arial"/>
                  <w:b/>
                  <w:bCs/>
                </w:rPr>
                <w:t>ease</w:t>
              </w:r>
            </w:ins>
          </w:p>
        </w:tc>
        <w:tc>
          <w:tcPr>
            <w:tcW w:w="1559" w:type="dxa"/>
          </w:tcPr>
          <w:p w14:paraId="5D47D16E" w14:textId="46F77153" w:rsidR="00197830" w:rsidRPr="00197830" w:rsidRDefault="008D699D" w:rsidP="00FD703E">
            <w:pPr>
              <w:rPr>
                <w:ins w:id="546" w:author="Krishna Sanaka" w:date="2025-12-24T17:58:00Z" w16du:dateUtc="2025-12-24T22:58:00Z"/>
                <w:rFonts w:ascii="Arial" w:hAnsi="Arial" w:cs="Arial"/>
                <w:b/>
                <w:bCs/>
                <w:rPrChange w:id="547" w:author="Krishna Sanaka" w:date="2025-12-24T17:59:00Z" w16du:dateUtc="2025-12-24T22:59:00Z">
                  <w:rPr>
                    <w:ins w:id="548" w:author="Krishna Sanaka" w:date="2025-12-24T17:58:00Z" w16du:dateUtc="2025-12-24T22:58:00Z"/>
                    <w:rFonts w:ascii="Arial" w:hAnsi="Arial" w:cs="Arial"/>
                  </w:rPr>
                </w:rPrChange>
              </w:rPr>
            </w:pPr>
            <w:ins w:id="549" w:author="Krishna Sanaka" w:date="2025-12-24T18:00:00Z" w16du:dateUtc="2025-12-24T23:00:00Z">
              <w:r>
                <w:rPr>
                  <w:rFonts w:ascii="Arial" w:hAnsi="Arial" w:cs="Arial"/>
                  <w:b/>
                  <w:bCs/>
                </w:rPr>
                <w:t>Trauma</w:t>
              </w:r>
            </w:ins>
          </w:p>
        </w:tc>
        <w:tc>
          <w:tcPr>
            <w:tcW w:w="1559" w:type="dxa"/>
          </w:tcPr>
          <w:p w14:paraId="273A5B87" w14:textId="7BB5744F" w:rsidR="00197830" w:rsidRPr="00197830" w:rsidRDefault="008D699D" w:rsidP="00FD703E">
            <w:pPr>
              <w:rPr>
                <w:ins w:id="550" w:author="Krishna Sanaka" w:date="2025-12-24T17:58:00Z" w16du:dateUtc="2025-12-24T22:58:00Z"/>
                <w:rFonts w:ascii="Arial" w:hAnsi="Arial" w:cs="Arial"/>
                <w:b/>
                <w:bCs/>
                <w:rPrChange w:id="551" w:author="Krishna Sanaka" w:date="2025-12-24T17:59:00Z" w16du:dateUtc="2025-12-24T22:59:00Z">
                  <w:rPr>
                    <w:ins w:id="552" w:author="Krishna Sanaka" w:date="2025-12-24T17:58:00Z" w16du:dateUtc="2025-12-24T22:58:00Z"/>
                    <w:rFonts w:ascii="Arial" w:hAnsi="Arial" w:cs="Arial"/>
                  </w:rPr>
                </w:rPrChange>
              </w:rPr>
            </w:pPr>
            <w:ins w:id="553" w:author="Krishna Sanaka" w:date="2025-12-24T18:00:00Z" w16du:dateUtc="2025-12-24T23:00:00Z">
              <w:r>
                <w:rPr>
                  <w:rFonts w:ascii="Arial" w:hAnsi="Arial" w:cs="Arial"/>
                  <w:b/>
                  <w:bCs/>
                </w:rPr>
                <w:t>Decubitus Ulcer</w:t>
              </w:r>
            </w:ins>
          </w:p>
        </w:tc>
      </w:tr>
      <w:tr w:rsidR="00784A3D" w14:paraId="3610F8A2" w14:textId="77777777" w:rsidTr="00727168">
        <w:trPr>
          <w:ins w:id="554" w:author="Krishna Sanaka" w:date="2025-12-24T17:58:00Z"/>
        </w:trPr>
        <w:tc>
          <w:tcPr>
            <w:tcW w:w="9350" w:type="dxa"/>
            <w:gridSpan w:val="6"/>
          </w:tcPr>
          <w:p w14:paraId="0A09D3DA" w14:textId="1A737BBA" w:rsidR="00784A3D" w:rsidRDefault="00784A3D" w:rsidP="00FD703E">
            <w:pPr>
              <w:rPr>
                <w:ins w:id="555" w:author="Krishna Sanaka" w:date="2025-12-24T17:58:00Z" w16du:dateUtc="2025-12-24T22:58:00Z"/>
                <w:rFonts w:ascii="Arial" w:hAnsi="Arial" w:cs="Arial"/>
              </w:rPr>
            </w:pPr>
            <w:ins w:id="556" w:author="Krishna Sanaka" w:date="2025-12-24T18:00:00Z" w16du:dateUtc="2025-12-24T23:00:00Z">
              <w:r>
                <w:rPr>
                  <w:rFonts w:ascii="Arial" w:hAnsi="Arial" w:cs="Arial"/>
                </w:rPr>
                <w:t>1999</w:t>
              </w:r>
            </w:ins>
          </w:p>
        </w:tc>
      </w:tr>
      <w:tr w:rsidR="00197830" w14:paraId="676E2FE5" w14:textId="77777777">
        <w:trPr>
          <w:ins w:id="557" w:author="Krishna Sanaka" w:date="2025-12-24T17:58:00Z"/>
        </w:trPr>
        <w:tc>
          <w:tcPr>
            <w:tcW w:w="1558" w:type="dxa"/>
          </w:tcPr>
          <w:p w14:paraId="441F3FA9" w14:textId="747A4258" w:rsidR="00197830" w:rsidRDefault="00784A3D" w:rsidP="00FD703E">
            <w:pPr>
              <w:rPr>
                <w:ins w:id="558" w:author="Krishna Sanaka" w:date="2025-12-24T17:58:00Z" w16du:dateUtc="2025-12-24T22:58:00Z"/>
                <w:rFonts w:ascii="Arial" w:hAnsi="Arial" w:cs="Arial"/>
              </w:rPr>
            </w:pPr>
            <w:ins w:id="559" w:author="Krishna Sanaka" w:date="2025-12-24T18:00:00Z" w16du:dateUtc="2025-12-24T23:00:00Z">
              <w:r>
                <w:rPr>
                  <w:rFonts w:ascii="Arial" w:hAnsi="Arial" w:cs="Arial"/>
                </w:rPr>
                <w:t>15-34</w:t>
              </w:r>
            </w:ins>
          </w:p>
        </w:tc>
        <w:tc>
          <w:tcPr>
            <w:tcW w:w="1558" w:type="dxa"/>
          </w:tcPr>
          <w:p w14:paraId="7DDA03F1" w14:textId="7F8B72C8" w:rsidR="00197830" w:rsidRDefault="00242482" w:rsidP="00FD703E">
            <w:pPr>
              <w:rPr>
                <w:ins w:id="560" w:author="Krishna Sanaka" w:date="2025-12-24T17:58:00Z" w16du:dateUtc="2025-12-24T22:58:00Z"/>
                <w:rFonts w:ascii="Arial" w:hAnsi="Arial" w:cs="Arial"/>
              </w:rPr>
            </w:pPr>
            <w:ins w:id="561" w:author="Krishna Sanaka" w:date="2025-12-24T18:07:00Z" w16du:dateUtc="2025-12-24T23:07:00Z">
              <w:r>
                <w:rPr>
                  <w:rFonts w:ascii="Arial" w:hAnsi="Arial" w:cs="Arial"/>
                </w:rPr>
                <w:t>17</w:t>
              </w:r>
            </w:ins>
          </w:p>
        </w:tc>
        <w:tc>
          <w:tcPr>
            <w:tcW w:w="1558" w:type="dxa"/>
          </w:tcPr>
          <w:p w14:paraId="2FD634AE" w14:textId="24B84D50" w:rsidR="00197830" w:rsidRDefault="00242482" w:rsidP="00FD703E">
            <w:pPr>
              <w:rPr>
                <w:ins w:id="562" w:author="Krishna Sanaka" w:date="2025-12-24T17:58:00Z" w16du:dateUtc="2025-12-24T22:58:00Z"/>
                <w:rFonts w:ascii="Arial" w:hAnsi="Arial" w:cs="Arial"/>
              </w:rPr>
            </w:pPr>
            <w:ins w:id="563" w:author="Krishna Sanaka" w:date="2025-12-24T18:06:00Z" w16du:dateUtc="2025-12-24T23:06:00Z">
              <w:r>
                <w:rPr>
                  <w:rFonts w:ascii="Arial" w:hAnsi="Arial" w:cs="Arial"/>
                </w:rPr>
                <w:t>N/A</w:t>
              </w:r>
            </w:ins>
          </w:p>
        </w:tc>
        <w:tc>
          <w:tcPr>
            <w:tcW w:w="1558" w:type="dxa"/>
          </w:tcPr>
          <w:p w14:paraId="47AFC1EA" w14:textId="2B65BD56" w:rsidR="00197830" w:rsidRDefault="00FD443E" w:rsidP="00FD703E">
            <w:pPr>
              <w:rPr>
                <w:ins w:id="564" w:author="Krishna Sanaka" w:date="2025-12-24T17:58:00Z" w16du:dateUtc="2025-12-24T22:58:00Z"/>
                <w:rFonts w:ascii="Arial" w:hAnsi="Arial" w:cs="Arial"/>
              </w:rPr>
            </w:pPr>
            <w:ins w:id="565" w:author="Krishna Sanaka" w:date="2025-12-24T18:08:00Z" w16du:dateUtc="2025-12-24T23:08:00Z">
              <w:r>
                <w:rPr>
                  <w:rFonts w:ascii="Arial" w:hAnsi="Arial" w:cs="Arial"/>
                </w:rPr>
                <w:t>N/A</w:t>
              </w:r>
            </w:ins>
          </w:p>
        </w:tc>
        <w:tc>
          <w:tcPr>
            <w:tcW w:w="1559" w:type="dxa"/>
          </w:tcPr>
          <w:p w14:paraId="3CAF0B85" w14:textId="1B5D4EE3" w:rsidR="00197830" w:rsidRDefault="00FD443E" w:rsidP="00FD703E">
            <w:pPr>
              <w:rPr>
                <w:ins w:id="566" w:author="Krishna Sanaka" w:date="2025-12-24T17:58:00Z" w16du:dateUtc="2025-12-24T22:58:00Z"/>
                <w:rFonts w:ascii="Arial" w:hAnsi="Arial" w:cs="Arial"/>
              </w:rPr>
            </w:pPr>
            <w:ins w:id="567" w:author="Krishna Sanaka" w:date="2025-12-24T18:08:00Z" w16du:dateUtc="2025-12-24T23:08:00Z">
              <w:r>
                <w:rPr>
                  <w:rFonts w:ascii="Arial" w:hAnsi="Arial" w:cs="Arial"/>
                </w:rPr>
                <w:t>N/A</w:t>
              </w:r>
            </w:ins>
          </w:p>
        </w:tc>
        <w:tc>
          <w:tcPr>
            <w:tcW w:w="1559" w:type="dxa"/>
          </w:tcPr>
          <w:p w14:paraId="2259BB2B" w14:textId="20B8C538" w:rsidR="00197830" w:rsidRDefault="00FD443E" w:rsidP="00FD703E">
            <w:pPr>
              <w:rPr>
                <w:ins w:id="568" w:author="Krishna Sanaka" w:date="2025-12-24T17:58:00Z" w16du:dateUtc="2025-12-24T22:58:00Z"/>
                <w:rFonts w:ascii="Arial" w:hAnsi="Arial" w:cs="Arial"/>
              </w:rPr>
            </w:pPr>
            <w:ins w:id="569" w:author="Krishna Sanaka" w:date="2025-12-24T18:08:00Z" w16du:dateUtc="2025-12-24T23:08:00Z">
              <w:r>
                <w:rPr>
                  <w:rFonts w:ascii="Arial" w:hAnsi="Arial" w:cs="Arial"/>
                </w:rPr>
                <w:t>N/A</w:t>
              </w:r>
            </w:ins>
          </w:p>
        </w:tc>
      </w:tr>
      <w:tr w:rsidR="00197830" w14:paraId="236324EE" w14:textId="77777777">
        <w:trPr>
          <w:ins w:id="570" w:author="Krishna Sanaka" w:date="2025-12-24T17:58:00Z"/>
        </w:trPr>
        <w:tc>
          <w:tcPr>
            <w:tcW w:w="1558" w:type="dxa"/>
          </w:tcPr>
          <w:p w14:paraId="093044C7" w14:textId="3820DF1A" w:rsidR="00197830" w:rsidRDefault="00784A3D" w:rsidP="00FD703E">
            <w:pPr>
              <w:rPr>
                <w:ins w:id="571" w:author="Krishna Sanaka" w:date="2025-12-24T17:58:00Z" w16du:dateUtc="2025-12-24T22:58:00Z"/>
                <w:rFonts w:ascii="Arial" w:hAnsi="Arial" w:cs="Arial"/>
              </w:rPr>
            </w:pPr>
            <w:ins w:id="572" w:author="Krishna Sanaka" w:date="2025-12-24T18:00:00Z" w16du:dateUtc="2025-12-24T23:00:00Z">
              <w:r>
                <w:rPr>
                  <w:rFonts w:ascii="Arial" w:hAnsi="Arial" w:cs="Arial"/>
                </w:rPr>
                <w:t>35-64</w:t>
              </w:r>
            </w:ins>
          </w:p>
        </w:tc>
        <w:tc>
          <w:tcPr>
            <w:tcW w:w="1558" w:type="dxa"/>
          </w:tcPr>
          <w:p w14:paraId="1BCB3EF1" w14:textId="29B492C2" w:rsidR="00197830" w:rsidRDefault="001565A7" w:rsidP="00FD703E">
            <w:pPr>
              <w:rPr>
                <w:ins w:id="573" w:author="Krishna Sanaka" w:date="2025-12-24T17:58:00Z" w16du:dateUtc="2025-12-24T22:58:00Z"/>
                <w:rFonts w:ascii="Arial" w:hAnsi="Arial" w:cs="Arial"/>
              </w:rPr>
            </w:pPr>
            <w:ins w:id="574" w:author="Krishna Sanaka" w:date="2025-12-24T18:07:00Z" w16du:dateUtc="2025-12-24T23:07:00Z">
              <w:r>
                <w:rPr>
                  <w:rFonts w:ascii="Arial" w:hAnsi="Arial" w:cs="Arial"/>
                </w:rPr>
                <w:t>439</w:t>
              </w:r>
            </w:ins>
          </w:p>
        </w:tc>
        <w:tc>
          <w:tcPr>
            <w:tcW w:w="1558" w:type="dxa"/>
          </w:tcPr>
          <w:p w14:paraId="5F3A6350" w14:textId="22C7EF14" w:rsidR="00197830" w:rsidRDefault="00C56A77" w:rsidP="00FD703E">
            <w:pPr>
              <w:rPr>
                <w:ins w:id="575" w:author="Krishna Sanaka" w:date="2025-12-24T17:58:00Z" w16du:dateUtc="2025-12-24T22:58:00Z"/>
                <w:rFonts w:ascii="Arial" w:hAnsi="Arial" w:cs="Arial"/>
              </w:rPr>
            </w:pPr>
            <w:ins w:id="576" w:author="Krishna Sanaka" w:date="2025-12-24T18:06:00Z" w16du:dateUtc="2025-12-24T23:06:00Z">
              <w:r>
                <w:rPr>
                  <w:rFonts w:ascii="Arial" w:hAnsi="Arial" w:cs="Arial"/>
                </w:rPr>
                <w:t>174</w:t>
              </w:r>
            </w:ins>
            <w:ins w:id="577" w:author="Krishna Sanaka" w:date="2025-12-24T18:32:00Z" w16du:dateUtc="2025-12-24T23:32:00Z">
              <w:r w:rsidR="00087FDE">
                <w:rPr>
                  <w:rFonts w:ascii="Arial" w:hAnsi="Arial" w:cs="Arial"/>
                </w:rPr>
                <w:t xml:space="preserve"> (39.6%)</w:t>
              </w:r>
            </w:ins>
          </w:p>
        </w:tc>
        <w:tc>
          <w:tcPr>
            <w:tcW w:w="1558" w:type="dxa"/>
          </w:tcPr>
          <w:p w14:paraId="5E00E401" w14:textId="6C1FDE33" w:rsidR="00197830" w:rsidRDefault="00FD443E" w:rsidP="00FD703E">
            <w:pPr>
              <w:rPr>
                <w:ins w:id="578" w:author="Krishna Sanaka" w:date="2025-12-24T17:58:00Z" w16du:dateUtc="2025-12-24T22:58:00Z"/>
                <w:rFonts w:ascii="Arial" w:hAnsi="Arial" w:cs="Arial"/>
              </w:rPr>
            </w:pPr>
            <w:ins w:id="579" w:author="Krishna Sanaka" w:date="2025-12-24T18:10:00Z" w16du:dateUtc="2025-12-24T23:10:00Z">
              <w:r>
                <w:rPr>
                  <w:rFonts w:ascii="Arial" w:hAnsi="Arial" w:cs="Arial"/>
                </w:rPr>
                <w:t>13</w:t>
              </w:r>
            </w:ins>
            <w:ins w:id="580" w:author="Krishna Sanaka" w:date="2025-12-24T18:33:00Z" w16du:dateUtc="2025-12-24T23:33:00Z">
              <w:r w:rsidR="00B975D6">
                <w:rPr>
                  <w:rFonts w:ascii="Arial" w:hAnsi="Arial" w:cs="Arial"/>
                </w:rPr>
                <w:t xml:space="preserve"> (3%)</w:t>
              </w:r>
            </w:ins>
          </w:p>
        </w:tc>
        <w:tc>
          <w:tcPr>
            <w:tcW w:w="1559" w:type="dxa"/>
          </w:tcPr>
          <w:p w14:paraId="6337E270" w14:textId="4DF3006A" w:rsidR="00197830" w:rsidRDefault="007F75F4" w:rsidP="00FD703E">
            <w:pPr>
              <w:rPr>
                <w:ins w:id="581" w:author="Krishna Sanaka" w:date="2025-12-24T17:58:00Z" w16du:dateUtc="2025-12-24T22:58:00Z"/>
                <w:rFonts w:ascii="Arial" w:hAnsi="Arial" w:cs="Arial"/>
              </w:rPr>
            </w:pPr>
            <w:ins w:id="582" w:author="Krishna Sanaka" w:date="2025-12-24T18:13:00Z" w16du:dateUtc="2025-12-24T23:13:00Z">
              <w:r>
                <w:rPr>
                  <w:rFonts w:ascii="Arial" w:hAnsi="Arial" w:cs="Arial"/>
                </w:rPr>
                <w:t>16</w:t>
              </w:r>
              <w:r w:rsidR="00E95430">
                <w:rPr>
                  <w:rFonts w:ascii="Arial" w:hAnsi="Arial" w:cs="Arial"/>
                </w:rPr>
                <w:t>*</w:t>
              </w:r>
            </w:ins>
            <w:ins w:id="583" w:author="Krishna Sanaka" w:date="2025-12-24T18:33:00Z" w16du:dateUtc="2025-12-24T23:33:00Z">
              <w:r w:rsidR="00697DC8">
                <w:rPr>
                  <w:rFonts w:ascii="Arial" w:hAnsi="Arial" w:cs="Arial"/>
                </w:rPr>
                <w:t xml:space="preserve"> (</w:t>
              </w:r>
            </w:ins>
            <w:ins w:id="584" w:author="Krishna Sanaka" w:date="2025-12-24T18:34:00Z" w16du:dateUtc="2025-12-24T23:34:00Z">
              <w:r w:rsidR="00697DC8">
                <w:rPr>
                  <w:rFonts w:ascii="Arial" w:hAnsi="Arial" w:cs="Arial"/>
                </w:rPr>
                <w:t>3.7%)</w:t>
              </w:r>
            </w:ins>
          </w:p>
        </w:tc>
        <w:tc>
          <w:tcPr>
            <w:tcW w:w="1559" w:type="dxa"/>
          </w:tcPr>
          <w:p w14:paraId="71F6C7FD" w14:textId="50C66E3E" w:rsidR="00197830" w:rsidRDefault="00E95430" w:rsidP="00FD703E">
            <w:pPr>
              <w:rPr>
                <w:ins w:id="585" w:author="Krishna Sanaka" w:date="2025-12-24T17:58:00Z" w16du:dateUtc="2025-12-24T22:58:00Z"/>
                <w:rFonts w:ascii="Arial" w:hAnsi="Arial" w:cs="Arial"/>
              </w:rPr>
            </w:pPr>
            <w:ins w:id="586" w:author="Krishna Sanaka" w:date="2025-12-24T18:14:00Z" w16du:dateUtc="2025-12-24T23:14:00Z">
              <w:r>
                <w:rPr>
                  <w:rFonts w:ascii="Arial" w:hAnsi="Arial" w:cs="Arial"/>
                </w:rPr>
                <w:t>35</w:t>
              </w:r>
            </w:ins>
            <w:ins w:id="587" w:author="Krishna Sanaka" w:date="2025-12-24T18:34:00Z" w16du:dateUtc="2025-12-24T23:34:00Z">
              <w:r w:rsidR="00B501F3">
                <w:rPr>
                  <w:rFonts w:ascii="Arial" w:hAnsi="Arial" w:cs="Arial"/>
                </w:rPr>
                <w:t xml:space="preserve"> (8%)</w:t>
              </w:r>
            </w:ins>
          </w:p>
        </w:tc>
      </w:tr>
      <w:tr w:rsidR="00197830" w14:paraId="764350FB" w14:textId="77777777">
        <w:trPr>
          <w:ins w:id="588" w:author="Krishna Sanaka" w:date="2025-12-24T17:58:00Z"/>
        </w:trPr>
        <w:tc>
          <w:tcPr>
            <w:tcW w:w="1558" w:type="dxa"/>
          </w:tcPr>
          <w:p w14:paraId="2D8C8738" w14:textId="6B0CD92F" w:rsidR="00197830" w:rsidRDefault="00784A3D" w:rsidP="00FD703E">
            <w:pPr>
              <w:rPr>
                <w:ins w:id="589" w:author="Krishna Sanaka" w:date="2025-12-24T17:58:00Z" w16du:dateUtc="2025-12-24T22:58:00Z"/>
                <w:rFonts w:ascii="Arial" w:hAnsi="Arial" w:cs="Arial"/>
              </w:rPr>
            </w:pPr>
            <w:ins w:id="590" w:author="Krishna Sanaka" w:date="2025-12-24T18:00:00Z" w16du:dateUtc="2025-12-24T23:00:00Z">
              <w:r>
                <w:rPr>
                  <w:rFonts w:ascii="Arial" w:hAnsi="Arial" w:cs="Arial"/>
                </w:rPr>
                <w:t>65+</w:t>
              </w:r>
            </w:ins>
          </w:p>
        </w:tc>
        <w:tc>
          <w:tcPr>
            <w:tcW w:w="1558" w:type="dxa"/>
          </w:tcPr>
          <w:p w14:paraId="032C3123" w14:textId="32165E9C" w:rsidR="00197830" w:rsidRDefault="00432875" w:rsidP="00FD703E">
            <w:pPr>
              <w:rPr>
                <w:ins w:id="591" w:author="Krishna Sanaka" w:date="2025-12-24T17:58:00Z" w16du:dateUtc="2025-12-24T22:58:00Z"/>
                <w:rFonts w:ascii="Arial" w:hAnsi="Arial" w:cs="Arial"/>
              </w:rPr>
            </w:pPr>
            <w:ins w:id="592" w:author="Krishna Sanaka" w:date="2025-12-24T18:07:00Z" w16du:dateUtc="2025-12-24T23:07:00Z">
              <w:r>
                <w:rPr>
                  <w:rFonts w:ascii="Arial" w:hAnsi="Arial" w:cs="Arial"/>
                </w:rPr>
                <w:t>2,183</w:t>
              </w:r>
            </w:ins>
          </w:p>
        </w:tc>
        <w:tc>
          <w:tcPr>
            <w:tcW w:w="1558" w:type="dxa"/>
          </w:tcPr>
          <w:p w14:paraId="5165AB42" w14:textId="398861EB" w:rsidR="00197830" w:rsidRDefault="00C56A77" w:rsidP="00FD703E">
            <w:pPr>
              <w:rPr>
                <w:ins w:id="593" w:author="Krishna Sanaka" w:date="2025-12-24T17:58:00Z" w16du:dateUtc="2025-12-24T22:58:00Z"/>
                <w:rFonts w:ascii="Arial" w:hAnsi="Arial" w:cs="Arial"/>
              </w:rPr>
            </w:pPr>
            <w:ins w:id="594" w:author="Krishna Sanaka" w:date="2025-12-24T18:05:00Z" w16du:dateUtc="2025-12-24T23:05:00Z">
              <w:r>
                <w:rPr>
                  <w:rFonts w:ascii="Arial" w:hAnsi="Arial" w:cs="Arial"/>
                </w:rPr>
                <w:t>696</w:t>
              </w:r>
            </w:ins>
            <w:ins w:id="595" w:author="Krishna Sanaka" w:date="2025-12-24T18:32:00Z" w16du:dateUtc="2025-12-24T23:32:00Z">
              <w:r w:rsidR="00087FDE">
                <w:rPr>
                  <w:rFonts w:ascii="Arial" w:hAnsi="Arial" w:cs="Arial"/>
                </w:rPr>
                <w:t xml:space="preserve"> (</w:t>
              </w:r>
              <w:r w:rsidR="00745F82">
                <w:rPr>
                  <w:rFonts w:ascii="Arial" w:hAnsi="Arial" w:cs="Arial"/>
                </w:rPr>
                <w:t>31.</w:t>
              </w:r>
            </w:ins>
            <w:ins w:id="596" w:author="Krishna Sanaka" w:date="2025-12-24T18:33:00Z" w16du:dateUtc="2025-12-24T23:33:00Z">
              <w:r w:rsidR="00745F82">
                <w:rPr>
                  <w:rFonts w:ascii="Arial" w:hAnsi="Arial" w:cs="Arial"/>
                </w:rPr>
                <w:t>9%)</w:t>
              </w:r>
            </w:ins>
          </w:p>
        </w:tc>
        <w:tc>
          <w:tcPr>
            <w:tcW w:w="1558" w:type="dxa"/>
          </w:tcPr>
          <w:p w14:paraId="4467EEE0" w14:textId="13B44970" w:rsidR="00197830" w:rsidRDefault="00FD443E" w:rsidP="00FD703E">
            <w:pPr>
              <w:rPr>
                <w:ins w:id="597" w:author="Krishna Sanaka" w:date="2025-12-24T17:58:00Z" w16du:dateUtc="2025-12-24T22:58:00Z"/>
                <w:rFonts w:ascii="Arial" w:hAnsi="Arial" w:cs="Arial"/>
              </w:rPr>
            </w:pPr>
            <w:ins w:id="598" w:author="Krishna Sanaka" w:date="2025-12-24T18:11:00Z" w16du:dateUtc="2025-12-24T23:11:00Z">
              <w:r>
                <w:rPr>
                  <w:rFonts w:ascii="Arial" w:hAnsi="Arial" w:cs="Arial"/>
                </w:rPr>
                <w:t>163</w:t>
              </w:r>
            </w:ins>
            <w:ins w:id="599" w:author="Krishna Sanaka" w:date="2025-12-24T18:33:00Z" w16du:dateUtc="2025-12-24T23:33:00Z">
              <w:r w:rsidR="00B975D6">
                <w:rPr>
                  <w:rFonts w:ascii="Arial" w:hAnsi="Arial" w:cs="Arial"/>
                </w:rPr>
                <w:t xml:space="preserve"> (</w:t>
              </w:r>
              <w:r w:rsidR="00697DC8">
                <w:rPr>
                  <w:rFonts w:ascii="Arial" w:hAnsi="Arial" w:cs="Arial"/>
                </w:rPr>
                <w:t>7.5%)</w:t>
              </w:r>
            </w:ins>
          </w:p>
        </w:tc>
        <w:tc>
          <w:tcPr>
            <w:tcW w:w="1559" w:type="dxa"/>
          </w:tcPr>
          <w:p w14:paraId="6243E76E" w14:textId="4068E057" w:rsidR="00197830" w:rsidRDefault="00AE2F59" w:rsidP="00FD703E">
            <w:pPr>
              <w:rPr>
                <w:ins w:id="600" w:author="Krishna Sanaka" w:date="2025-12-24T17:58:00Z" w16du:dateUtc="2025-12-24T22:58:00Z"/>
                <w:rFonts w:ascii="Arial" w:hAnsi="Arial" w:cs="Arial"/>
              </w:rPr>
            </w:pPr>
            <w:ins w:id="601" w:author="Krishna Sanaka" w:date="2025-12-24T18:12:00Z" w16du:dateUtc="2025-12-24T23:12:00Z">
              <w:r>
                <w:rPr>
                  <w:rFonts w:ascii="Arial" w:hAnsi="Arial" w:cs="Arial"/>
                </w:rPr>
                <w:t>47</w:t>
              </w:r>
            </w:ins>
            <w:ins w:id="602" w:author="Krishna Sanaka" w:date="2025-12-24T18:34:00Z" w16du:dateUtc="2025-12-24T23:34:00Z">
              <w:r w:rsidR="00697DC8">
                <w:rPr>
                  <w:rFonts w:ascii="Arial" w:hAnsi="Arial" w:cs="Arial"/>
                </w:rPr>
                <w:t xml:space="preserve"> (2.2%)</w:t>
              </w:r>
            </w:ins>
          </w:p>
        </w:tc>
        <w:tc>
          <w:tcPr>
            <w:tcW w:w="1559" w:type="dxa"/>
          </w:tcPr>
          <w:p w14:paraId="621261EB" w14:textId="3F937D80" w:rsidR="00197830" w:rsidRDefault="00E95430" w:rsidP="00FD703E">
            <w:pPr>
              <w:rPr>
                <w:ins w:id="603" w:author="Krishna Sanaka" w:date="2025-12-24T17:58:00Z" w16du:dateUtc="2025-12-24T22:58:00Z"/>
                <w:rFonts w:ascii="Arial" w:hAnsi="Arial" w:cs="Arial"/>
              </w:rPr>
            </w:pPr>
            <w:ins w:id="604" w:author="Krishna Sanaka" w:date="2025-12-24T18:15:00Z" w16du:dateUtc="2025-12-24T23:15:00Z">
              <w:r>
                <w:rPr>
                  <w:rFonts w:ascii="Arial" w:hAnsi="Arial" w:cs="Arial"/>
                </w:rPr>
                <w:t>169</w:t>
              </w:r>
            </w:ins>
            <w:ins w:id="605" w:author="Krishna Sanaka" w:date="2025-12-24T18:34:00Z" w16du:dateUtc="2025-12-24T23:34:00Z">
              <w:r w:rsidR="00B501F3">
                <w:rPr>
                  <w:rFonts w:ascii="Arial" w:hAnsi="Arial" w:cs="Arial"/>
                </w:rPr>
                <w:t xml:space="preserve"> (7.7%)</w:t>
              </w:r>
            </w:ins>
          </w:p>
        </w:tc>
      </w:tr>
      <w:tr w:rsidR="00784A3D" w14:paraId="354282E6" w14:textId="77777777" w:rsidTr="004B4023">
        <w:trPr>
          <w:ins w:id="606" w:author="Krishna Sanaka" w:date="2025-12-24T17:58:00Z"/>
        </w:trPr>
        <w:tc>
          <w:tcPr>
            <w:tcW w:w="9350" w:type="dxa"/>
            <w:gridSpan w:val="6"/>
          </w:tcPr>
          <w:p w14:paraId="62A0289A" w14:textId="79F703C7" w:rsidR="00784A3D" w:rsidRDefault="00784A3D" w:rsidP="00FD703E">
            <w:pPr>
              <w:rPr>
                <w:ins w:id="607" w:author="Krishna Sanaka" w:date="2025-12-24T17:58:00Z" w16du:dateUtc="2025-12-24T22:58:00Z"/>
                <w:rFonts w:ascii="Arial" w:hAnsi="Arial" w:cs="Arial"/>
              </w:rPr>
            </w:pPr>
            <w:ins w:id="608" w:author="Krishna Sanaka" w:date="2025-12-24T18:01:00Z" w16du:dateUtc="2025-12-24T23:01:00Z">
              <w:r>
                <w:rPr>
                  <w:rFonts w:ascii="Arial" w:hAnsi="Arial" w:cs="Arial"/>
                </w:rPr>
                <w:t>2023</w:t>
              </w:r>
            </w:ins>
          </w:p>
        </w:tc>
      </w:tr>
      <w:tr w:rsidR="00784A3D" w14:paraId="1FF41371" w14:textId="77777777">
        <w:trPr>
          <w:ins w:id="609" w:author="Krishna Sanaka" w:date="2025-12-24T17:58:00Z"/>
        </w:trPr>
        <w:tc>
          <w:tcPr>
            <w:tcW w:w="1558" w:type="dxa"/>
          </w:tcPr>
          <w:p w14:paraId="53A47B0F" w14:textId="0223B4C6" w:rsidR="00784A3D" w:rsidRDefault="00784A3D" w:rsidP="00784A3D">
            <w:pPr>
              <w:rPr>
                <w:ins w:id="610" w:author="Krishna Sanaka" w:date="2025-12-24T17:58:00Z" w16du:dateUtc="2025-12-24T22:58:00Z"/>
                <w:rFonts w:ascii="Arial" w:hAnsi="Arial" w:cs="Arial"/>
              </w:rPr>
            </w:pPr>
            <w:ins w:id="611" w:author="Krishna Sanaka" w:date="2025-12-24T18:01:00Z" w16du:dateUtc="2025-12-24T23:01:00Z">
              <w:r>
                <w:rPr>
                  <w:rFonts w:ascii="Arial" w:hAnsi="Arial" w:cs="Arial"/>
                </w:rPr>
                <w:t>15-34</w:t>
              </w:r>
            </w:ins>
          </w:p>
        </w:tc>
        <w:tc>
          <w:tcPr>
            <w:tcW w:w="1558" w:type="dxa"/>
          </w:tcPr>
          <w:p w14:paraId="6811CF8E" w14:textId="00B77D97" w:rsidR="00784A3D" w:rsidRDefault="00B47A44" w:rsidP="00784A3D">
            <w:pPr>
              <w:rPr>
                <w:ins w:id="612" w:author="Krishna Sanaka" w:date="2025-12-24T17:58:00Z" w16du:dateUtc="2025-12-24T22:58:00Z"/>
                <w:rFonts w:ascii="Arial" w:hAnsi="Arial" w:cs="Arial"/>
              </w:rPr>
            </w:pPr>
            <w:ins w:id="613" w:author="Krishna Sanaka" w:date="2025-12-24T18:19:00Z" w16du:dateUtc="2025-12-24T23:19:00Z">
              <w:r>
                <w:rPr>
                  <w:rFonts w:ascii="Arial" w:hAnsi="Arial" w:cs="Arial"/>
                </w:rPr>
                <w:t>79</w:t>
              </w:r>
            </w:ins>
          </w:p>
        </w:tc>
        <w:tc>
          <w:tcPr>
            <w:tcW w:w="1558" w:type="dxa"/>
          </w:tcPr>
          <w:p w14:paraId="0E546403" w14:textId="6D92E561" w:rsidR="00784A3D" w:rsidRDefault="00020CEE" w:rsidP="00784A3D">
            <w:pPr>
              <w:rPr>
                <w:ins w:id="614" w:author="Krishna Sanaka" w:date="2025-12-24T17:58:00Z" w16du:dateUtc="2025-12-24T22:58:00Z"/>
                <w:rFonts w:ascii="Arial" w:hAnsi="Arial" w:cs="Arial"/>
              </w:rPr>
            </w:pPr>
            <w:ins w:id="615" w:author="Krishna Sanaka" w:date="2025-12-24T18:24:00Z" w16du:dateUtc="2025-12-24T23:24:00Z">
              <w:r>
                <w:rPr>
                  <w:rFonts w:ascii="Arial" w:hAnsi="Arial" w:cs="Arial"/>
                </w:rPr>
                <w:t>12</w:t>
              </w:r>
            </w:ins>
            <w:ins w:id="616" w:author="Krishna Sanaka" w:date="2025-12-24T18:33:00Z" w16du:dateUtc="2025-12-24T23:33:00Z">
              <w:r w:rsidR="00D57A19">
                <w:rPr>
                  <w:rFonts w:ascii="Arial" w:hAnsi="Arial" w:cs="Arial"/>
                </w:rPr>
                <w:t xml:space="preserve"> (15.2%)</w:t>
              </w:r>
            </w:ins>
          </w:p>
        </w:tc>
        <w:tc>
          <w:tcPr>
            <w:tcW w:w="1558" w:type="dxa"/>
          </w:tcPr>
          <w:p w14:paraId="568D905E" w14:textId="73DA4E3E" w:rsidR="00784A3D" w:rsidRDefault="006975B6" w:rsidP="00784A3D">
            <w:pPr>
              <w:rPr>
                <w:ins w:id="617" w:author="Krishna Sanaka" w:date="2025-12-24T17:58:00Z" w16du:dateUtc="2025-12-24T22:58:00Z"/>
                <w:rFonts w:ascii="Arial" w:hAnsi="Arial" w:cs="Arial"/>
              </w:rPr>
            </w:pPr>
            <w:ins w:id="618" w:author="Krishna Sanaka" w:date="2025-12-24T18:29:00Z" w16du:dateUtc="2025-12-24T23:29:00Z">
              <w:r>
                <w:rPr>
                  <w:rFonts w:ascii="Arial" w:hAnsi="Arial" w:cs="Arial"/>
                </w:rPr>
                <w:t>N/A</w:t>
              </w:r>
            </w:ins>
          </w:p>
        </w:tc>
        <w:tc>
          <w:tcPr>
            <w:tcW w:w="1559" w:type="dxa"/>
          </w:tcPr>
          <w:p w14:paraId="0FE858B8" w14:textId="223542A9" w:rsidR="00784A3D" w:rsidRDefault="007F123C" w:rsidP="00784A3D">
            <w:pPr>
              <w:rPr>
                <w:ins w:id="619" w:author="Krishna Sanaka" w:date="2025-12-24T17:58:00Z" w16du:dateUtc="2025-12-24T22:58:00Z"/>
                <w:rFonts w:ascii="Arial" w:hAnsi="Arial" w:cs="Arial"/>
              </w:rPr>
            </w:pPr>
            <w:ins w:id="620" w:author="Krishna Sanaka" w:date="2025-12-24T18:26:00Z" w16du:dateUtc="2025-12-24T23:26:00Z">
              <w:r>
                <w:rPr>
                  <w:rFonts w:ascii="Arial" w:hAnsi="Arial" w:cs="Arial"/>
                </w:rPr>
                <w:t>N/A</w:t>
              </w:r>
            </w:ins>
          </w:p>
        </w:tc>
        <w:tc>
          <w:tcPr>
            <w:tcW w:w="1559" w:type="dxa"/>
          </w:tcPr>
          <w:p w14:paraId="5FA033E7" w14:textId="79A8B9A9" w:rsidR="00784A3D" w:rsidRDefault="00D62ABD" w:rsidP="00784A3D">
            <w:pPr>
              <w:rPr>
                <w:ins w:id="621" w:author="Krishna Sanaka" w:date="2025-12-24T17:58:00Z" w16du:dateUtc="2025-12-24T22:58:00Z"/>
                <w:rFonts w:ascii="Arial" w:hAnsi="Arial" w:cs="Arial"/>
              </w:rPr>
            </w:pPr>
            <w:ins w:id="622" w:author="Krishna Sanaka" w:date="2025-12-24T18:29:00Z" w16du:dateUtc="2025-12-24T23:29:00Z">
              <w:r>
                <w:rPr>
                  <w:rFonts w:ascii="Arial" w:hAnsi="Arial" w:cs="Arial"/>
                </w:rPr>
                <w:t>17</w:t>
              </w:r>
            </w:ins>
            <w:ins w:id="623" w:author="Krishna Sanaka" w:date="2025-12-24T18:34:00Z" w16du:dateUtc="2025-12-24T23:34:00Z">
              <w:r w:rsidR="002E6C9A">
                <w:rPr>
                  <w:rFonts w:ascii="Arial" w:hAnsi="Arial" w:cs="Arial"/>
                </w:rPr>
                <w:t xml:space="preserve"> (21.5%)</w:t>
              </w:r>
            </w:ins>
          </w:p>
        </w:tc>
      </w:tr>
      <w:tr w:rsidR="00784A3D" w14:paraId="2B1C1756" w14:textId="77777777">
        <w:trPr>
          <w:ins w:id="624" w:author="Krishna Sanaka" w:date="2025-12-24T17:58:00Z"/>
        </w:trPr>
        <w:tc>
          <w:tcPr>
            <w:tcW w:w="1558" w:type="dxa"/>
          </w:tcPr>
          <w:p w14:paraId="719A8674" w14:textId="2EDABD1D" w:rsidR="00784A3D" w:rsidRDefault="00784A3D" w:rsidP="00784A3D">
            <w:pPr>
              <w:rPr>
                <w:ins w:id="625" w:author="Krishna Sanaka" w:date="2025-12-24T17:58:00Z" w16du:dateUtc="2025-12-24T22:58:00Z"/>
                <w:rFonts w:ascii="Arial" w:hAnsi="Arial" w:cs="Arial"/>
              </w:rPr>
            </w:pPr>
            <w:ins w:id="626" w:author="Krishna Sanaka" w:date="2025-12-24T18:01:00Z" w16du:dateUtc="2025-12-24T23:01:00Z">
              <w:r>
                <w:rPr>
                  <w:rFonts w:ascii="Arial" w:hAnsi="Arial" w:cs="Arial"/>
                </w:rPr>
                <w:t>35-64</w:t>
              </w:r>
            </w:ins>
          </w:p>
        </w:tc>
        <w:tc>
          <w:tcPr>
            <w:tcW w:w="1558" w:type="dxa"/>
          </w:tcPr>
          <w:p w14:paraId="5024F704" w14:textId="66D4AD6E" w:rsidR="00784A3D" w:rsidRDefault="00B47A44" w:rsidP="00784A3D">
            <w:pPr>
              <w:rPr>
                <w:ins w:id="627" w:author="Krishna Sanaka" w:date="2025-12-24T17:58:00Z" w16du:dateUtc="2025-12-24T22:58:00Z"/>
                <w:rFonts w:ascii="Arial" w:hAnsi="Arial" w:cs="Arial"/>
              </w:rPr>
            </w:pPr>
            <w:ins w:id="628" w:author="Krishna Sanaka" w:date="2025-12-24T18:21:00Z" w16du:dateUtc="2025-12-24T23:21:00Z">
              <w:r>
                <w:rPr>
                  <w:rFonts w:ascii="Arial" w:hAnsi="Arial" w:cs="Arial"/>
                </w:rPr>
                <w:t>2,366</w:t>
              </w:r>
            </w:ins>
          </w:p>
        </w:tc>
        <w:tc>
          <w:tcPr>
            <w:tcW w:w="1558" w:type="dxa"/>
          </w:tcPr>
          <w:p w14:paraId="35253D6E" w14:textId="432706FD" w:rsidR="00784A3D" w:rsidRDefault="002760A8" w:rsidP="00784A3D">
            <w:pPr>
              <w:rPr>
                <w:ins w:id="629" w:author="Krishna Sanaka" w:date="2025-12-24T17:58:00Z" w16du:dateUtc="2025-12-24T22:58:00Z"/>
                <w:rFonts w:ascii="Arial" w:hAnsi="Arial" w:cs="Arial"/>
              </w:rPr>
            </w:pPr>
            <w:ins w:id="630" w:author="Krishna Sanaka" w:date="2025-12-24T18:24:00Z" w16du:dateUtc="2025-12-24T23:24:00Z">
              <w:r>
                <w:rPr>
                  <w:rFonts w:ascii="Arial" w:hAnsi="Arial" w:cs="Arial"/>
                </w:rPr>
                <w:t>896</w:t>
              </w:r>
            </w:ins>
            <w:ins w:id="631" w:author="Krishna Sanaka" w:date="2025-12-24T18:33:00Z" w16du:dateUtc="2025-12-24T23:33:00Z">
              <w:r w:rsidR="00D57A19">
                <w:rPr>
                  <w:rFonts w:ascii="Arial" w:hAnsi="Arial" w:cs="Arial"/>
                </w:rPr>
                <w:t xml:space="preserve"> (</w:t>
              </w:r>
              <w:r w:rsidR="004A3A6F">
                <w:rPr>
                  <w:rFonts w:ascii="Arial" w:hAnsi="Arial" w:cs="Arial"/>
                </w:rPr>
                <w:t>37.9%)</w:t>
              </w:r>
            </w:ins>
          </w:p>
        </w:tc>
        <w:tc>
          <w:tcPr>
            <w:tcW w:w="1558" w:type="dxa"/>
          </w:tcPr>
          <w:p w14:paraId="70B26ACB" w14:textId="6886ED60" w:rsidR="00784A3D" w:rsidRDefault="00B668B3" w:rsidP="00784A3D">
            <w:pPr>
              <w:rPr>
                <w:ins w:id="632" w:author="Krishna Sanaka" w:date="2025-12-24T17:58:00Z" w16du:dateUtc="2025-12-24T22:58:00Z"/>
                <w:rFonts w:ascii="Arial" w:hAnsi="Arial" w:cs="Arial"/>
              </w:rPr>
            </w:pPr>
            <w:ins w:id="633" w:author="Krishna Sanaka" w:date="2025-12-24T18:28:00Z" w16du:dateUtc="2025-12-24T23:28:00Z">
              <w:r>
                <w:rPr>
                  <w:rFonts w:ascii="Arial" w:hAnsi="Arial" w:cs="Arial"/>
                </w:rPr>
                <w:t>115</w:t>
              </w:r>
            </w:ins>
            <w:ins w:id="634" w:author="Krishna Sanaka" w:date="2025-12-24T18:33:00Z" w16du:dateUtc="2025-12-24T23:33:00Z">
              <w:r w:rsidR="00697DC8">
                <w:rPr>
                  <w:rFonts w:ascii="Arial" w:hAnsi="Arial" w:cs="Arial"/>
                </w:rPr>
                <w:t xml:space="preserve"> (4.9%)</w:t>
              </w:r>
            </w:ins>
          </w:p>
        </w:tc>
        <w:tc>
          <w:tcPr>
            <w:tcW w:w="1559" w:type="dxa"/>
          </w:tcPr>
          <w:p w14:paraId="07B7D2AE" w14:textId="21BB8875" w:rsidR="00784A3D" w:rsidRDefault="007F123C" w:rsidP="00784A3D">
            <w:pPr>
              <w:rPr>
                <w:ins w:id="635" w:author="Krishna Sanaka" w:date="2025-12-24T17:58:00Z" w16du:dateUtc="2025-12-24T22:58:00Z"/>
                <w:rFonts w:ascii="Arial" w:hAnsi="Arial" w:cs="Arial"/>
              </w:rPr>
            </w:pPr>
            <w:ins w:id="636" w:author="Krishna Sanaka" w:date="2025-12-24T18:26:00Z" w16du:dateUtc="2025-12-24T23:26:00Z">
              <w:r>
                <w:rPr>
                  <w:rFonts w:ascii="Arial" w:hAnsi="Arial" w:cs="Arial"/>
                </w:rPr>
                <w:t>54</w:t>
              </w:r>
            </w:ins>
            <w:ins w:id="637" w:author="Krishna Sanaka" w:date="2025-12-24T18:34:00Z" w16du:dateUtc="2025-12-24T23:34:00Z">
              <w:r w:rsidR="00697DC8">
                <w:rPr>
                  <w:rFonts w:ascii="Arial" w:hAnsi="Arial" w:cs="Arial"/>
                </w:rPr>
                <w:t xml:space="preserve"> (2.3%)</w:t>
              </w:r>
            </w:ins>
          </w:p>
        </w:tc>
        <w:tc>
          <w:tcPr>
            <w:tcW w:w="1559" w:type="dxa"/>
          </w:tcPr>
          <w:p w14:paraId="321A041A" w14:textId="5FAFC767" w:rsidR="00784A3D" w:rsidRDefault="001D1CB1" w:rsidP="00784A3D">
            <w:pPr>
              <w:rPr>
                <w:ins w:id="638" w:author="Krishna Sanaka" w:date="2025-12-24T17:58:00Z" w16du:dateUtc="2025-12-24T22:58:00Z"/>
                <w:rFonts w:ascii="Arial" w:hAnsi="Arial" w:cs="Arial"/>
              </w:rPr>
            </w:pPr>
            <w:ins w:id="639" w:author="Krishna Sanaka" w:date="2025-12-24T18:30:00Z" w16du:dateUtc="2025-12-24T23:30:00Z">
              <w:r>
                <w:rPr>
                  <w:rFonts w:ascii="Arial" w:hAnsi="Arial" w:cs="Arial"/>
                </w:rPr>
                <w:t>251</w:t>
              </w:r>
            </w:ins>
            <w:ins w:id="640" w:author="Krishna Sanaka" w:date="2025-12-24T18:34:00Z" w16du:dateUtc="2025-12-24T23:34:00Z">
              <w:r w:rsidR="002E6C9A">
                <w:rPr>
                  <w:rFonts w:ascii="Arial" w:hAnsi="Arial" w:cs="Arial"/>
                </w:rPr>
                <w:t xml:space="preserve"> (10.6%)</w:t>
              </w:r>
            </w:ins>
          </w:p>
        </w:tc>
      </w:tr>
      <w:tr w:rsidR="00784A3D" w14:paraId="5D44632C" w14:textId="77777777">
        <w:trPr>
          <w:ins w:id="641" w:author="Krishna Sanaka" w:date="2025-12-24T18:01:00Z"/>
        </w:trPr>
        <w:tc>
          <w:tcPr>
            <w:tcW w:w="1558" w:type="dxa"/>
          </w:tcPr>
          <w:p w14:paraId="591F75A9" w14:textId="1895C952" w:rsidR="00784A3D" w:rsidRDefault="00784A3D" w:rsidP="00784A3D">
            <w:pPr>
              <w:rPr>
                <w:ins w:id="642" w:author="Krishna Sanaka" w:date="2025-12-24T18:01:00Z" w16du:dateUtc="2025-12-24T23:01:00Z"/>
                <w:rFonts w:ascii="Arial" w:hAnsi="Arial" w:cs="Arial"/>
              </w:rPr>
            </w:pPr>
            <w:ins w:id="643" w:author="Krishna Sanaka" w:date="2025-12-24T18:01:00Z" w16du:dateUtc="2025-12-24T23:01:00Z">
              <w:r>
                <w:rPr>
                  <w:rFonts w:ascii="Arial" w:hAnsi="Arial" w:cs="Arial"/>
                </w:rPr>
                <w:t>65+</w:t>
              </w:r>
            </w:ins>
          </w:p>
        </w:tc>
        <w:tc>
          <w:tcPr>
            <w:tcW w:w="1558" w:type="dxa"/>
          </w:tcPr>
          <w:p w14:paraId="26F1C5C3" w14:textId="17678C31" w:rsidR="00784A3D" w:rsidRDefault="002F1CC2" w:rsidP="00784A3D">
            <w:pPr>
              <w:rPr>
                <w:ins w:id="644" w:author="Krishna Sanaka" w:date="2025-12-24T18:01:00Z" w16du:dateUtc="2025-12-24T23:01:00Z"/>
                <w:rFonts w:ascii="Arial" w:hAnsi="Arial" w:cs="Arial"/>
              </w:rPr>
            </w:pPr>
            <w:ins w:id="645" w:author="Krishna Sanaka" w:date="2025-12-24T18:22:00Z" w16du:dateUtc="2025-12-24T23:22:00Z">
              <w:r>
                <w:rPr>
                  <w:rFonts w:ascii="Arial" w:hAnsi="Arial" w:cs="Arial"/>
                </w:rPr>
                <w:t>8,841</w:t>
              </w:r>
            </w:ins>
          </w:p>
        </w:tc>
        <w:tc>
          <w:tcPr>
            <w:tcW w:w="1558" w:type="dxa"/>
          </w:tcPr>
          <w:p w14:paraId="243C9CDD" w14:textId="402AD179" w:rsidR="00784A3D" w:rsidRDefault="001C2AE7" w:rsidP="00784A3D">
            <w:pPr>
              <w:rPr>
                <w:ins w:id="646" w:author="Krishna Sanaka" w:date="2025-12-24T18:01:00Z" w16du:dateUtc="2025-12-24T23:01:00Z"/>
                <w:rFonts w:ascii="Arial" w:hAnsi="Arial" w:cs="Arial"/>
              </w:rPr>
            </w:pPr>
            <w:ins w:id="647" w:author="Krishna Sanaka" w:date="2025-12-24T18:23:00Z" w16du:dateUtc="2025-12-24T23:23:00Z">
              <w:r>
                <w:rPr>
                  <w:rFonts w:ascii="Arial" w:hAnsi="Arial" w:cs="Arial"/>
                </w:rPr>
                <w:t>2,632</w:t>
              </w:r>
            </w:ins>
            <w:ins w:id="648" w:author="Krishna Sanaka" w:date="2025-12-24T18:33:00Z" w16du:dateUtc="2025-12-24T23:33:00Z">
              <w:r w:rsidR="00A4473F">
                <w:rPr>
                  <w:rFonts w:ascii="Arial" w:hAnsi="Arial" w:cs="Arial"/>
                </w:rPr>
                <w:t xml:space="preserve"> (</w:t>
              </w:r>
              <w:r w:rsidR="003316AD">
                <w:rPr>
                  <w:rFonts w:ascii="Arial" w:hAnsi="Arial" w:cs="Arial"/>
                </w:rPr>
                <w:t>29.8%)</w:t>
              </w:r>
            </w:ins>
          </w:p>
        </w:tc>
        <w:tc>
          <w:tcPr>
            <w:tcW w:w="1558" w:type="dxa"/>
          </w:tcPr>
          <w:p w14:paraId="445A87A7" w14:textId="13ED398B" w:rsidR="00784A3D" w:rsidRDefault="00E84B45" w:rsidP="00784A3D">
            <w:pPr>
              <w:rPr>
                <w:ins w:id="649" w:author="Krishna Sanaka" w:date="2025-12-24T18:01:00Z" w16du:dateUtc="2025-12-24T23:01:00Z"/>
                <w:rFonts w:ascii="Arial" w:hAnsi="Arial" w:cs="Arial"/>
              </w:rPr>
            </w:pPr>
            <w:ins w:id="650" w:author="Krishna Sanaka" w:date="2025-12-24T18:28:00Z" w16du:dateUtc="2025-12-24T23:28:00Z">
              <w:r>
                <w:rPr>
                  <w:rFonts w:ascii="Arial" w:hAnsi="Arial" w:cs="Arial"/>
                </w:rPr>
                <w:t>824</w:t>
              </w:r>
            </w:ins>
            <w:ins w:id="651" w:author="Krishna Sanaka" w:date="2025-12-24T18:33:00Z" w16du:dateUtc="2025-12-24T23:33:00Z">
              <w:r w:rsidR="00697DC8">
                <w:rPr>
                  <w:rFonts w:ascii="Arial" w:hAnsi="Arial" w:cs="Arial"/>
                </w:rPr>
                <w:t xml:space="preserve"> (9.3%)</w:t>
              </w:r>
            </w:ins>
          </w:p>
        </w:tc>
        <w:tc>
          <w:tcPr>
            <w:tcW w:w="1559" w:type="dxa"/>
          </w:tcPr>
          <w:p w14:paraId="6012E270" w14:textId="4CED96F2" w:rsidR="00784A3D" w:rsidRDefault="00752F9D" w:rsidP="00784A3D">
            <w:pPr>
              <w:rPr>
                <w:ins w:id="652" w:author="Krishna Sanaka" w:date="2025-12-24T18:01:00Z" w16du:dateUtc="2025-12-24T23:01:00Z"/>
                <w:rFonts w:ascii="Arial" w:hAnsi="Arial" w:cs="Arial"/>
              </w:rPr>
            </w:pPr>
            <w:ins w:id="653" w:author="Krishna Sanaka" w:date="2025-12-24T18:27:00Z" w16du:dateUtc="2025-12-24T23:27:00Z">
              <w:r>
                <w:rPr>
                  <w:rFonts w:ascii="Arial" w:hAnsi="Arial" w:cs="Arial"/>
                </w:rPr>
                <w:t>222</w:t>
              </w:r>
            </w:ins>
            <w:ins w:id="654" w:author="Krishna Sanaka" w:date="2025-12-24T18:34:00Z" w16du:dateUtc="2025-12-24T23:34:00Z">
              <w:r w:rsidR="00697DC8">
                <w:rPr>
                  <w:rFonts w:ascii="Arial" w:hAnsi="Arial" w:cs="Arial"/>
                </w:rPr>
                <w:t xml:space="preserve"> (</w:t>
              </w:r>
              <w:r w:rsidR="00066E4A">
                <w:rPr>
                  <w:rFonts w:ascii="Arial" w:hAnsi="Arial" w:cs="Arial"/>
                </w:rPr>
                <w:t>2.5%)</w:t>
              </w:r>
            </w:ins>
          </w:p>
        </w:tc>
        <w:tc>
          <w:tcPr>
            <w:tcW w:w="1559" w:type="dxa"/>
          </w:tcPr>
          <w:p w14:paraId="4F85DB8C" w14:textId="6DB6D595" w:rsidR="00784A3D" w:rsidRDefault="007A7942" w:rsidP="00784A3D">
            <w:pPr>
              <w:rPr>
                <w:ins w:id="655" w:author="Krishna Sanaka" w:date="2025-12-24T18:01:00Z" w16du:dateUtc="2025-12-24T23:01:00Z"/>
                <w:rFonts w:ascii="Arial" w:hAnsi="Arial" w:cs="Arial"/>
              </w:rPr>
            </w:pPr>
            <w:ins w:id="656" w:author="Krishna Sanaka" w:date="2025-12-24T18:30:00Z" w16du:dateUtc="2025-12-24T23:30:00Z">
              <w:r>
                <w:rPr>
                  <w:rFonts w:ascii="Arial" w:hAnsi="Arial" w:cs="Arial"/>
                </w:rPr>
                <w:t>942</w:t>
              </w:r>
            </w:ins>
            <w:ins w:id="657" w:author="Krishna Sanaka" w:date="2025-12-24T18:34:00Z" w16du:dateUtc="2025-12-24T23:34:00Z">
              <w:r w:rsidR="002E6C9A">
                <w:rPr>
                  <w:rFonts w:ascii="Arial" w:hAnsi="Arial" w:cs="Arial"/>
                </w:rPr>
                <w:t xml:space="preserve"> (10.7%)</w:t>
              </w:r>
            </w:ins>
          </w:p>
        </w:tc>
      </w:tr>
    </w:tbl>
    <w:p w14:paraId="32961807" w14:textId="48957AD0" w:rsidR="00A03763" w:rsidRPr="00A03763" w:rsidRDefault="009C3F32" w:rsidP="00FD703E">
      <w:pPr>
        <w:spacing w:after="0" w:line="240" w:lineRule="auto"/>
        <w:rPr>
          <w:rFonts w:ascii="Arial" w:hAnsi="Arial" w:cs="Arial"/>
        </w:rPr>
      </w:pPr>
      <w:ins w:id="658" w:author="Krishna Sanaka" w:date="2025-12-24T18:36:00Z" w16du:dateUtc="2025-12-24T23:36:00Z">
        <w:r>
          <w:rPr>
            <w:rFonts w:ascii="Arial" w:hAnsi="Arial" w:cs="Arial"/>
          </w:rPr>
          <w:t>Values are presented as counts with percentages representing the proportion of deaths within each age group for the spec</w:t>
        </w:r>
      </w:ins>
      <w:ins w:id="659" w:author="Krishna Sanaka" w:date="2025-12-24T18:37:00Z" w16du:dateUtc="2025-12-24T23:37:00Z">
        <w:r>
          <w:rPr>
            <w:rFonts w:ascii="Arial" w:hAnsi="Arial" w:cs="Arial"/>
          </w:rPr>
          <w:t xml:space="preserve">ified year. Osteomyelitis was considered as any multiple cause of death. Comorbidities were identified from contributing causes of death and are not mutually exclusive. </w:t>
        </w:r>
      </w:ins>
      <w:ins w:id="660" w:author="Krishna Sanaka" w:date="2025-12-24T18:38:00Z" w16du:dateUtc="2025-12-24T23:38:00Z">
        <w:r>
          <w:rPr>
            <w:rFonts w:ascii="Arial" w:hAnsi="Arial" w:cs="Arial"/>
          </w:rPr>
          <w:t xml:space="preserve">N/A indicates insufficient counts </w:t>
        </w:r>
        <w:r w:rsidR="008A6E8C">
          <w:rPr>
            <w:rFonts w:ascii="Arial" w:hAnsi="Arial" w:cs="Arial"/>
          </w:rPr>
          <w:t xml:space="preserve">to calculate stable estimates. </w:t>
        </w:r>
        <w:r w:rsidR="00BA4DEF">
          <w:rPr>
            <w:rFonts w:ascii="Arial" w:hAnsi="Arial" w:cs="Arial"/>
          </w:rPr>
          <w:t xml:space="preserve">* indicates that the value was taken for the year 2000 due to data for 1999 being unavailable. </w:t>
        </w:r>
      </w:ins>
      <w:r w:rsidR="00373DD1">
        <w:rPr>
          <w:rFonts w:ascii="Arial" w:hAnsi="Arial" w:cs="Arial"/>
        </w:rPr>
        <w:t xml:space="preserve"> </w:t>
      </w:r>
      <w:r w:rsidR="006C65C3">
        <w:rPr>
          <w:rFonts w:ascii="Arial" w:hAnsi="Arial" w:cs="Arial"/>
        </w:rPr>
        <w:t xml:space="preserve"> </w:t>
      </w:r>
      <w:r w:rsidR="00FA1157">
        <w:rPr>
          <w:rFonts w:ascii="Arial" w:hAnsi="Arial" w:cs="Arial"/>
        </w:rPr>
        <w:t xml:space="preserve"> </w:t>
      </w:r>
      <w:r w:rsidR="00A42522">
        <w:rPr>
          <w:rFonts w:ascii="Arial" w:hAnsi="Arial" w:cs="Arial"/>
        </w:rPr>
        <w:t xml:space="preserve"> </w:t>
      </w:r>
    </w:p>
    <w:sectPr w:rsidR="00A03763" w:rsidRPr="00A03763" w:rsidSect="00A06BCA">
      <w:footerReference w:type="even" r:id="rId7"/>
      <w:footerReference w:type="default" r:id="rId8"/>
      <w:pgSz w:w="12240" w:h="15840"/>
      <w:pgMar w:top="1440" w:right="1440" w:bottom="1440" w:left="1440" w:header="720" w:footer="720" w:gutter="0"/>
      <w:lnNumType w:countBy="1" w:restart="continuous"/>
      <w:cols w:space="720"/>
      <w:docGrid w:linePitch="360"/>
      <w:sectPrChange w:id="677" w:author="Sanaka, Krishna" w:date="2025-11-17T12:43:00Z" w16du:dateUtc="2025-11-17T17:43:00Z">
        <w:sectPr w:rsidR="00A03763" w:rsidRPr="00A03763" w:rsidSect="00A06BCA">
          <w:pgMar w:top="1440" w:right="1440" w:bottom="1440" w:left="1440" w:header="720" w:footer="720" w:gutter="0"/>
          <w:lnNumType w:countBy="0" w:restart="newPage"/>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39C78" w14:textId="77777777" w:rsidR="003526E8" w:rsidRDefault="003526E8" w:rsidP="008A7E64">
      <w:pPr>
        <w:spacing w:after="0" w:line="240" w:lineRule="auto"/>
      </w:pPr>
      <w:r>
        <w:separator/>
      </w:r>
    </w:p>
  </w:endnote>
  <w:endnote w:type="continuationSeparator" w:id="0">
    <w:p w14:paraId="5ADF583D" w14:textId="77777777" w:rsidR="003526E8" w:rsidRDefault="003526E8" w:rsidP="008A7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661" w:author="Sanaka, Krishna" w:date="2025-11-17T13:54:00Z"/>
  <w:sdt>
    <w:sdtPr>
      <w:rPr>
        <w:rStyle w:val="PageNumber"/>
      </w:rPr>
      <w:id w:val="-837387098"/>
      <w:docPartObj>
        <w:docPartGallery w:val="Page Numbers (Bottom of Page)"/>
        <w:docPartUnique/>
      </w:docPartObj>
    </w:sdtPr>
    <w:sdtContent>
      <w:customXmlInsRangeEnd w:id="661"/>
      <w:p w14:paraId="6144572B" w14:textId="0C289765" w:rsidR="008A7E64" w:rsidRDefault="008A7E64" w:rsidP="00314628">
        <w:pPr>
          <w:pStyle w:val="Footer"/>
          <w:framePr w:wrap="none" w:vAnchor="text" w:hAnchor="margin" w:xAlign="right" w:y="1"/>
          <w:rPr>
            <w:ins w:id="662" w:author="Sanaka, Krishna" w:date="2025-11-17T13:54:00Z" w16du:dateUtc="2025-11-17T18:54:00Z"/>
            <w:rStyle w:val="PageNumber"/>
          </w:rPr>
        </w:pPr>
        <w:ins w:id="663" w:author="Sanaka, Krishna" w:date="2025-11-17T13:54:00Z" w16du:dateUtc="2025-11-17T18:54:00Z">
          <w:r>
            <w:rPr>
              <w:rStyle w:val="PageNumber"/>
            </w:rPr>
            <w:fldChar w:fldCharType="begin"/>
          </w:r>
          <w:r>
            <w:rPr>
              <w:rStyle w:val="PageNumber"/>
            </w:rPr>
            <w:instrText xml:space="preserve"> PAGE </w:instrText>
          </w:r>
          <w:r>
            <w:rPr>
              <w:rStyle w:val="PageNumber"/>
            </w:rPr>
            <w:fldChar w:fldCharType="end"/>
          </w:r>
        </w:ins>
      </w:p>
      <w:customXmlInsRangeStart w:id="664" w:author="Sanaka, Krishna" w:date="2025-11-17T13:54:00Z"/>
    </w:sdtContent>
  </w:sdt>
  <w:customXmlInsRangeEnd w:id="664"/>
  <w:p w14:paraId="0C4F823F" w14:textId="77777777" w:rsidR="008A7E64" w:rsidRDefault="008A7E64">
    <w:pPr>
      <w:pStyle w:val="Footer"/>
      <w:ind w:right="360"/>
      <w:pPrChange w:id="665" w:author="Sanaka, Krishna" w:date="2025-11-17T13:54:00Z" w16du:dateUtc="2025-11-17T18:54: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666" w:author="Sanaka, Krishna" w:date="2025-11-17T13:54:00Z"/>
  <w:sdt>
    <w:sdtPr>
      <w:rPr>
        <w:rStyle w:val="PageNumber"/>
      </w:rPr>
      <w:id w:val="1832799583"/>
      <w:docPartObj>
        <w:docPartGallery w:val="Page Numbers (Bottom of Page)"/>
        <w:docPartUnique/>
      </w:docPartObj>
    </w:sdtPr>
    <w:sdtContent>
      <w:customXmlInsRangeEnd w:id="666"/>
      <w:p w14:paraId="6218F20F" w14:textId="2630EF6B" w:rsidR="008A7E64" w:rsidRDefault="008A7E64" w:rsidP="00314628">
        <w:pPr>
          <w:pStyle w:val="Footer"/>
          <w:framePr w:wrap="none" w:vAnchor="text" w:hAnchor="margin" w:xAlign="right" w:y="1"/>
          <w:rPr>
            <w:ins w:id="667" w:author="Sanaka, Krishna" w:date="2025-11-17T13:54:00Z" w16du:dateUtc="2025-11-17T18:54:00Z"/>
            <w:rStyle w:val="PageNumber"/>
          </w:rPr>
        </w:pPr>
        <w:ins w:id="668" w:author="Sanaka, Krishna" w:date="2025-11-17T13:54:00Z" w16du:dateUtc="2025-11-17T18:54:00Z">
          <w:r w:rsidRPr="008A7E64">
            <w:rPr>
              <w:rStyle w:val="PageNumber"/>
              <w:rFonts w:ascii="Arial" w:hAnsi="Arial" w:cs="Arial"/>
              <w:rPrChange w:id="669" w:author="Sanaka, Krishna" w:date="2025-11-17T13:55:00Z" w16du:dateUtc="2025-11-17T18:55:00Z">
                <w:rPr>
                  <w:rStyle w:val="PageNumber"/>
                </w:rPr>
              </w:rPrChange>
            </w:rPr>
            <w:fldChar w:fldCharType="begin"/>
          </w:r>
          <w:r w:rsidRPr="008A7E64">
            <w:rPr>
              <w:rStyle w:val="PageNumber"/>
              <w:rFonts w:ascii="Arial" w:hAnsi="Arial" w:cs="Arial"/>
              <w:rPrChange w:id="670" w:author="Sanaka, Krishna" w:date="2025-11-17T13:55:00Z" w16du:dateUtc="2025-11-17T18:55:00Z">
                <w:rPr>
                  <w:rStyle w:val="PageNumber"/>
                </w:rPr>
              </w:rPrChange>
            </w:rPr>
            <w:instrText xml:space="preserve"> PAGE </w:instrText>
          </w:r>
        </w:ins>
        <w:r w:rsidRPr="008A7E64">
          <w:rPr>
            <w:rStyle w:val="PageNumber"/>
            <w:rFonts w:ascii="Arial" w:hAnsi="Arial" w:cs="Arial"/>
            <w:rPrChange w:id="671" w:author="Sanaka, Krishna" w:date="2025-11-17T13:55:00Z" w16du:dateUtc="2025-11-17T18:55:00Z">
              <w:rPr>
                <w:rStyle w:val="PageNumber"/>
              </w:rPr>
            </w:rPrChange>
          </w:rPr>
          <w:fldChar w:fldCharType="separate"/>
        </w:r>
        <w:r w:rsidRPr="008A7E64">
          <w:rPr>
            <w:rStyle w:val="PageNumber"/>
            <w:rFonts w:ascii="Arial" w:hAnsi="Arial" w:cs="Arial"/>
            <w:noProof/>
            <w:rPrChange w:id="672" w:author="Sanaka, Krishna" w:date="2025-11-17T13:55:00Z" w16du:dateUtc="2025-11-17T18:55:00Z">
              <w:rPr>
                <w:rStyle w:val="PageNumber"/>
                <w:noProof/>
              </w:rPr>
            </w:rPrChange>
          </w:rPr>
          <w:t>5</w:t>
        </w:r>
        <w:ins w:id="673" w:author="Sanaka, Krishna" w:date="2025-11-17T13:54:00Z" w16du:dateUtc="2025-11-17T18:54:00Z">
          <w:r w:rsidRPr="008A7E64">
            <w:rPr>
              <w:rStyle w:val="PageNumber"/>
              <w:rFonts w:ascii="Arial" w:hAnsi="Arial" w:cs="Arial"/>
              <w:rPrChange w:id="674" w:author="Sanaka, Krishna" w:date="2025-11-17T13:55:00Z" w16du:dateUtc="2025-11-17T18:55:00Z">
                <w:rPr>
                  <w:rStyle w:val="PageNumber"/>
                </w:rPr>
              </w:rPrChange>
            </w:rPr>
            <w:fldChar w:fldCharType="end"/>
          </w:r>
        </w:ins>
      </w:p>
      <w:customXmlInsRangeStart w:id="675" w:author="Sanaka, Krishna" w:date="2025-11-17T13:54:00Z"/>
    </w:sdtContent>
  </w:sdt>
  <w:customXmlInsRangeEnd w:id="675"/>
  <w:p w14:paraId="7154ED1A" w14:textId="77777777" w:rsidR="008A7E64" w:rsidRDefault="008A7E64">
    <w:pPr>
      <w:pStyle w:val="Footer"/>
      <w:ind w:right="360"/>
      <w:pPrChange w:id="676" w:author="Sanaka, Krishna" w:date="2025-11-17T13:54:00Z" w16du:dateUtc="2025-11-17T18:54: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60033" w14:textId="77777777" w:rsidR="003526E8" w:rsidRDefault="003526E8" w:rsidP="008A7E64">
      <w:pPr>
        <w:spacing w:after="0" w:line="240" w:lineRule="auto"/>
      </w:pPr>
      <w:r>
        <w:separator/>
      </w:r>
    </w:p>
  </w:footnote>
  <w:footnote w:type="continuationSeparator" w:id="0">
    <w:p w14:paraId="1B1E3392" w14:textId="77777777" w:rsidR="003526E8" w:rsidRDefault="003526E8" w:rsidP="008A7E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B727B"/>
    <w:multiLevelType w:val="hybridMultilevel"/>
    <w:tmpl w:val="6EE24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1564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aka, Krishna">
    <w15:presenceInfo w15:providerId="AD" w15:userId="S::KSANAKA@emory.edu::c298281a-8773-4c86-8bd6-58d5948b35fa"/>
  </w15:person>
  <w15:person w15:author="Krishna Sanaka">
    <w15:presenceInfo w15:providerId="None" w15:userId="Krishna Sanak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0B"/>
    <w:rsid w:val="000001A2"/>
    <w:rsid w:val="000021B9"/>
    <w:rsid w:val="00003581"/>
    <w:rsid w:val="00003788"/>
    <w:rsid w:val="00004B90"/>
    <w:rsid w:val="00004DB7"/>
    <w:rsid w:val="00005999"/>
    <w:rsid w:val="00011330"/>
    <w:rsid w:val="0001169C"/>
    <w:rsid w:val="0001183B"/>
    <w:rsid w:val="00012559"/>
    <w:rsid w:val="00017B09"/>
    <w:rsid w:val="00020CEE"/>
    <w:rsid w:val="0002244D"/>
    <w:rsid w:val="000232F1"/>
    <w:rsid w:val="00026ED7"/>
    <w:rsid w:val="0002705C"/>
    <w:rsid w:val="00030550"/>
    <w:rsid w:val="000329A1"/>
    <w:rsid w:val="00034202"/>
    <w:rsid w:val="0003482C"/>
    <w:rsid w:val="00037086"/>
    <w:rsid w:val="00037154"/>
    <w:rsid w:val="000407D4"/>
    <w:rsid w:val="0004305F"/>
    <w:rsid w:val="00043363"/>
    <w:rsid w:val="00043E3F"/>
    <w:rsid w:val="00046E34"/>
    <w:rsid w:val="00046F82"/>
    <w:rsid w:val="00052CDB"/>
    <w:rsid w:val="00057004"/>
    <w:rsid w:val="00060231"/>
    <w:rsid w:val="00063ACA"/>
    <w:rsid w:val="00064AC2"/>
    <w:rsid w:val="00065469"/>
    <w:rsid w:val="00066E4A"/>
    <w:rsid w:val="000713FC"/>
    <w:rsid w:val="000800B9"/>
    <w:rsid w:val="000815CE"/>
    <w:rsid w:val="00081F39"/>
    <w:rsid w:val="00082C5E"/>
    <w:rsid w:val="000853F3"/>
    <w:rsid w:val="0008611B"/>
    <w:rsid w:val="00087040"/>
    <w:rsid w:val="00087FDE"/>
    <w:rsid w:val="0009075C"/>
    <w:rsid w:val="00090D42"/>
    <w:rsid w:val="000938C1"/>
    <w:rsid w:val="00093908"/>
    <w:rsid w:val="00096341"/>
    <w:rsid w:val="000A0753"/>
    <w:rsid w:val="000A0DDE"/>
    <w:rsid w:val="000A0E77"/>
    <w:rsid w:val="000A1602"/>
    <w:rsid w:val="000A4DD0"/>
    <w:rsid w:val="000B23EE"/>
    <w:rsid w:val="000B3323"/>
    <w:rsid w:val="000B4127"/>
    <w:rsid w:val="000B6490"/>
    <w:rsid w:val="000B70A0"/>
    <w:rsid w:val="000C0231"/>
    <w:rsid w:val="000C4944"/>
    <w:rsid w:val="000C5C70"/>
    <w:rsid w:val="000C5FBD"/>
    <w:rsid w:val="000C70B6"/>
    <w:rsid w:val="000D0D4E"/>
    <w:rsid w:val="000D2266"/>
    <w:rsid w:val="000D230D"/>
    <w:rsid w:val="000D5919"/>
    <w:rsid w:val="000D7DEB"/>
    <w:rsid w:val="000E0326"/>
    <w:rsid w:val="000E0F15"/>
    <w:rsid w:val="000E48BE"/>
    <w:rsid w:val="000E49E6"/>
    <w:rsid w:val="000E5F18"/>
    <w:rsid w:val="000E71CE"/>
    <w:rsid w:val="000F137C"/>
    <w:rsid w:val="000F24CD"/>
    <w:rsid w:val="000F3C6E"/>
    <w:rsid w:val="000F684D"/>
    <w:rsid w:val="000F7200"/>
    <w:rsid w:val="000F746C"/>
    <w:rsid w:val="000F7B33"/>
    <w:rsid w:val="001002F3"/>
    <w:rsid w:val="00105897"/>
    <w:rsid w:val="00106C9E"/>
    <w:rsid w:val="00107E70"/>
    <w:rsid w:val="001111A0"/>
    <w:rsid w:val="00112C25"/>
    <w:rsid w:val="00113141"/>
    <w:rsid w:val="00115D45"/>
    <w:rsid w:val="00116CED"/>
    <w:rsid w:val="00116CFC"/>
    <w:rsid w:val="00116DB7"/>
    <w:rsid w:val="00122143"/>
    <w:rsid w:val="00126E33"/>
    <w:rsid w:val="00127138"/>
    <w:rsid w:val="00130821"/>
    <w:rsid w:val="0013524C"/>
    <w:rsid w:val="001367CA"/>
    <w:rsid w:val="00141151"/>
    <w:rsid w:val="00141306"/>
    <w:rsid w:val="0014167D"/>
    <w:rsid w:val="00144FDE"/>
    <w:rsid w:val="00150350"/>
    <w:rsid w:val="001517B1"/>
    <w:rsid w:val="00151D82"/>
    <w:rsid w:val="001536D8"/>
    <w:rsid w:val="001540F8"/>
    <w:rsid w:val="001549D8"/>
    <w:rsid w:val="001565A7"/>
    <w:rsid w:val="00156CCE"/>
    <w:rsid w:val="00156F32"/>
    <w:rsid w:val="00166220"/>
    <w:rsid w:val="00167DA3"/>
    <w:rsid w:val="00170E73"/>
    <w:rsid w:val="001716DC"/>
    <w:rsid w:val="00171CF9"/>
    <w:rsid w:val="00171F58"/>
    <w:rsid w:val="00171FD1"/>
    <w:rsid w:val="0017474C"/>
    <w:rsid w:val="0017492D"/>
    <w:rsid w:val="00175D8B"/>
    <w:rsid w:val="0018066C"/>
    <w:rsid w:val="00180A2F"/>
    <w:rsid w:val="00181491"/>
    <w:rsid w:val="00185440"/>
    <w:rsid w:val="0018595F"/>
    <w:rsid w:val="001863F9"/>
    <w:rsid w:val="001872F9"/>
    <w:rsid w:val="00190F9C"/>
    <w:rsid w:val="0019171D"/>
    <w:rsid w:val="001917AF"/>
    <w:rsid w:val="00196464"/>
    <w:rsid w:val="00196E65"/>
    <w:rsid w:val="00197830"/>
    <w:rsid w:val="00197CE3"/>
    <w:rsid w:val="001A1A32"/>
    <w:rsid w:val="001A1A6E"/>
    <w:rsid w:val="001A2A11"/>
    <w:rsid w:val="001A4EF4"/>
    <w:rsid w:val="001A4F0F"/>
    <w:rsid w:val="001A7C50"/>
    <w:rsid w:val="001B6A77"/>
    <w:rsid w:val="001C2AE7"/>
    <w:rsid w:val="001C3823"/>
    <w:rsid w:val="001C524A"/>
    <w:rsid w:val="001D1CB1"/>
    <w:rsid w:val="001E08DF"/>
    <w:rsid w:val="001E0E37"/>
    <w:rsid w:val="001E0E4D"/>
    <w:rsid w:val="001E16F1"/>
    <w:rsid w:val="001E1E02"/>
    <w:rsid w:val="001E2913"/>
    <w:rsid w:val="001E4A2D"/>
    <w:rsid w:val="001E6F98"/>
    <w:rsid w:val="001F01CD"/>
    <w:rsid w:val="001F0860"/>
    <w:rsid w:val="001F117B"/>
    <w:rsid w:val="001F3A48"/>
    <w:rsid w:val="001F58D7"/>
    <w:rsid w:val="001F7439"/>
    <w:rsid w:val="00200394"/>
    <w:rsid w:val="0020179F"/>
    <w:rsid w:val="00203DD4"/>
    <w:rsid w:val="002043DF"/>
    <w:rsid w:val="00204D13"/>
    <w:rsid w:val="0020501A"/>
    <w:rsid w:val="00205CE8"/>
    <w:rsid w:val="00210A2E"/>
    <w:rsid w:val="00211886"/>
    <w:rsid w:val="00211D48"/>
    <w:rsid w:val="002216F1"/>
    <w:rsid w:val="002242FD"/>
    <w:rsid w:val="002323B0"/>
    <w:rsid w:val="002358BD"/>
    <w:rsid w:val="00235968"/>
    <w:rsid w:val="00242482"/>
    <w:rsid w:val="00245F9B"/>
    <w:rsid w:val="00247D2A"/>
    <w:rsid w:val="00250C37"/>
    <w:rsid w:val="00254AC4"/>
    <w:rsid w:val="00254BA7"/>
    <w:rsid w:val="0026099C"/>
    <w:rsid w:val="00260EBD"/>
    <w:rsid w:val="002619D3"/>
    <w:rsid w:val="00264CB8"/>
    <w:rsid w:val="0026570B"/>
    <w:rsid w:val="00266718"/>
    <w:rsid w:val="00266D87"/>
    <w:rsid w:val="00267CF7"/>
    <w:rsid w:val="00270207"/>
    <w:rsid w:val="00270591"/>
    <w:rsid w:val="00270F5A"/>
    <w:rsid w:val="002760A8"/>
    <w:rsid w:val="00277C56"/>
    <w:rsid w:val="00277EBC"/>
    <w:rsid w:val="002807BC"/>
    <w:rsid w:val="00281B8F"/>
    <w:rsid w:val="00282FF8"/>
    <w:rsid w:val="00287EE0"/>
    <w:rsid w:val="00291BC2"/>
    <w:rsid w:val="00294A8A"/>
    <w:rsid w:val="00295AEB"/>
    <w:rsid w:val="00296231"/>
    <w:rsid w:val="00296876"/>
    <w:rsid w:val="002A1E45"/>
    <w:rsid w:val="002A3F73"/>
    <w:rsid w:val="002A4C16"/>
    <w:rsid w:val="002A589A"/>
    <w:rsid w:val="002A617F"/>
    <w:rsid w:val="002A7DE2"/>
    <w:rsid w:val="002B1A11"/>
    <w:rsid w:val="002B640F"/>
    <w:rsid w:val="002C4181"/>
    <w:rsid w:val="002C5BD9"/>
    <w:rsid w:val="002C6E23"/>
    <w:rsid w:val="002D577E"/>
    <w:rsid w:val="002E1B00"/>
    <w:rsid w:val="002E2695"/>
    <w:rsid w:val="002E4807"/>
    <w:rsid w:val="002E5058"/>
    <w:rsid w:val="002E51B2"/>
    <w:rsid w:val="002E630D"/>
    <w:rsid w:val="002E6C9A"/>
    <w:rsid w:val="002F060F"/>
    <w:rsid w:val="002F1CC2"/>
    <w:rsid w:val="0030033F"/>
    <w:rsid w:val="0030239F"/>
    <w:rsid w:val="003032F3"/>
    <w:rsid w:val="003059F8"/>
    <w:rsid w:val="003064AC"/>
    <w:rsid w:val="00306F7B"/>
    <w:rsid w:val="0031027F"/>
    <w:rsid w:val="00312003"/>
    <w:rsid w:val="00313D52"/>
    <w:rsid w:val="00314DA8"/>
    <w:rsid w:val="003155C7"/>
    <w:rsid w:val="0032414D"/>
    <w:rsid w:val="00327296"/>
    <w:rsid w:val="00330530"/>
    <w:rsid w:val="003316AD"/>
    <w:rsid w:val="00333F74"/>
    <w:rsid w:val="00335B6B"/>
    <w:rsid w:val="003372E3"/>
    <w:rsid w:val="00341EA5"/>
    <w:rsid w:val="00341FCC"/>
    <w:rsid w:val="003420FC"/>
    <w:rsid w:val="00342718"/>
    <w:rsid w:val="0034364C"/>
    <w:rsid w:val="00343B6A"/>
    <w:rsid w:val="00351AC6"/>
    <w:rsid w:val="003526E8"/>
    <w:rsid w:val="003535CA"/>
    <w:rsid w:val="00357A7C"/>
    <w:rsid w:val="003609FF"/>
    <w:rsid w:val="00362D7E"/>
    <w:rsid w:val="00366196"/>
    <w:rsid w:val="00370C39"/>
    <w:rsid w:val="00370E21"/>
    <w:rsid w:val="00373DD1"/>
    <w:rsid w:val="00373F44"/>
    <w:rsid w:val="0037608F"/>
    <w:rsid w:val="0037780C"/>
    <w:rsid w:val="003800C1"/>
    <w:rsid w:val="00384034"/>
    <w:rsid w:val="0038435A"/>
    <w:rsid w:val="0038523F"/>
    <w:rsid w:val="003870A6"/>
    <w:rsid w:val="00387328"/>
    <w:rsid w:val="003946C8"/>
    <w:rsid w:val="003966BA"/>
    <w:rsid w:val="003A247D"/>
    <w:rsid w:val="003A3EC6"/>
    <w:rsid w:val="003A5466"/>
    <w:rsid w:val="003A5995"/>
    <w:rsid w:val="003A6A61"/>
    <w:rsid w:val="003A7DB0"/>
    <w:rsid w:val="003A7F02"/>
    <w:rsid w:val="003B127F"/>
    <w:rsid w:val="003B257E"/>
    <w:rsid w:val="003B2787"/>
    <w:rsid w:val="003B2AC7"/>
    <w:rsid w:val="003B3277"/>
    <w:rsid w:val="003B45CF"/>
    <w:rsid w:val="003B4915"/>
    <w:rsid w:val="003B619A"/>
    <w:rsid w:val="003B73EC"/>
    <w:rsid w:val="003C1512"/>
    <w:rsid w:val="003C3120"/>
    <w:rsid w:val="003C46B4"/>
    <w:rsid w:val="003C559D"/>
    <w:rsid w:val="003C5DF9"/>
    <w:rsid w:val="003C6508"/>
    <w:rsid w:val="003C6ACE"/>
    <w:rsid w:val="003D1CB5"/>
    <w:rsid w:val="003D3068"/>
    <w:rsid w:val="003D39F1"/>
    <w:rsid w:val="003D3B8A"/>
    <w:rsid w:val="003D428B"/>
    <w:rsid w:val="003D471D"/>
    <w:rsid w:val="003D49D3"/>
    <w:rsid w:val="003D5A07"/>
    <w:rsid w:val="003D7AAA"/>
    <w:rsid w:val="003E1412"/>
    <w:rsid w:val="003E1F2C"/>
    <w:rsid w:val="003E3600"/>
    <w:rsid w:val="003E77C1"/>
    <w:rsid w:val="003E7DFB"/>
    <w:rsid w:val="003F2B34"/>
    <w:rsid w:val="003F4498"/>
    <w:rsid w:val="003F5BA9"/>
    <w:rsid w:val="00401576"/>
    <w:rsid w:val="0040343C"/>
    <w:rsid w:val="004042AA"/>
    <w:rsid w:val="00406682"/>
    <w:rsid w:val="00407046"/>
    <w:rsid w:val="00411782"/>
    <w:rsid w:val="004155EC"/>
    <w:rsid w:val="00416561"/>
    <w:rsid w:val="00416846"/>
    <w:rsid w:val="00421602"/>
    <w:rsid w:val="00427263"/>
    <w:rsid w:val="00430A48"/>
    <w:rsid w:val="00430A82"/>
    <w:rsid w:val="00432875"/>
    <w:rsid w:val="00433C8A"/>
    <w:rsid w:val="0043559B"/>
    <w:rsid w:val="00435A70"/>
    <w:rsid w:val="00437408"/>
    <w:rsid w:val="0044076F"/>
    <w:rsid w:val="00441BED"/>
    <w:rsid w:val="00443498"/>
    <w:rsid w:val="00444245"/>
    <w:rsid w:val="00444CB6"/>
    <w:rsid w:val="0044508D"/>
    <w:rsid w:val="00445FA3"/>
    <w:rsid w:val="00446B39"/>
    <w:rsid w:val="00452BF7"/>
    <w:rsid w:val="00454F3E"/>
    <w:rsid w:val="00455689"/>
    <w:rsid w:val="00455D0B"/>
    <w:rsid w:val="00457F04"/>
    <w:rsid w:val="00461BBA"/>
    <w:rsid w:val="0046459A"/>
    <w:rsid w:val="004660CE"/>
    <w:rsid w:val="00466845"/>
    <w:rsid w:val="0046766E"/>
    <w:rsid w:val="0047121E"/>
    <w:rsid w:val="00472EB3"/>
    <w:rsid w:val="00473673"/>
    <w:rsid w:val="00474BDA"/>
    <w:rsid w:val="004760D8"/>
    <w:rsid w:val="00477601"/>
    <w:rsid w:val="00477B9E"/>
    <w:rsid w:val="00477CFE"/>
    <w:rsid w:val="0048038F"/>
    <w:rsid w:val="00486045"/>
    <w:rsid w:val="00490272"/>
    <w:rsid w:val="004956DC"/>
    <w:rsid w:val="00497AE6"/>
    <w:rsid w:val="00497E42"/>
    <w:rsid w:val="004A2643"/>
    <w:rsid w:val="004A299E"/>
    <w:rsid w:val="004A3A6F"/>
    <w:rsid w:val="004A436F"/>
    <w:rsid w:val="004A69AA"/>
    <w:rsid w:val="004A74CA"/>
    <w:rsid w:val="004B1936"/>
    <w:rsid w:val="004B437A"/>
    <w:rsid w:val="004B7A55"/>
    <w:rsid w:val="004C2CB2"/>
    <w:rsid w:val="004C5872"/>
    <w:rsid w:val="004C6630"/>
    <w:rsid w:val="004C74BA"/>
    <w:rsid w:val="004D459A"/>
    <w:rsid w:val="004D4F56"/>
    <w:rsid w:val="004D5BC3"/>
    <w:rsid w:val="004E1DF3"/>
    <w:rsid w:val="004E25E5"/>
    <w:rsid w:val="004E5372"/>
    <w:rsid w:val="004E6DF3"/>
    <w:rsid w:val="004E7458"/>
    <w:rsid w:val="004F2038"/>
    <w:rsid w:val="004F30C6"/>
    <w:rsid w:val="004F3568"/>
    <w:rsid w:val="0050056B"/>
    <w:rsid w:val="0050358D"/>
    <w:rsid w:val="00503E89"/>
    <w:rsid w:val="005040C5"/>
    <w:rsid w:val="0051203D"/>
    <w:rsid w:val="005124A1"/>
    <w:rsid w:val="005166F1"/>
    <w:rsid w:val="00522C37"/>
    <w:rsid w:val="0052362B"/>
    <w:rsid w:val="00523753"/>
    <w:rsid w:val="005301C7"/>
    <w:rsid w:val="00531729"/>
    <w:rsid w:val="005357D3"/>
    <w:rsid w:val="00536884"/>
    <w:rsid w:val="0053709B"/>
    <w:rsid w:val="00537D89"/>
    <w:rsid w:val="005403BF"/>
    <w:rsid w:val="00541988"/>
    <w:rsid w:val="0054299E"/>
    <w:rsid w:val="00546BEB"/>
    <w:rsid w:val="00547E63"/>
    <w:rsid w:val="00550087"/>
    <w:rsid w:val="0055342C"/>
    <w:rsid w:val="005578FA"/>
    <w:rsid w:val="005640BC"/>
    <w:rsid w:val="00564DF8"/>
    <w:rsid w:val="00567225"/>
    <w:rsid w:val="0056766B"/>
    <w:rsid w:val="00567AAD"/>
    <w:rsid w:val="00567C8F"/>
    <w:rsid w:val="005712C6"/>
    <w:rsid w:val="00575055"/>
    <w:rsid w:val="00575C0A"/>
    <w:rsid w:val="00576412"/>
    <w:rsid w:val="00577B3D"/>
    <w:rsid w:val="00582DA1"/>
    <w:rsid w:val="00583639"/>
    <w:rsid w:val="00583A75"/>
    <w:rsid w:val="005849BD"/>
    <w:rsid w:val="00585AE7"/>
    <w:rsid w:val="00587D34"/>
    <w:rsid w:val="005915E7"/>
    <w:rsid w:val="005924A9"/>
    <w:rsid w:val="005944B4"/>
    <w:rsid w:val="00594900"/>
    <w:rsid w:val="0059724A"/>
    <w:rsid w:val="005A02B8"/>
    <w:rsid w:val="005A2003"/>
    <w:rsid w:val="005A3AC6"/>
    <w:rsid w:val="005A4A96"/>
    <w:rsid w:val="005A59A2"/>
    <w:rsid w:val="005A6E90"/>
    <w:rsid w:val="005B3994"/>
    <w:rsid w:val="005B39E5"/>
    <w:rsid w:val="005B4BA7"/>
    <w:rsid w:val="005B53E5"/>
    <w:rsid w:val="005B6B20"/>
    <w:rsid w:val="005B77C9"/>
    <w:rsid w:val="005B7B63"/>
    <w:rsid w:val="005B7E8C"/>
    <w:rsid w:val="005C1B5F"/>
    <w:rsid w:val="005C4FF7"/>
    <w:rsid w:val="005C5587"/>
    <w:rsid w:val="005C6220"/>
    <w:rsid w:val="005D0C23"/>
    <w:rsid w:val="005D11F6"/>
    <w:rsid w:val="005D6D2F"/>
    <w:rsid w:val="005D76B7"/>
    <w:rsid w:val="005D789E"/>
    <w:rsid w:val="005E4BCC"/>
    <w:rsid w:val="005E5D8E"/>
    <w:rsid w:val="005E6A1F"/>
    <w:rsid w:val="005E7895"/>
    <w:rsid w:val="005F0C29"/>
    <w:rsid w:val="005F3EE9"/>
    <w:rsid w:val="005F4911"/>
    <w:rsid w:val="005F59A9"/>
    <w:rsid w:val="005F728E"/>
    <w:rsid w:val="00601291"/>
    <w:rsid w:val="0060150B"/>
    <w:rsid w:val="00601E8D"/>
    <w:rsid w:val="00602B37"/>
    <w:rsid w:val="006037F0"/>
    <w:rsid w:val="00613F8F"/>
    <w:rsid w:val="006226A0"/>
    <w:rsid w:val="0062479C"/>
    <w:rsid w:val="00627849"/>
    <w:rsid w:val="00631EB2"/>
    <w:rsid w:val="00632A53"/>
    <w:rsid w:val="00632D44"/>
    <w:rsid w:val="006334EF"/>
    <w:rsid w:val="0063431D"/>
    <w:rsid w:val="00634A28"/>
    <w:rsid w:val="006353D4"/>
    <w:rsid w:val="00635922"/>
    <w:rsid w:val="00637FA6"/>
    <w:rsid w:val="00640376"/>
    <w:rsid w:val="0064174C"/>
    <w:rsid w:val="00641E4C"/>
    <w:rsid w:val="00642848"/>
    <w:rsid w:val="00642B3D"/>
    <w:rsid w:val="006431D0"/>
    <w:rsid w:val="006436C5"/>
    <w:rsid w:val="00644F8B"/>
    <w:rsid w:val="00650FAF"/>
    <w:rsid w:val="00652274"/>
    <w:rsid w:val="0065302B"/>
    <w:rsid w:val="0065457B"/>
    <w:rsid w:val="006556C0"/>
    <w:rsid w:val="006568BC"/>
    <w:rsid w:val="00657A4E"/>
    <w:rsid w:val="00666B1E"/>
    <w:rsid w:val="00667E5C"/>
    <w:rsid w:val="00675927"/>
    <w:rsid w:val="00675A6B"/>
    <w:rsid w:val="00675B53"/>
    <w:rsid w:val="00677F4B"/>
    <w:rsid w:val="00681847"/>
    <w:rsid w:val="006842B9"/>
    <w:rsid w:val="00684DBD"/>
    <w:rsid w:val="0068545D"/>
    <w:rsid w:val="00687F0B"/>
    <w:rsid w:val="0069346E"/>
    <w:rsid w:val="00696B92"/>
    <w:rsid w:val="006975B6"/>
    <w:rsid w:val="00697DC8"/>
    <w:rsid w:val="006A13C1"/>
    <w:rsid w:val="006A286E"/>
    <w:rsid w:val="006A3291"/>
    <w:rsid w:val="006A5B7C"/>
    <w:rsid w:val="006A6D94"/>
    <w:rsid w:val="006B02CD"/>
    <w:rsid w:val="006B1440"/>
    <w:rsid w:val="006B1F72"/>
    <w:rsid w:val="006C1CD3"/>
    <w:rsid w:val="006C1D1A"/>
    <w:rsid w:val="006C227B"/>
    <w:rsid w:val="006C2C27"/>
    <w:rsid w:val="006C32C4"/>
    <w:rsid w:val="006C3C16"/>
    <w:rsid w:val="006C65C3"/>
    <w:rsid w:val="006D11EE"/>
    <w:rsid w:val="006D3B0B"/>
    <w:rsid w:val="006D4F92"/>
    <w:rsid w:val="006D6CAE"/>
    <w:rsid w:val="006E06B3"/>
    <w:rsid w:val="006E24BB"/>
    <w:rsid w:val="006E2863"/>
    <w:rsid w:val="006E30B9"/>
    <w:rsid w:val="006E797B"/>
    <w:rsid w:val="006F157E"/>
    <w:rsid w:val="006F43D5"/>
    <w:rsid w:val="006F4F38"/>
    <w:rsid w:val="006F5ED8"/>
    <w:rsid w:val="0070056A"/>
    <w:rsid w:val="007014CE"/>
    <w:rsid w:val="00701865"/>
    <w:rsid w:val="00702B48"/>
    <w:rsid w:val="007138AB"/>
    <w:rsid w:val="0071467F"/>
    <w:rsid w:val="007223F7"/>
    <w:rsid w:val="0072428B"/>
    <w:rsid w:val="007250EB"/>
    <w:rsid w:val="0072586B"/>
    <w:rsid w:val="00725B1C"/>
    <w:rsid w:val="00725D47"/>
    <w:rsid w:val="00726DD3"/>
    <w:rsid w:val="00727E64"/>
    <w:rsid w:val="00730B32"/>
    <w:rsid w:val="007311A1"/>
    <w:rsid w:val="00734807"/>
    <w:rsid w:val="007351CE"/>
    <w:rsid w:val="007379A0"/>
    <w:rsid w:val="00742BAA"/>
    <w:rsid w:val="00743C92"/>
    <w:rsid w:val="00745F82"/>
    <w:rsid w:val="0074726C"/>
    <w:rsid w:val="007477BB"/>
    <w:rsid w:val="00750F65"/>
    <w:rsid w:val="007524C1"/>
    <w:rsid w:val="00752F9D"/>
    <w:rsid w:val="007549DC"/>
    <w:rsid w:val="00754F98"/>
    <w:rsid w:val="00760FCF"/>
    <w:rsid w:val="0076282A"/>
    <w:rsid w:val="00774233"/>
    <w:rsid w:val="00781634"/>
    <w:rsid w:val="00784A3D"/>
    <w:rsid w:val="00785D8F"/>
    <w:rsid w:val="00786747"/>
    <w:rsid w:val="007916A0"/>
    <w:rsid w:val="007934F9"/>
    <w:rsid w:val="00794638"/>
    <w:rsid w:val="00794DE2"/>
    <w:rsid w:val="007A2E9A"/>
    <w:rsid w:val="007A35B0"/>
    <w:rsid w:val="007A5484"/>
    <w:rsid w:val="007A609C"/>
    <w:rsid w:val="007A78DE"/>
    <w:rsid w:val="007A7942"/>
    <w:rsid w:val="007A7F91"/>
    <w:rsid w:val="007B116D"/>
    <w:rsid w:val="007B33BF"/>
    <w:rsid w:val="007B38FA"/>
    <w:rsid w:val="007B3D77"/>
    <w:rsid w:val="007B46C9"/>
    <w:rsid w:val="007C0CAD"/>
    <w:rsid w:val="007C17FF"/>
    <w:rsid w:val="007C1961"/>
    <w:rsid w:val="007C1E20"/>
    <w:rsid w:val="007C6724"/>
    <w:rsid w:val="007C7F03"/>
    <w:rsid w:val="007D303D"/>
    <w:rsid w:val="007D3066"/>
    <w:rsid w:val="007D55E5"/>
    <w:rsid w:val="007D753F"/>
    <w:rsid w:val="007E0706"/>
    <w:rsid w:val="007E21B2"/>
    <w:rsid w:val="007E7C76"/>
    <w:rsid w:val="007F123C"/>
    <w:rsid w:val="007F66A2"/>
    <w:rsid w:val="007F75F4"/>
    <w:rsid w:val="00802C1B"/>
    <w:rsid w:val="00803EDD"/>
    <w:rsid w:val="00805C4B"/>
    <w:rsid w:val="008063FD"/>
    <w:rsid w:val="008069BA"/>
    <w:rsid w:val="008074FD"/>
    <w:rsid w:val="008077A1"/>
    <w:rsid w:val="00807854"/>
    <w:rsid w:val="00812C33"/>
    <w:rsid w:val="00812D27"/>
    <w:rsid w:val="00815FE5"/>
    <w:rsid w:val="00816215"/>
    <w:rsid w:val="00820D2C"/>
    <w:rsid w:val="00821864"/>
    <w:rsid w:val="0082245D"/>
    <w:rsid w:val="00822AFA"/>
    <w:rsid w:val="00823E70"/>
    <w:rsid w:val="008254F3"/>
    <w:rsid w:val="00826905"/>
    <w:rsid w:val="008317F2"/>
    <w:rsid w:val="00831D00"/>
    <w:rsid w:val="00834993"/>
    <w:rsid w:val="008374D7"/>
    <w:rsid w:val="0084075A"/>
    <w:rsid w:val="00840D7F"/>
    <w:rsid w:val="00841999"/>
    <w:rsid w:val="00841C39"/>
    <w:rsid w:val="00843A3C"/>
    <w:rsid w:val="008513CB"/>
    <w:rsid w:val="008521FD"/>
    <w:rsid w:val="00852ACF"/>
    <w:rsid w:val="00857187"/>
    <w:rsid w:val="008614EA"/>
    <w:rsid w:val="00861D11"/>
    <w:rsid w:val="008624BB"/>
    <w:rsid w:val="00864B47"/>
    <w:rsid w:val="00874EAD"/>
    <w:rsid w:val="00880EAA"/>
    <w:rsid w:val="00881CEC"/>
    <w:rsid w:val="008836D9"/>
    <w:rsid w:val="00887365"/>
    <w:rsid w:val="00893312"/>
    <w:rsid w:val="008A27CE"/>
    <w:rsid w:val="008A6E8C"/>
    <w:rsid w:val="008A7E64"/>
    <w:rsid w:val="008B18B5"/>
    <w:rsid w:val="008B2315"/>
    <w:rsid w:val="008B3550"/>
    <w:rsid w:val="008C04A7"/>
    <w:rsid w:val="008C1373"/>
    <w:rsid w:val="008C1544"/>
    <w:rsid w:val="008C35D9"/>
    <w:rsid w:val="008C51B4"/>
    <w:rsid w:val="008D1DEC"/>
    <w:rsid w:val="008D1F8C"/>
    <w:rsid w:val="008D3802"/>
    <w:rsid w:val="008D549E"/>
    <w:rsid w:val="008D699D"/>
    <w:rsid w:val="008E0C15"/>
    <w:rsid w:val="008E22AD"/>
    <w:rsid w:val="008E50F7"/>
    <w:rsid w:val="008E59C1"/>
    <w:rsid w:val="008E6EC1"/>
    <w:rsid w:val="008F2FCF"/>
    <w:rsid w:val="008F35F1"/>
    <w:rsid w:val="008F411A"/>
    <w:rsid w:val="008F585A"/>
    <w:rsid w:val="008F5ACC"/>
    <w:rsid w:val="008F5E67"/>
    <w:rsid w:val="008F63AA"/>
    <w:rsid w:val="00901C77"/>
    <w:rsid w:val="00903221"/>
    <w:rsid w:val="0090333A"/>
    <w:rsid w:val="009036A1"/>
    <w:rsid w:val="00907358"/>
    <w:rsid w:val="00911A05"/>
    <w:rsid w:val="00911D85"/>
    <w:rsid w:val="00915C3E"/>
    <w:rsid w:val="00917C27"/>
    <w:rsid w:val="00920A50"/>
    <w:rsid w:val="00927F58"/>
    <w:rsid w:val="00934E41"/>
    <w:rsid w:val="009367A7"/>
    <w:rsid w:val="00941A29"/>
    <w:rsid w:val="00942D0B"/>
    <w:rsid w:val="009433FD"/>
    <w:rsid w:val="009458C6"/>
    <w:rsid w:val="00947690"/>
    <w:rsid w:val="00951FC0"/>
    <w:rsid w:val="00953295"/>
    <w:rsid w:val="009539D8"/>
    <w:rsid w:val="00953C9B"/>
    <w:rsid w:val="00954280"/>
    <w:rsid w:val="00956FA9"/>
    <w:rsid w:val="00961141"/>
    <w:rsid w:val="00964B02"/>
    <w:rsid w:val="00964D28"/>
    <w:rsid w:val="00967CAE"/>
    <w:rsid w:val="0097119E"/>
    <w:rsid w:val="00972398"/>
    <w:rsid w:val="0097324D"/>
    <w:rsid w:val="00974C1A"/>
    <w:rsid w:val="009763E9"/>
    <w:rsid w:val="00976D35"/>
    <w:rsid w:val="00976DF4"/>
    <w:rsid w:val="009807E6"/>
    <w:rsid w:val="00982D1A"/>
    <w:rsid w:val="0098392E"/>
    <w:rsid w:val="00985F59"/>
    <w:rsid w:val="009905C2"/>
    <w:rsid w:val="0099158C"/>
    <w:rsid w:val="00992D4D"/>
    <w:rsid w:val="00992F94"/>
    <w:rsid w:val="009943B0"/>
    <w:rsid w:val="0099584A"/>
    <w:rsid w:val="00996FFB"/>
    <w:rsid w:val="00997941"/>
    <w:rsid w:val="009A1C6D"/>
    <w:rsid w:val="009A1F73"/>
    <w:rsid w:val="009A4986"/>
    <w:rsid w:val="009A6F28"/>
    <w:rsid w:val="009A7F74"/>
    <w:rsid w:val="009B3AC7"/>
    <w:rsid w:val="009B3D8B"/>
    <w:rsid w:val="009B45ED"/>
    <w:rsid w:val="009B4786"/>
    <w:rsid w:val="009B4B1E"/>
    <w:rsid w:val="009C0FA6"/>
    <w:rsid w:val="009C3F32"/>
    <w:rsid w:val="009C4BAE"/>
    <w:rsid w:val="009C560C"/>
    <w:rsid w:val="009C6238"/>
    <w:rsid w:val="009C6734"/>
    <w:rsid w:val="009D0BEC"/>
    <w:rsid w:val="009D0F60"/>
    <w:rsid w:val="009D1612"/>
    <w:rsid w:val="009D1A4D"/>
    <w:rsid w:val="009D213D"/>
    <w:rsid w:val="009D2D3D"/>
    <w:rsid w:val="009D403F"/>
    <w:rsid w:val="009D4759"/>
    <w:rsid w:val="009D5C2C"/>
    <w:rsid w:val="009D7706"/>
    <w:rsid w:val="009E4001"/>
    <w:rsid w:val="009E5539"/>
    <w:rsid w:val="009F0690"/>
    <w:rsid w:val="009F6C96"/>
    <w:rsid w:val="009F77F4"/>
    <w:rsid w:val="00A000A3"/>
    <w:rsid w:val="00A00DB9"/>
    <w:rsid w:val="00A02C43"/>
    <w:rsid w:val="00A0335D"/>
    <w:rsid w:val="00A03763"/>
    <w:rsid w:val="00A0403C"/>
    <w:rsid w:val="00A05050"/>
    <w:rsid w:val="00A06BCA"/>
    <w:rsid w:val="00A10D8C"/>
    <w:rsid w:val="00A10DF2"/>
    <w:rsid w:val="00A12B2F"/>
    <w:rsid w:val="00A15B5D"/>
    <w:rsid w:val="00A16818"/>
    <w:rsid w:val="00A16D8D"/>
    <w:rsid w:val="00A17BB5"/>
    <w:rsid w:val="00A2274F"/>
    <w:rsid w:val="00A26586"/>
    <w:rsid w:val="00A314B4"/>
    <w:rsid w:val="00A3253E"/>
    <w:rsid w:val="00A33459"/>
    <w:rsid w:val="00A3425A"/>
    <w:rsid w:val="00A4220B"/>
    <w:rsid w:val="00A42522"/>
    <w:rsid w:val="00A42D8B"/>
    <w:rsid w:val="00A44645"/>
    <w:rsid w:val="00A4473F"/>
    <w:rsid w:val="00A44C09"/>
    <w:rsid w:val="00A51DF2"/>
    <w:rsid w:val="00A53DE7"/>
    <w:rsid w:val="00A5545A"/>
    <w:rsid w:val="00A56371"/>
    <w:rsid w:val="00A564BC"/>
    <w:rsid w:val="00A6032C"/>
    <w:rsid w:val="00A6434F"/>
    <w:rsid w:val="00A67105"/>
    <w:rsid w:val="00A701C1"/>
    <w:rsid w:val="00A71685"/>
    <w:rsid w:val="00A71828"/>
    <w:rsid w:val="00A72867"/>
    <w:rsid w:val="00A77B99"/>
    <w:rsid w:val="00A77C0E"/>
    <w:rsid w:val="00A77F72"/>
    <w:rsid w:val="00A807FC"/>
    <w:rsid w:val="00A81952"/>
    <w:rsid w:val="00A82EE9"/>
    <w:rsid w:val="00A8335E"/>
    <w:rsid w:val="00A87C2E"/>
    <w:rsid w:val="00A87F1B"/>
    <w:rsid w:val="00A90C6E"/>
    <w:rsid w:val="00A94706"/>
    <w:rsid w:val="00A96983"/>
    <w:rsid w:val="00AA06B9"/>
    <w:rsid w:val="00AA0CCA"/>
    <w:rsid w:val="00AA114C"/>
    <w:rsid w:val="00AA3F17"/>
    <w:rsid w:val="00AA41E0"/>
    <w:rsid w:val="00AA7637"/>
    <w:rsid w:val="00AA784A"/>
    <w:rsid w:val="00AB0442"/>
    <w:rsid w:val="00AB37C1"/>
    <w:rsid w:val="00AB64A0"/>
    <w:rsid w:val="00AB7CD3"/>
    <w:rsid w:val="00AC0EB7"/>
    <w:rsid w:val="00AC117B"/>
    <w:rsid w:val="00AC3AE2"/>
    <w:rsid w:val="00AC794A"/>
    <w:rsid w:val="00AC7C7A"/>
    <w:rsid w:val="00AD1574"/>
    <w:rsid w:val="00AD7ACB"/>
    <w:rsid w:val="00AE0CA3"/>
    <w:rsid w:val="00AE2E1C"/>
    <w:rsid w:val="00AE2E55"/>
    <w:rsid w:val="00AE2F59"/>
    <w:rsid w:val="00AE56F7"/>
    <w:rsid w:val="00AE5B44"/>
    <w:rsid w:val="00AE7DB7"/>
    <w:rsid w:val="00AF0A85"/>
    <w:rsid w:val="00AF2FD1"/>
    <w:rsid w:val="00AF3974"/>
    <w:rsid w:val="00AF4602"/>
    <w:rsid w:val="00AF61AA"/>
    <w:rsid w:val="00AF63BB"/>
    <w:rsid w:val="00AF7928"/>
    <w:rsid w:val="00B0035D"/>
    <w:rsid w:val="00B06BBF"/>
    <w:rsid w:val="00B06E59"/>
    <w:rsid w:val="00B12301"/>
    <w:rsid w:val="00B12BD9"/>
    <w:rsid w:val="00B17BB5"/>
    <w:rsid w:val="00B21A41"/>
    <w:rsid w:val="00B26742"/>
    <w:rsid w:val="00B30D33"/>
    <w:rsid w:val="00B31113"/>
    <w:rsid w:val="00B31636"/>
    <w:rsid w:val="00B3178B"/>
    <w:rsid w:val="00B3348D"/>
    <w:rsid w:val="00B3539B"/>
    <w:rsid w:val="00B366D2"/>
    <w:rsid w:val="00B36ECB"/>
    <w:rsid w:val="00B404DA"/>
    <w:rsid w:val="00B47A44"/>
    <w:rsid w:val="00B47EF2"/>
    <w:rsid w:val="00B47FDA"/>
    <w:rsid w:val="00B501F3"/>
    <w:rsid w:val="00B5164B"/>
    <w:rsid w:val="00B53160"/>
    <w:rsid w:val="00B532EA"/>
    <w:rsid w:val="00B571F0"/>
    <w:rsid w:val="00B57C47"/>
    <w:rsid w:val="00B61A33"/>
    <w:rsid w:val="00B62BCA"/>
    <w:rsid w:val="00B6340B"/>
    <w:rsid w:val="00B66857"/>
    <w:rsid w:val="00B668B3"/>
    <w:rsid w:val="00B6791C"/>
    <w:rsid w:val="00B6797F"/>
    <w:rsid w:val="00B7220E"/>
    <w:rsid w:val="00B72784"/>
    <w:rsid w:val="00B76B21"/>
    <w:rsid w:val="00B76C57"/>
    <w:rsid w:val="00B774D8"/>
    <w:rsid w:val="00B77945"/>
    <w:rsid w:val="00B82FD3"/>
    <w:rsid w:val="00B838EF"/>
    <w:rsid w:val="00B848CD"/>
    <w:rsid w:val="00B85F74"/>
    <w:rsid w:val="00B9061D"/>
    <w:rsid w:val="00B9359C"/>
    <w:rsid w:val="00B965C0"/>
    <w:rsid w:val="00B975D6"/>
    <w:rsid w:val="00BA0111"/>
    <w:rsid w:val="00BA2191"/>
    <w:rsid w:val="00BA2C89"/>
    <w:rsid w:val="00BA3707"/>
    <w:rsid w:val="00BA4DEF"/>
    <w:rsid w:val="00BA7358"/>
    <w:rsid w:val="00BB1BF3"/>
    <w:rsid w:val="00BB2921"/>
    <w:rsid w:val="00BB5719"/>
    <w:rsid w:val="00BB680D"/>
    <w:rsid w:val="00BC179B"/>
    <w:rsid w:val="00BC27B6"/>
    <w:rsid w:val="00BC44F7"/>
    <w:rsid w:val="00BC4C0F"/>
    <w:rsid w:val="00BC4CE2"/>
    <w:rsid w:val="00BC6EBE"/>
    <w:rsid w:val="00BD505B"/>
    <w:rsid w:val="00BD5821"/>
    <w:rsid w:val="00BE1162"/>
    <w:rsid w:val="00BE1EA0"/>
    <w:rsid w:val="00BE3369"/>
    <w:rsid w:val="00BE3BC8"/>
    <w:rsid w:val="00BE490B"/>
    <w:rsid w:val="00BE6A79"/>
    <w:rsid w:val="00BF10AC"/>
    <w:rsid w:val="00BF3D2C"/>
    <w:rsid w:val="00BF414C"/>
    <w:rsid w:val="00BF5CBC"/>
    <w:rsid w:val="00BF5FF3"/>
    <w:rsid w:val="00C003CB"/>
    <w:rsid w:val="00C01546"/>
    <w:rsid w:val="00C03491"/>
    <w:rsid w:val="00C058E7"/>
    <w:rsid w:val="00C06D86"/>
    <w:rsid w:val="00C1294A"/>
    <w:rsid w:val="00C17B85"/>
    <w:rsid w:val="00C20096"/>
    <w:rsid w:val="00C22C0D"/>
    <w:rsid w:val="00C23143"/>
    <w:rsid w:val="00C2417E"/>
    <w:rsid w:val="00C24567"/>
    <w:rsid w:val="00C3032E"/>
    <w:rsid w:val="00C35C9C"/>
    <w:rsid w:val="00C364BC"/>
    <w:rsid w:val="00C40AB3"/>
    <w:rsid w:val="00C4289E"/>
    <w:rsid w:val="00C435F2"/>
    <w:rsid w:val="00C439D1"/>
    <w:rsid w:val="00C45296"/>
    <w:rsid w:val="00C45D18"/>
    <w:rsid w:val="00C47E08"/>
    <w:rsid w:val="00C54073"/>
    <w:rsid w:val="00C540DF"/>
    <w:rsid w:val="00C55E1E"/>
    <w:rsid w:val="00C56A77"/>
    <w:rsid w:val="00C56EFC"/>
    <w:rsid w:val="00C57BB6"/>
    <w:rsid w:val="00C619B0"/>
    <w:rsid w:val="00C6258D"/>
    <w:rsid w:val="00C65308"/>
    <w:rsid w:val="00C67588"/>
    <w:rsid w:val="00C733DD"/>
    <w:rsid w:val="00C738CB"/>
    <w:rsid w:val="00C73AD7"/>
    <w:rsid w:val="00C77C11"/>
    <w:rsid w:val="00C80C96"/>
    <w:rsid w:val="00C87E98"/>
    <w:rsid w:val="00C92DDD"/>
    <w:rsid w:val="00C945E8"/>
    <w:rsid w:val="00C96C0A"/>
    <w:rsid w:val="00CA007F"/>
    <w:rsid w:val="00CA057A"/>
    <w:rsid w:val="00CA0BBD"/>
    <w:rsid w:val="00CA6788"/>
    <w:rsid w:val="00CB01B5"/>
    <w:rsid w:val="00CB0B8F"/>
    <w:rsid w:val="00CB13DD"/>
    <w:rsid w:val="00CB1430"/>
    <w:rsid w:val="00CB1633"/>
    <w:rsid w:val="00CB3CCD"/>
    <w:rsid w:val="00CB421A"/>
    <w:rsid w:val="00CB5224"/>
    <w:rsid w:val="00CB5A7E"/>
    <w:rsid w:val="00CB6A5F"/>
    <w:rsid w:val="00CB6FEA"/>
    <w:rsid w:val="00CC1F9E"/>
    <w:rsid w:val="00CC299D"/>
    <w:rsid w:val="00CC3B0A"/>
    <w:rsid w:val="00CC5C1F"/>
    <w:rsid w:val="00CC6A51"/>
    <w:rsid w:val="00CD2740"/>
    <w:rsid w:val="00CD61B2"/>
    <w:rsid w:val="00CE14DB"/>
    <w:rsid w:val="00CE57E1"/>
    <w:rsid w:val="00CE6F37"/>
    <w:rsid w:val="00CF0778"/>
    <w:rsid w:val="00CF0901"/>
    <w:rsid w:val="00CF1B1A"/>
    <w:rsid w:val="00CF23D2"/>
    <w:rsid w:val="00CF3DF2"/>
    <w:rsid w:val="00CF4D1D"/>
    <w:rsid w:val="00CF510F"/>
    <w:rsid w:val="00CF51BB"/>
    <w:rsid w:val="00CF63F4"/>
    <w:rsid w:val="00D01EBA"/>
    <w:rsid w:val="00D02959"/>
    <w:rsid w:val="00D050CD"/>
    <w:rsid w:val="00D05813"/>
    <w:rsid w:val="00D05D3F"/>
    <w:rsid w:val="00D10808"/>
    <w:rsid w:val="00D132D6"/>
    <w:rsid w:val="00D149B4"/>
    <w:rsid w:val="00D1590E"/>
    <w:rsid w:val="00D15C26"/>
    <w:rsid w:val="00D15E8D"/>
    <w:rsid w:val="00D165B9"/>
    <w:rsid w:val="00D20F90"/>
    <w:rsid w:val="00D231CA"/>
    <w:rsid w:val="00D23DF7"/>
    <w:rsid w:val="00D26DA5"/>
    <w:rsid w:val="00D30454"/>
    <w:rsid w:val="00D32A2D"/>
    <w:rsid w:val="00D3576A"/>
    <w:rsid w:val="00D42EB0"/>
    <w:rsid w:val="00D44C89"/>
    <w:rsid w:val="00D456F7"/>
    <w:rsid w:val="00D45999"/>
    <w:rsid w:val="00D52E8D"/>
    <w:rsid w:val="00D52F8E"/>
    <w:rsid w:val="00D533EE"/>
    <w:rsid w:val="00D53911"/>
    <w:rsid w:val="00D54335"/>
    <w:rsid w:val="00D56C71"/>
    <w:rsid w:val="00D57A19"/>
    <w:rsid w:val="00D57FB9"/>
    <w:rsid w:val="00D60CFC"/>
    <w:rsid w:val="00D62ABD"/>
    <w:rsid w:val="00D63365"/>
    <w:rsid w:val="00D638F7"/>
    <w:rsid w:val="00D65E88"/>
    <w:rsid w:val="00D705FF"/>
    <w:rsid w:val="00D70E13"/>
    <w:rsid w:val="00D71F39"/>
    <w:rsid w:val="00D762A0"/>
    <w:rsid w:val="00D77424"/>
    <w:rsid w:val="00D84F86"/>
    <w:rsid w:val="00D860D1"/>
    <w:rsid w:val="00D917FB"/>
    <w:rsid w:val="00D91DCA"/>
    <w:rsid w:val="00D92973"/>
    <w:rsid w:val="00D93572"/>
    <w:rsid w:val="00D93E2D"/>
    <w:rsid w:val="00D94A71"/>
    <w:rsid w:val="00D969AF"/>
    <w:rsid w:val="00DA0127"/>
    <w:rsid w:val="00DA2CE3"/>
    <w:rsid w:val="00DA32E0"/>
    <w:rsid w:val="00DA4EEC"/>
    <w:rsid w:val="00DA7105"/>
    <w:rsid w:val="00DB0481"/>
    <w:rsid w:val="00DB1E66"/>
    <w:rsid w:val="00DB3308"/>
    <w:rsid w:val="00DB4218"/>
    <w:rsid w:val="00DC0C02"/>
    <w:rsid w:val="00DD2633"/>
    <w:rsid w:val="00DD3328"/>
    <w:rsid w:val="00DD3AC4"/>
    <w:rsid w:val="00DD6C83"/>
    <w:rsid w:val="00DE3192"/>
    <w:rsid w:val="00DE3E48"/>
    <w:rsid w:val="00DE5CE2"/>
    <w:rsid w:val="00DE6041"/>
    <w:rsid w:val="00DE6EFD"/>
    <w:rsid w:val="00DF0869"/>
    <w:rsid w:val="00DF1E02"/>
    <w:rsid w:val="00DF2827"/>
    <w:rsid w:val="00DF37BC"/>
    <w:rsid w:val="00DF3FF2"/>
    <w:rsid w:val="00DF4F5C"/>
    <w:rsid w:val="00DF51C8"/>
    <w:rsid w:val="00DF6C0C"/>
    <w:rsid w:val="00E0199C"/>
    <w:rsid w:val="00E01FF8"/>
    <w:rsid w:val="00E02FAF"/>
    <w:rsid w:val="00E03D48"/>
    <w:rsid w:val="00E05474"/>
    <w:rsid w:val="00E14629"/>
    <w:rsid w:val="00E16A93"/>
    <w:rsid w:val="00E248A5"/>
    <w:rsid w:val="00E24C5F"/>
    <w:rsid w:val="00E25EFA"/>
    <w:rsid w:val="00E26258"/>
    <w:rsid w:val="00E267D9"/>
    <w:rsid w:val="00E26ADA"/>
    <w:rsid w:val="00E2784F"/>
    <w:rsid w:val="00E35358"/>
    <w:rsid w:val="00E36A09"/>
    <w:rsid w:val="00E36A82"/>
    <w:rsid w:val="00E408F2"/>
    <w:rsid w:val="00E42620"/>
    <w:rsid w:val="00E438E3"/>
    <w:rsid w:val="00E4601B"/>
    <w:rsid w:val="00E46390"/>
    <w:rsid w:val="00E4710E"/>
    <w:rsid w:val="00E474B4"/>
    <w:rsid w:val="00E52941"/>
    <w:rsid w:val="00E571AF"/>
    <w:rsid w:val="00E605EF"/>
    <w:rsid w:val="00E6461B"/>
    <w:rsid w:val="00E672EB"/>
    <w:rsid w:val="00E702D1"/>
    <w:rsid w:val="00E714CA"/>
    <w:rsid w:val="00E84B45"/>
    <w:rsid w:val="00E8572F"/>
    <w:rsid w:val="00E861C8"/>
    <w:rsid w:val="00E90026"/>
    <w:rsid w:val="00E90E2F"/>
    <w:rsid w:val="00E9223B"/>
    <w:rsid w:val="00E92DF0"/>
    <w:rsid w:val="00E937BF"/>
    <w:rsid w:val="00E95430"/>
    <w:rsid w:val="00EA02EA"/>
    <w:rsid w:val="00EA0318"/>
    <w:rsid w:val="00EA439C"/>
    <w:rsid w:val="00EA5144"/>
    <w:rsid w:val="00EB348D"/>
    <w:rsid w:val="00EC0337"/>
    <w:rsid w:val="00EC2C39"/>
    <w:rsid w:val="00EC3E29"/>
    <w:rsid w:val="00EC4921"/>
    <w:rsid w:val="00EC7213"/>
    <w:rsid w:val="00EC7ACC"/>
    <w:rsid w:val="00ED1452"/>
    <w:rsid w:val="00ED20A0"/>
    <w:rsid w:val="00ED2BEC"/>
    <w:rsid w:val="00ED64D4"/>
    <w:rsid w:val="00EE0FED"/>
    <w:rsid w:val="00EE1112"/>
    <w:rsid w:val="00EE1FEF"/>
    <w:rsid w:val="00EE5E04"/>
    <w:rsid w:val="00EF172C"/>
    <w:rsid w:val="00EF1FB7"/>
    <w:rsid w:val="00EF3ED9"/>
    <w:rsid w:val="00EF41F5"/>
    <w:rsid w:val="00EF77B8"/>
    <w:rsid w:val="00F009EE"/>
    <w:rsid w:val="00F03B59"/>
    <w:rsid w:val="00F055AF"/>
    <w:rsid w:val="00F06C7D"/>
    <w:rsid w:val="00F07043"/>
    <w:rsid w:val="00F13311"/>
    <w:rsid w:val="00F13AEE"/>
    <w:rsid w:val="00F15296"/>
    <w:rsid w:val="00F165B8"/>
    <w:rsid w:val="00F1732C"/>
    <w:rsid w:val="00F24080"/>
    <w:rsid w:val="00F2533E"/>
    <w:rsid w:val="00F258CD"/>
    <w:rsid w:val="00F25E87"/>
    <w:rsid w:val="00F27E11"/>
    <w:rsid w:val="00F30A86"/>
    <w:rsid w:val="00F335A2"/>
    <w:rsid w:val="00F356D6"/>
    <w:rsid w:val="00F405D3"/>
    <w:rsid w:val="00F41AB2"/>
    <w:rsid w:val="00F4393D"/>
    <w:rsid w:val="00F44599"/>
    <w:rsid w:val="00F51983"/>
    <w:rsid w:val="00F51F08"/>
    <w:rsid w:val="00F605F2"/>
    <w:rsid w:val="00F6418D"/>
    <w:rsid w:val="00F675B6"/>
    <w:rsid w:val="00F67A5B"/>
    <w:rsid w:val="00F72606"/>
    <w:rsid w:val="00F74AC5"/>
    <w:rsid w:val="00F74E62"/>
    <w:rsid w:val="00F76361"/>
    <w:rsid w:val="00F76B30"/>
    <w:rsid w:val="00F77177"/>
    <w:rsid w:val="00F80D7B"/>
    <w:rsid w:val="00F820B5"/>
    <w:rsid w:val="00F8216C"/>
    <w:rsid w:val="00F83938"/>
    <w:rsid w:val="00F83DB5"/>
    <w:rsid w:val="00F85179"/>
    <w:rsid w:val="00F864A8"/>
    <w:rsid w:val="00F86CA6"/>
    <w:rsid w:val="00F900EC"/>
    <w:rsid w:val="00F909FF"/>
    <w:rsid w:val="00F91B94"/>
    <w:rsid w:val="00F9412F"/>
    <w:rsid w:val="00F95D71"/>
    <w:rsid w:val="00F95EA5"/>
    <w:rsid w:val="00F96220"/>
    <w:rsid w:val="00FA0863"/>
    <w:rsid w:val="00FA1157"/>
    <w:rsid w:val="00FA1D0E"/>
    <w:rsid w:val="00FA295B"/>
    <w:rsid w:val="00FA2CB5"/>
    <w:rsid w:val="00FB014F"/>
    <w:rsid w:val="00FB071C"/>
    <w:rsid w:val="00FB1798"/>
    <w:rsid w:val="00FB1A8A"/>
    <w:rsid w:val="00FB1B63"/>
    <w:rsid w:val="00FB2B15"/>
    <w:rsid w:val="00FB2D2B"/>
    <w:rsid w:val="00FB5041"/>
    <w:rsid w:val="00FB56E0"/>
    <w:rsid w:val="00FB5E77"/>
    <w:rsid w:val="00FC19D9"/>
    <w:rsid w:val="00FC3513"/>
    <w:rsid w:val="00FC5395"/>
    <w:rsid w:val="00FC58D7"/>
    <w:rsid w:val="00FC5ED6"/>
    <w:rsid w:val="00FD3430"/>
    <w:rsid w:val="00FD3B14"/>
    <w:rsid w:val="00FD443E"/>
    <w:rsid w:val="00FD483C"/>
    <w:rsid w:val="00FD63BA"/>
    <w:rsid w:val="00FD6D98"/>
    <w:rsid w:val="00FD703E"/>
    <w:rsid w:val="00FE2FD9"/>
    <w:rsid w:val="00FE749C"/>
    <w:rsid w:val="00FF16D9"/>
    <w:rsid w:val="00FF6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0FE3"/>
  <w15:chartTrackingRefBased/>
  <w15:docId w15:val="{9EF9DDFE-4823-4EB9-992A-C22ECEBF7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B99"/>
  </w:style>
  <w:style w:type="paragraph" w:styleId="Heading1">
    <w:name w:val="heading 1"/>
    <w:basedOn w:val="Normal"/>
    <w:next w:val="Normal"/>
    <w:link w:val="Heading1Char"/>
    <w:uiPriority w:val="9"/>
    <w:qFormat/>
    <w:rsid w:val="0026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70B"/>
    <w:rPr>
      <w:rFonts w:eastAsiaTheme="majorEastAsia" w:cstheme="majorBidi"/>
      <w:color w:val="272727" w:themeColor="text1" w:themeTint="D8"/>
    </w:rPr>
  </w:style>
  <w:style w:type="paragraph" w:styleId="Title">
    <w:name w:val="Title"/>
    <w:basedOn w:val="Normal"/>
    <w:next w:val="Normal"/>
    <w:link w:val="TitleChar"/>
    <w:uiPriority w:val="10"/>
    <w:qFormat/>
    <w:rsid w:val="0026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70B"/>
    <w:pPr>
      <w:spacing w:before="160"/>
      <w:jc w:val="center"/>
    </w:pPr>
    <w:rPr>
      <w:i/>
      <w:iCs/>
      <w:color w:val="404040" w:themeColor="text1" w:themeTint="BF"/>
    </w:rPr>
  </w:style>
  <w:style w:type="character" w:customStyle="1" w:styleId="QuoteChar">
    <w:name w:val="Quote Char"/>
    <w:basedOn w:val="DefaultParagraphFont"/>
    <w:link w:val="Quote"/>
    <w:uiPriority w:val="29"/>
    <w:rsid w:val="0026570B"/>
    <w:rPr>
      <w:i/>
      <w:iCs/>
      <w:color w:val="404040" w:themeColor="text1" w:themeTint="BF"/>
    </w:rPr>
  </w:style>
  <w:style w:type="paragraph" w:styleId="ListParagraph">
    <w:name w:val="List Paragraph"/>
    <w:basedOn w:val="Normal"/>
    <w:uiPriority w:val="34"/>
    <w:qFormat/>
    <w:rsid w:val="0026570B"/>
    <w:pPr>
      <w:ind w:left="720"/>
      <w:contextualSpacing/>
    </w:pPr>
  </w:style>
  <w:style w:type="character" w:styleId="IntenseEmphasis">
    <w:name w:val="Intense Emphasis"/>
    <w:basedOn w:val="DefaultParagraphFont"/>
    <w:uiPriority w:val="21"/>
    <w:qFormat/>
    <w:rsid w:val="0026570B"/>
    <w:rPr>
      <w:i/>
      <w:iCs/>
      <w:color w:val="0F4761" w:themeColor="accent1" w:themeShade="BF"/>
    </w:rPr>
  </w:style>
  <w:style w:type="paragraph" w:styleId="IntenseQuote">
    <w:name w:val="Intense Quote"/>
    <w:basedOn w:val="Normal"/>
    <w:next w:val="Normal"/>
    <w:link w:val="IntenseQuoteChar"/>
    <w:uiPriority w:val="30"/>
    <w:qFormat/>
    <w:rsid w:val="0026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70B"/>
    <w:rPr>
      <w:i/>
      <w:iCs/>
      <w:color w:val="0F4761" w:themeColor="accent1" w:themeShade="BF"/>
    </w:rPr>
  </w:style>
  <w:style w:type="character" w:styleId="IntenseReference">
    <w:name w:val="Intense Reference"/>
    <w:basedOn w:val="DefaultParagraphFont"/>
    <w:uiPriority w:val="32"/>
    <w:qFormat/>
    <w:rsid w:val="0026570B"/>
    <w:rPr>
      <w:b/>
      <w:bCs/>
      <w:smallCaps/>
      <w:color w:val="0F4761" w:themeColor="accent1" w:themeShade="BF"/>
      <w:spacing w:val="5"/>
    </w:rPr>
  </w:style>
  <w:style w:type="table" w:styleId="TableGrid">
    <w:name w:val="Table Grid"/>
    <w:basedOn w:val="TableNormal"/>
    <w:uiPriority w:val="39"/>
    <w:rsid w:val="00CB0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0E37"/>
    <w:rPr>
      <w:sz w:val="16"/>
      <w:szCs w:val="16"/>
    </w:rPr>
  </w:style>
  <w:style w:type="paragraph" w:styleId="CommentText">
    <w:name w:val="annotation text"/>
    <w:basedOn w:val="Normal"/>
    <w:link w:val="CommentTextChar"/>
    <w:uiPriority w:val="99"/>
    <w:unhideWhenUsed/>
    <w:rsid w:val="001E0E37"/>
    <w:pPr>
      <w:spacing w:line="240" w:lineRule="auto"/>
    </w:pPr>
    <w:rPr>
      <w:sz w:val="20"/>
      <w:szCs w:val="20"/>
    </w:rPr>
  </w:style>
  <w:style w:type="character" w:customStyle="1" w:styleId="CommentTextChar">
    <w:name w:val="Comment Text Char"/>
    <w:basedOn w:val="DefaultParagraphFont"/>
    <w:link w:val="CommentText"/>
    <w:uiPriority w:val="99"/>
    <w:rsid w:val="001E0E37"/>
    <w:rPr>
      <w:sz w:val="20"/>
      <w:szCs w:val="20"/>
    </w:rPr>
  </w:style>
  <w:style w:type="paragraph" w:styleId="CommentSubject">
    <w:name w:val="annotation subject"/>
    <w:basedOn w:val="CommentText"/>
    <w:next w:val="CommentText"/>
    <w:link w:val="CommentSubjectChar"/>
    <w:uiPriority w:val="99"/>
    <w:semiHidden/>
    <w:unhideWhenUsed/>
    <w:rsid w:val="001E0E37"/>
    <w:rPr>
      <w:b/>
      <w:bCs/>
    </w:rPr>
  </w:style>
  <w:style w:type="character" w:customStyle="1" w:styleId="CommentSubjectChar">
    <w:name w:val="Comment Subject Char"/>
    <w:basedOn w:val="CommentTextChar"/>
    <w:link w:val="CommentSubject"/>
    <w:uiPriority w:val="99"/>
    <w:semiHidden/>
    <w:rsid w:val="001E0E37"/>
    <w:rPr>
      <w:b/>
      <w:bCs/>
      <w:sz w:val="20"/>
      <w:szCs w:val="20"/>
    </w:rPr>
  </w:style>
  <w:style w:type="character" w:styleId="Hyperlink">
    <w:name w:val="Hyperlink"/>
    <w:basedOn w:val="DefaultParagraphFont"/>
    <w:uiPriority w:val="99"/>
    <w:unhideWhenUsed/>
    <w:rsid w:val="00DE3192"/>
    <w:rPr>
      <w:color w:val="467886" w:themeColor="hyperlink"/>
      <w:u w:val="single"/>
    </w:rPr>
  </w:style>
  <w:style w:type="character" w:styleId="UnresolvedMention">
    <w:name w:val="Unresolved Mention"/>
    <w:basedOn w:val="DefaultParagraphFont"/>
    <w:uiPriority w:val="99"/>
    <w:semiHidden/>
    <w:unhideWhenUsed/>
    <w:rsid w:val="00DE3192"/>
    <w:rPr>
      <w:color w:val="605E5C"/>
      <w:shd w:val="clear" w:color="auto" w:fill="E1DFDD"/>
    </w:rPr>
  </w:style>
  <w:style w:type="paragraph" w:styleId="Bibliography">
    <w:name w:val="Bibliography"/>
    <w:basedOn w:val="Normal"/>
    <w:next w:val="Normal"/>
    <w:uiPriority w:val="37"/>
    <w:unhideWhenUsed/>
    <w:rsid w:val="0001183B"/>
    <w:pPr>
      <w:tabs>
        <w:tab w:val="left" w:pos="260"/>
      </w:tabs>
      <w:spacing w:after="240" w:line="240" w:lineRule="auto"/>
      <w:ind w:left="264" w:hanging="264"/>
    </w:pPr>
  </w:style>
  <w:style w:type="paragraph" w:styleId="Revision">
    <w:name w:val="Revision"/>
    <w:hidden/>
    <w:uiPriority w:val="99"/>
    <w:semiHidden/>
    <w:rsid w:val="00D42EB0"/>
    <w:pPr>
      <w:spacing w:after="0" w:line="240" w:lineRule="auto"/>
    </w:pPr>
  </w:style>
  <w:style w:type="character" w:styleId="FollowedHyperlink">
    <w:name w:val="FollowedHyperlink"/>
    <w:basedOn w:val="DefaultParagraphFont"/>
    <w:uiPriority w:val="99"/>
    <w:semiHidden/>
    <w:unhideWhenUsed/>
    <w:rsid w:val="00F51983"/>
    <w:rPr>
      <w:color w:val="96607D" w:themeColor="followedHyperlink"/>
      <w:u w:val="single"/>
    </w:rPr>
  </w:style>
  <w:style w:type="character" w:styleId="LineNumber">
    <w:name w:val="line number"/>
    <w:basedOn w:val="DefaultParagraphFont"/>
    <w:uiPriority w:val="99"/>
    <w:semiHidden/>
    <w:unhideWhenUsed/>
    <w:rsid w:val="00A06BCA"/>
  </w:style>
  <w:style w:type="paragraph" w:styleId="Footer">
    <w:name w:val="footer"/>
    <w:basedOn w:val="Normal"/>
    <w:link w:val="FooterChar"/>
    <w:uiPriority w:val="99"/>
    <w:unhideWhenUsed/>
    <w:rsid w:val="008A7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7E64"/>
  </w:style>
  <w:style w:type="character" w:styleId="PageNumber">
    <w:name w:val="page number"/>
    <w:basedOn w:val="DefaultParagraphFont"/>
    <w:uiPriority w:val="99"/>
    <w:semiHidden/>
    <w:unhideWhenUsed/>
    <w:rsid w:val="008A7E64"/>
  </w:style>
  <w:style w:type="paragraph" w:styleId="Header">
    <w:name w:val="header"/>
    <w:basedOn w:val="Normal"/>
    <w:link w:val="HeaderChar"/>
    <w:uiPriority w:val="99"/>
    <w:unhideWhenUsed/>
    <w:rsid w:val="008A7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7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479991">
      <w:bodyDiv w:val="1"/>
      <w:marLeft w:val="0"/>
      <w:marRight w:val="0"/>
      <w:marTop w:val="0"/>
      <w:marBottom w:val="0"/>
      <w:divBdr>
        <w:top w:val="none" w:sz="0" w:space="0" w:color="auto"/>
        <w:left w:val="none" w:sz="0" w:space="0" w:color="auto"/>
        <w:bottom w:val="none" w:sz="0" w:space="0" w:color="auto"/>
        <w:right w:val="none" w:sz="0" w:space="0" w:color="auto"/>
      </w:divBdr>
    </w:div>
    <w:div w:id="1618291258">
      <w:bodyDiv w:val="1"/>
      <w:marLeft w:val="0"/>
      <w:marRight w:val="0"/>
      <w:marTop w:val="0"/>
      <w:marBottom w:val="0"/>
      <w:divBdr>
        <w:top w:val="none" w:sz="0" w:space="0" w:color="auto"/>
        <w:left w:val="none" w:sz="0" w:space="0" w:color="auto"/>
        <w:bottom w:val="none" w:sz="0" w:space="0" w:color="auto"/>
        <w:right w:val="none" w:sz="0" w:space="0" w:color="auto"/>
      </w:divBdr>
    </w:div>
    <w:div w:id="182743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18</Pages>
  <Words>12957</Words>
  <Characters>73855</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86639</CharactersWithSpaces>
  <SharedDoc>false</SharedDoc>
  <HLinks>
    <vt:vector size="6" baseType="variant">
      <vt:variant>
        <vt:i4>1507432</vt:i4>
      </vt:variant>
      <vt:variant>
        <vt:i4>15</vt:i4>
      </vt:variant>
      <vt:variant>
        <vt:i4>0</vt:i4>
      </vt:variant>
      <vt:variant>
        <vt:i4>5</vt:i4>
      </vt:variant>
      <vt:variant>
        <vt:lpwstr>https://github.com/k-sanaka/cdcwonder_osteomyelitis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Krishna Sanaka</cp:lastModifiedBy>
  <cp:revision>154</cp:revision>
  <cp:lastPrinted>2025-07-16T16:04:00Z</cp:lastPrinted>
  <dcterms:created xsi:type="dcterms:W3CDTF">2025-12-24T14:53:00Z</dcterms:created>
  <dcterms:modified xsi:type="dcterms:W3CDTF">2025-12-25T15:46:00Z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id="6hnLjGAb"/&gt;&lt;style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