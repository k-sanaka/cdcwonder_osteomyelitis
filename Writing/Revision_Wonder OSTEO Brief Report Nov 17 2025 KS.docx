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316B549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458AB6D5"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409EC28C"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03DD4">
        <w:rPr>
          <w:rFonts w:ascii="Arial" w:hAnsi="Arial" w:cs="Arial"/>
        </w:rPr>
        <w:instrText xml:space="preserve"> ADDIN ZOTERO_ITEM CSL_CITATION {"citationID":"WhZZpve5","properties":{"formattedCitation":"\\super 3\\nosupersub{}","plainCitation":"3","noteIndex":0},"citationItems":[{"id":5572,"uris":["http://zotero.org/groups/5952805/items/CSPPI9H8"],"itemData":{"id":5572,"type":"webpage","container-title":"Centers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03DD4" w:rsidRPr="00203DD4">
        <w:rPr>
          <w:rFonts w:ascii="Arial" w:hAnsi="Arial" w:cs="Arial"/>
          <w:kern w:val="0"/>
          <w:vertAlign w:val="superscript"/>
        </w:rPr>
        <w:t>3</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w:t>
      </w:r>
      <w:r w:rsidR="00547E63">
        <w:rPr>
          <w:rFonts w:ascii="Arial" w:hAnsi="Arial" w:cs="Arial"/>
        </w:rPr>
        <w:lastRenderedPageBreak/>
        <w:t>(osteomyelitis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lastRenderedPageBreak/>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68415C74" w:rsidR="00185440" w:rsidRDefault="00185440" w:rsidP="00A4220B">
      <w:pPr>
        <w:spacing w:after="0" w:line="480" w:lineRule="auto"/>
        <w:rPr>
          <w:rFonts w:ascii="Arial" w:hAnsi="Arial" w:cs="Arial"/>
        </w:rPr>
      </w:pPr>
      <w:r>
        <w:rPr>
          <w:rFonts w:ascii="Arial" w:hAnsi="Arial" w:cs="Arial"/>
        </w:rPr>
        <w:lastRenderedPageBreak/>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del w:id="2" w:author="Sanaka, Krishna" w:date="2025-11-17T13:56:00Z" w16du:dateUtc="2025-11-17T18:56:00Z">
        <w:r w:rsidR="004E6DF3" w:rsidDel="008A7E64">
          <w:rPr>
            <w:rFonts w:ascii="Arial" w:hAnsi="Arial" w:cs="Arial"/>
          </w:rPr>
          <w:delText xml:space="preserve">However, </w:delText>
        </w:r>
      </w:del>
      <w:ins w:id="3" w:author="Sanaka, Krishna" w:date="2025-11-17T13:56:00Z" w16du:dateUtc="2025-11-17T18:56:00Z">
        <w:r w:rsidR="008A7E64">
          <w:rPr>
            <w:rFonts w:ascii="Arial" w:hAnsi="Arial" w:cs="Arial"/>
          </w:rPr>
          <w:t>I</w:t>
        </w:r>
      </w:ins>
      <w:del w:id="4"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5"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6" w:author="Sanaka, Krishna" w:date="2025-11-17T13:46:00Z" w16du:dateUtc="2025-11-17T18:46:00Z">
              <w:rPr>
                <w:rFonts w:ascii="Arial" w:hAnsi="Arial" w:cs="Arial"/>
                <w:sz w:val="22"/>
                <w:szCs w:val="22"/>
              </w:rPr>
            </w:rPrChange>
          </w:rPr>
          <w:t>4.04</w:t>
        </w:r>
        <w:r w:rsidR="00A06BCA" w:rsidRPr="00A06BCA">
          <w:rPr>
            <w:rFonts w:ascii="Arial" w:hAnsi="Arial" w:cs="Arial"/>
            <w:rPrChange w:id="7" w:author="Sanaka, Krishna" w:date="2025-11-17T13:46:00Z" w16du:dateUtc="2025-11-17T18:46:00Z">
              <w:rPr>
                <w:rFonts w:ascii="Arial" w:hAnsi="Arial" w:cs="Arial"/>
                <w:sz w:val="22"/>
                <w:szCs w:val="22"/>
              </w:rPr>
            </w:rPrChange>
          </w:rPr>
          <w:t>%</w:t>
        </w:r>
        <w:r w:rsidR="00A06BCA" w:rsidRPr="00A06BCA">
          <w:rPr>
            <w:rFonts w:ascii="Arial" w:hAnsi="Arial" w:cs="Arial"/>
            <w:rPrChange w:id="8" w:author="Sanaka, Krishna" w:date="2025-11-17T13:46:00Z" w16du:dateUtc="2025-11-17T18:46:00Z">
              <w:rPr>
                <w:rFonts w:ascii="Arial" w:hAnsi="Arial" w:cs="Arial"/>
                <w:sz w:val="22"/>
                <w:szCs w:val="22"/>
              </w:rPr>
            </w:rPrChange>
          </w:rPr>
          <w:t xml:space="preserve"> </w:t>
        </w:r>
        <w:r w:rsidR="00A06BCA" w:rsidRPr="00A06BCA">
          <w:rPr>
            <w:rFonts w:ascii="Arial" w:hAnsi="Arial" w:cs="Arial"/>
            <w:rPrChange w:id="9" w:author="Sanaka, Krishna" w:date="2025-11-17T13:46:00Z" w16du:dateUtc="2025-11-17T18:46:00Z">
              <w:rPr>
                <w:rFonts w:ascii="Arial" w:hAnsi="Arial" w:cs="Arial"/>
                <w:sz w:val="22"/>
                <w:szCs w:val="22"/>
              </w:rPr>
            </w:rPrChange>
          </w:rPr>
          <w:t>[95</w:t>
        </w:r>
      </w:ins>
      <w:ins w:id="10" w:author="Sanaka, Krishna" w:date="2025-11-17T13:46:00Z" w16du:dateUtc="2025-11-17T18:46:00Z">
        <w:r w:rsidR="00A06BCA" w:rsidRPr="00A06BCA">
          <w:rPr>
            <w:rFonts w:ascii="Arial" w:hAnsi="Arial" w:cs="Arial"/>
            <w:rPrChange w:id="11" w:author="Sanaka, Krishna" w:date="2025-11-17T13:46:00Z" w16du:dateUtc="2025-11-17T18:46:00Z">
              <w:rPr>
                <w:rFonts w:ascii="Arial" w:hAnsi="Arial" w:cs="Arial"/>
                <w:sz w:val="22"/>
                <w:szCs w:val="22"/>
              </w:rPr>
            </w:rPrChange>
          </w:rPr>
          <w:t xml:space="preserve">% CI: </w:t>
        </w:r>
      </w:ins>
      <w:ins w:id="12" w:author="Sanaka, Krishna" w:date="2025-11-17T13:45:00Z" w16du:dateUtc="2025-11-17T18:45:00Z">
        <w:r w:rsidR="00A06BCA" w:rsidRPr="00A06BCA">
          <w:rPr>
            <w:rFonts w:ascii="Arial" w:hAnsi="Arial" w:cs="Arial"/>
            <w:rPrChange w:id="13" w:author="Sanaka, Krishna" w:date="2025-11-17T13:46:00Z" w16du:dateUtc="2025-11-17T18:46:00Z">
              <w:rPr>
                <w:rFonts w:ascii="Arial" w:hAnsi="Arial" w:cs="Arial"/>
                <w:sz w:val="22"/>
                <w:szCs w:val="22"/>
              </w:rPr>
            </w:rPrChange>
          </w:rPr>
          <w:t>3.03, 5.07</w:t>
        </w:r>
        <w:r w:rsidR="00A06BCA" w:rsidRPr="00A06BCA">
          <w:rPr>
            <w:rFonts w:ascii="Arial" w:hAnsi="Arial" w:cs="Arial"/>
            <w:rPrChange w:id="14" w:author="Sanaka, Krishna" w:date="2025-11-17T13:46:00Z" w16du:dateUtc="2025-11-17T18:46:00Z">
              <w:rPr>
                <w:rFonts w:ascii="Arial" w:hAnsi="Arial" w:cs="Arial"/>
                <w:sz w:val="22"/>
                <w:szCs w:val="22"/>
              </w:rPr>
            </w:rPrChange>
          </w:rPr>
          <w:t>]</w:t>
        </w:r>
        <w:r w:rsidR="00A06BCA" w:rsidRPr="00A06BCA">
          <w:rPr>
            <w:rFonts w:ascii="Arial" w:hAnsi="Arial" w:cs="Arial"/>
            <w:rPrChange w:id="15" w:author="Sanaka, Krishna" w:date="2025-11-17T13:46:00Z" w16du:dateUtc="2025-11-17T18:46:00Z">
              <w:rPr>
                <w:rFonts w:ascii="Arial" w:hAnsi="Arial" w:cs="Arial"/>
                <w:sz w:val="22"/>
                <w:szCs w:val="22"/>
              </w:rPr>
            </w:rPrChange>
          </w:rPr>
          <w:t>)</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77B85E85"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9.7% in 1999-</w:t>
      </w:r>
      <w:r w:rsidR="00296231">
        <w:rPr>
          <w:rFonts w:ascii="Arial" w:hAnsi="Arial" w:cs="Arial"/>
        </w:rPr>
        <w:lastRenderedPageBreak/>
        <w:t xml:space="preserve">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203DD4">
        <w:rPr>
          <w:rFonts w:ascii="Arial" w:hAnsi="Arial" w:cs="Arial"/>
        </w:rPr>
        <w:instrText xml:space="preserve"> ADDIN ZOTERO_ITEM CSL_CITATION {"citationID":"d3fwaXIc","properties":{"formattedCitation":"\\super 4\\nosupersub{}","plainCitation":"4","noteIndex":0},"citationItems":[{"id":6426,"uris":["http://zotero.org/groups/5952805/items/DL85LHP8"],"itemData":{"id":6426,"type":"report","abstract":"This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203DD4" w:rsidRPr="00203DD4">
        <w:rPr>
          <w:rFonts w:ascii="Arial" w:hAnsi="Arial" w:cs="Arial"/>
          <w:kern w:val="0"/>
          <w:vertAlign w:val="superscript"/>
        </w:rPr>
        <w:t>4</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Pr>
          <w:rFonts w:ascii="Arial" w:hAnsi="Arial" w:cs="Arial"/>
        </w:rPr>
        <w:fldChar w:fldCharType="begin"/>
      </w:r>
      <w:r w:rsidR="0037780C">
        <w:rPr>
          <w:rFonts w:ascii="Arial" w:hAnsi="Arial" w:cs="Arial"/>
        </w:rPr>
        <w:instrText xml:space="preserve"> ADDIN ZOTERO_ITEM CSL_CITATION {"citationID":"PFMCz2ra","properties":{"formattedCitation":"\\super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03DD4">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03DD4" w:rsidRPr="00203DD4">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203DD4">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203DD4" w:rsidRPr="00203DD4">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203DD4">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203DD4" w:rsidRPr="00203DD4">
        <w:rPr>
          <w:rFonts w:ascii="Arial" w:hAnsi="Arial" w:cs="Arial"/>
          <w:kern w:val="0"/>
          <w:vertAlign w:val="superscript"/>
        </w:rPr>
        <w:t>9</w:t>
      </w:r>
      <w:r w:rsidR="00A564BC">
        <w:rPr>
          <w:rFonts w:ascii="Arial" w:hAnsi="Arial" w:cs="Arial"/>
        </w:rPr>
        <w:fldChar w:fldCharType="end"/>
      </w:r>
    </w:p>
    <w:p w14:paraId="522AF3CD" w14:textId="035C4481"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37780C">
        <w:rPr>
          <w:rFonts w:ascii="Arial" w:hAnsi="Arial" w:cs="Arial"/>
        </w:rPr>
        <w:instrText xml:space="preserve"> ADDIN ZOTERO_ITEM CSL_CITATION {"citationID":"Rp8cPUDH","properties":{"formattedCitation":"\\super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37780C">
        <w:rPr>
          <w:rFonts w:ascii="Arial" w:hAnsi="Arial" w:cs="Arial"/>
        </w:rPr>
        <w:instrText xml:space="preserve"> ADDIN ZOTERO_ITEM CSL_CITATION {"citationID":"tSpo6YCb","properties":{"formattedCitation":"\\super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601E8D">
        <w:rPr>
          <w:rFonts w:ascii="Arial" w:hAnsi="Arial" w:cs="Arial"/>
        </w:rPr>
        <w:instrText xml:space="preserve"> ADDIN ZOTERO_ITEM CSL_CITATION {"citationID":"z8VJV94f","properties":{"formattedCitation":"\\super 11\\nosupersub{}","plainCitation":"11","noteIndex":0},"citationItems":[{"id":6430,"uris":["http://zotero.org/groups/5952805/items/HBIYM78G"],"itemData":{"id":6430,"type":"article-journal","abstract":"Long-term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30FD3003"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often driven by host factors and structural vulnerabilities.</w:t>
      </w:r>
      <w:r w:rsidR="009D5C2C">
        <w:rPr>
          <w:rFonts w:ascii="Arial" w:hAnsi="Arial" w:cs="Arial"/>
        </w:rPr>
        <w:fldChar w:fldCharType="begin"/>
      </w:r>
      <w:r w:rsidR="00601E8D">
        <w:rPr>
          <w:rFonts w:ascii="Arial" w:hAnsi="Arial" w:cs="Arial"/>
        </w:rPr>
        <w:instrText xml:space="preserve"> ADDIN ZOTERO_ITEM CSL_CITATION {"citationID":"KUfkIoPZ","properties":{"formattedCitation":"\\super 13\\nosupersub{}","plainCitation":"13","dontUpdate":true,"noteIndex":0},"citationItems":[{"id":6297,"uris":["http://zotero.org/groups/5952805/items/HETJ6UTG"],"itemData":{"id":6297,"type":"article-journal","abstract":"Clostridium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640376" w:rsidRPr="00640376">
        <w:rPr>
          <w:rFonts w:ascii="Arial" w:hAnsi="Arial" w:cs="Arial"/>
          <w:kern w:val="0"/>
          <w:vertAlign w:val="superscript"/>
        </w:rPr>
        <w:t>1</w:t>
      </w:r>
      <w:r w:rsidR="00DA32E0">
        <w:rPr>
          <w:rFonts w:ascii="Arial" w:hAnsi="Arial" w:cs="Arial"/>
          <w:kern w:val="0"/>
          <w:vertAlign w:val="superscript"/>
        </w:rPr>
        <w:t>1</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3271C748"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49D546D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77777777"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lastRenderedPageBreak/>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059C7338" w14:textId="77777777" w:rsidR="00576412" w:rsidRPr="009367A7" w:rsidRDefault="00576412" w:rsidP="00576412">
      <w:pPr>
        <w:spacing w:after="0" w:line="480" w:lineRule="auto"/>
        <w:rPr>
          <w:rFonts w:ascii="Arial" w:hAnsi="Arial" w:cs="Arial"/>
        </w:rPr>
      </w:pPr>
      <w:r>
        <w:rPr>
          <w:rFonts w:ascii="Arial" w:hAnsi="Arial" w:cs="Arial"/>
          <w:b/>
          <w:bCs/>
        </w:rPr>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58D3F29E" w14:textId="77777777" w:rsidR="00601E8D" w:rsidRPr="00601E8D" w:rsidRDefault="0001183B" w:rsidP="00601E8D">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01E8D" w:rsidRPr="00601E8D">
        <w:rPr>
          <w:rFonts w:ascii="Arial" w:hAnsi="Arial" w:cs="Arial"/>
        </w:rPr>
        <w:t>1.</w:t>
      </w:r>
      <w:r w:rsidR="00601E8D" w:rsidRPr="00601E8D">
        <w:rPr>
          <w:rFonts w:ascii="Arial" w:hAnsi="Arial" w:cs="Arial"/>
        </w:rPr>
        <w:tab/>
        <w:t xml:space="preserve">Lew DP, Waldvogel FA. Osteomyelitis. </w:t>
      </w:r>
      <w:r w:rsidR="00601E8D" w:rsidRPr="00601E8D">
        <w:rPr>
          <w:rFonts w:ascii="Arial" w:hAnsi="Arial" w:cs="Arial"/>
          <w:i/>
          <w:iCs/>
        </w:rPr>
        <w:t>The Lancet</w:t>
      </w:r>
      <w:r w:rsidR="00601E8D" w:rsidRPr="00601E8D">
        <w:rPr>
          <w:rFonts w:ascii="Arial" w:hAnsi="Arial" w:cs="Arial"/>
        </w:rPr>
        <w:t>. 2004;364(9431):369-379. doi:10.1016/S0140-6736(04)16727-5</w:t>
      </w:r>
    </w:p>
    <w:p w14:paraId="560F6C5E" w14:textId="77777777" w:rsidR="00601E8D" w:rsidRPr="00601E8D" w:rsidRDefault="00601E8D" w:rsidP="00601E8D">
      <w:pPr>
        <w:pStyle w:val="Bibliography"/>
        <w:rPr>
          <w:rFonts w:ascii="Arial" w:hAnsi="Arial" w:cs="Arial"/>
        </w:rPr>
      </w:pPr>
      <w:r w:rsidRPr="00601E8D">
        <w:rPr>
          <w:rFonts w:ascii="Arial" w:hAnsi="Arial" w:cs="Arial"/>
        </w:rPr>
        <w:t>2.</w:t>
      </w:r>
      <w:r w:rsidRPr="00601E8D">
        <w:rPr>
          <w:rFonts w:ascii="Arial" w:hAnsi="Arial" w:cs="Arial"/>
        </w:rPr>
        <w:tab/>
        <w:t xml:space="preserve">Kremers HM, Nwojo ME, Ransom JE, Wood-Wentz CM, Melton LJ, Huddleston PM. Trends in the Epidemiology of Osteomyelitis. </w:t>
      </w:r>
      <w:r w:rsidRPr="00601E8D">
        <w:rPr>
          <w:rFonts w:ascii="Arial" w:hAnsi="Arial" w:cs="Arial"/>
          <w:i/>
          <w:iCs/>
        </w:rPr>
        <w:t>J Bone Joint Surg Am</w:t>
      </w:r>
      <w:r w:rsidRPr="00601E8D">
        <w:rPr>
          <w:rFonts w:ascii="Arial" w:hAnsi="Arial" w:cs="Arial"/>
        </w:rPr>
        <w:t>. 2015;97(10):837-845. doi:10.2106/JBJS.N.01350</w:t>
      </w:r>
    </w:p>
    <w:p w14:paraId="28BD2B3D" w14:textId="77777777" w:rsidR="00601E8D" w:rsidRPr="00601E8D" w:rsidRDefault="00601E8D" w:rsidP="00601E8D">
      <w:pPr>
        <w:pStyle w:val="Bibliography"/>
        <w:rPr>
          <w:rFonts w:ascii="Arial" w:hAnsi="Arial" w:cs="Arial"/>
        </w:rPr>
      </w:pPr>
      <w:r w:rsidRPr="00601E8D">
        <w:rPr>
          <w:rFonts w:ascii="Arial" w:hAnsi="Arial" w:cs="Arial"/>
        </w:rPr>
        <w:t>3.</w:t>
      </w:r>
      <w:r w:rsidRPr="00601E8D">
        <w:rPr>
          <w:rFonts w:ascii="Arial" w:hAnsi="Arial" w:cs="Arial"/>
        </w:rPr>
        <w:tab/>
        <w:t>Centers for Disease Control and Prevention. CDC WONDER. Centers for Disease Control and Prevention. April 8, 2025. Accessed April 15, 2025. https://wonder.cdc.gov/</w:t>
      </w:r>
    </w:p>
    <w:p w14:paraId="7C309BDF" w14:textId="77777777" w:rsidR="00601E8D" w:rsidRPr="00601E8D" w:rsidRDefault="00601E8D" w:rsidP="00601E8D">
      <w:pPr>
        <w:pStyle w:val="Bibliography"/>
        <w:rPr>
          <w:rFonts w:ascii="Arial" w:hAnsi="Arial" w:cs="Arial"/>
        </w:rPr>
      </w:pPr>
      <w:r w:rsidRPr="00601E8D">
        <w:rPr>
          <w:rFonts w:ascii="Arial" w:hAnsi="Arial" w:cs="Arial"/>
        </w:rPr>
        <w:t>4.</w:t>
      </w:r>
      <w:r w:rsidRPr="00601E8D">
        <w:rPr>
          <w:rFonts w:ascii="Arial" w:hAnsi="Arial" w:cs="Arial"/>
        </w:rPr>
        <w:tab/>
        <w:t xml:space="preserve">Baumblatt J, Fryar C, Gu Q, Ashman J. </w:t>
      </w:r>
      <w:r w:rsidRPr="00601E8D">
        <w:rPr>
          <w:rFonts w:ascii="Arial" w:hAnsi="Arial" w:cs="Arial"/>
          <w:i/>
          <w:iCs/>
        </w:rPr>
        <w:t>Prevalence of Total, Diagnosed, and Undiagnosed Diabetes in Adults: United States, August 2021–August 2023</w:t>
      </w:r>
      <w:r w:rsidRPr="00601E8D">
        <w:rPr>
          <w:rFonts w:ascii="Arial" w:hAnsi="Arial" w:cs="Arial"/>
        </w:rPr>
        <w:t>. National Center for Health Statistics (U.S.); 2024. doi:10.15620/cdc/165794</w:t>
      </w:r>
    </w:p>
    <w:p w14:paraId="6FD8BC9C" w14:textId="77777777" w:rsidR="00601E8D" w:rsidRPr="00601E8D" w:rsidRDefault="00601E8D" w:rsidP="00601E8D">
      <w:pPr>
        <w:pStyle w:val="Bibliography"/>
        <w:rPr>
          <w:rFonts w:ascii="Arial" w:hAnsi="Arial" w:cs="Arial"/>
        </w:rPr>
      </w:pPr>
      <w:r w:rsidRPr="00601E8D">
        <w:rPr>
          <w:rFonts w:ascii="Arial" w:hAnsi="Arial" w:cs="Arial"/>
        </w:rPr>
        <w:t>5.</w:t>
      </w:r>
      <w:r w:rsidRPr="00601E8D">
        <w:rPr>
          <w:rFonts w:ascii="Arial" w:hAnsi="Arial" w:cs="Arial"/>
        </w:rPr>
        <w:tab/>
        <w:t xml:space="preserve">Armstrong DG, Swerdlow MA, Armstrong AA, Conte MS, Padula WV, Bus SA. Five year mortality and direct costs of care for people with diabetic foot complications are comparable to cancer. </w:t>
      </w:r>
      <w:r w:rsidRPr="00601E8D">
        <w:rPr>
          <w:rFonts w:ascii="Arial" w:hAnsi="Arial" w:cs="Arial"/>
          <w:i/>
          <w:iCs/>
        </w:rPr>
        <w:t>J Foot Ankle Res</w:t>
      </w:r>
      <w:r w:rsidRPr="00601E8D">
        <w:rPr>
          <w:rFonts w:ascii="Arial" w:hAnsi="Arial" w:cs="Arial"/>
        </w:rPr>
        <w:t>. 2020;13(1):16. doi:10.1186/s13047-020-00383-2</w:t>
      </w:r>
    </w:p>
    <w:p w14:paraId="68C89D96" w14:textId="77777777" w:rsidR="00601E8D" w:rsidRPr="00601E8D" w:rsidRDefault="00601E8D" w:rsidP="00601E8D">
      <w:pPr>
        <w:pStyle w:val="Bibliography"/>
        <w:rPr>
          <w:rFonts w:ascii="Arial" w:hAnsi="Arial" w:cs="Arial"/>
        </w:rPr>
      </w:pPr>
      <w:r w:rsidRPr="00601E8D">
        <w:rPr>
          <w:rFonts w:ascii="Arial" w:hAnsi="Arial" w:cs="Arial"/>
        </w:rPr>
        <w:t>6.</w:t>
      </w:r>
      <w:r w:rsidRPr="00601E8D">
        <w:rPr>
          <w:rFonts w:ascii="Arial" w:hAnsi="Arial" w:cs="Arial"/>
        </w:rPr>
        <w:tab/>
        <w:t xml:space="preserve">Jeffcoate WJ, Vileikyte L, Boyko EJ, Armstrong DG, Boulton AJM. Current Challenges and Opportunities in the Prevention and Management of Diabetic Foot Ulcers. </w:t>
      </w:r>
      <w:r w:rsidRPr="00601E8D">
        <w:rPr>
          <w:rFonts w:ascii="Arial" w:hAnsi="Arial" w:cs="Arial"/>
          <w:i/>
          <w:iCs/>
        </w:rPr>
        <w:t>Diabetes Care</w:t>
      </w:r>
      <w:r w:rsidRPr="00601E8D">
        <w:rPr>
          <w:rFonts w:ascii="Arial" w:hAnsi="Arial" w:cs="Arial"/>
        </w:rPr>
        <w:t>. 2018;41(4):645-652. doi:10.2337/dc17-1836</w:t>
      </w:r>
    </w:p>
    <w:p w14:paraId="73527980" w14:textId="77777777" w:rsidR="00601E8D" w:rsidRPr="00601E8D" w:rsidRDefault="00601E8D" w:rsidP="00601E8D">
      <w:pPr>
        <w:pStyle w:val="Bibliography"/>
        <w:rPr>
          <w:rFonts w:ascii="Arial" w:hAnsi="Arial" w:cs="Arial"/>
        </w:rPr>
      </w:pPr>
      <w:r w:rsidRPr="00601E8D">
        <w:rPr>
          <w:rFonts w:ascii="Arial" w:hAnsi="Arial" w:cs="Arial"/>
        </w:rPr>
        <w:t>7.</w:t>
      </w:r>
      <w:r w:rsidRPr="00601E8D">
        <w:rPr>
          <w:rFonts w:ascii="Arial" w:hAnsi="Arial" w:cs="Arial"/>
        </w:rPr>
        <w:tab/>
        <w:t xml:space="preserve">Naumann RB, West BA, Barry V, Matthews S, Lee R. Pedestrian and Overall Road Traffic Crash Deaths - United States and 27 Other High-Income Countries, 2013-2022. </w:t>
      </w:r>
      <w:r w:rsidRPr="00601E8D">
        <w:rPr>
          <w:rFonts w:ascii="Arial" w:hAnsi="Arial" w:cs="Arial"/>
          <w:i/>
          <w:iCs/>
        </w:rPr>
        <w:t>MMWR Morb Mortal Wkly Rep</w:t>
      </w:r>
      <w:r w:rsidRPr="00601E8D">
        <w:rPr>
          <w:rFonts w:ascii="Arial" w:hAnsi="Arial" w:cs="Arial"/>
        </w:rPr>
        <w:t>. 2025;74(8):134-139. doi:10.15585/mmwr.mm7408a2</w:t>
      </w:r>
    </w:p>
    <w:p w14:paraId="3E0C26ED" w14:textId="77777777" w:rsidR="00601E8D" w:rsidRPr="00601E8D" w:rsidRDefault="00601E8D" w:rsidP="00601E8D">
      <w:pPr>
        <w:pStyle w:val="Bibliography"/>
        <w:rPr>
          <w:rFonts w:ascii="Arial" w:hAnsi="Arial" w:cs="Arial"/>
        </w:rPr>
      </w:pPr>
      <w:r w:rsidRPr="00601E8D">
        <w:rPr>
          <w:rFonts w:ascii="Arial" w:hAnsi="Arial" w:cs="Arial"/>
        </w:rPr>
        <w:t>8.</w:t>
      </w:r>
      <w:r w:rsidRPr="00601E8D">
        <w:rPr>
          <w:rFonts w:ascii="Arial" w:hAnsi="Arial" w:cs="Arial"/>
        </w:rPr>
        <w:tab/>
        <w:t xml:space="preserve">Goldstick JE, Carter PM, Cunningham RM. Current Epidemiological Trends in Firearm Mortality in the United States. </w:t>
      </w:r>
      <w:r w:rsidRPr="00601E8D">
        <w:rPr>
          <w:rFonts w:ascii="Arial" w:hAnsi="Arial" w:cs="Arial"/>
          <w:i/>
          <w:iCs/>
        </w:rPr>
        <w:t>JAMA Psychiatry</w:t>
      </w:r>
      <w:r w:rsidRPr="00601E8D">
        <w:rPr>
          <w:rFonts w:ascii="Arial" w:hAnsi="Arial" w:cs="Arial"/>
        </w:rPr>
        <w:t>. 2021;78(3):241-242. doi:10.1001/jamapsychiatry.2020.2986</w:t>
      </w:r>
    </w:p>
    <w:p w14:paraId="30D84280" w14:textId="1F68B8A3" w:rsidR="00601E8D" w:rsidRPr="00601E8D" w:rsidRDefault="00601E8D" w:rsidP="00A82EE9">
      <w:pPr>
        <w:pStyle w:val="Bibliography"/>
        <w:rPr>
          <w:rFonts w:ascii="Arial" w:hAnsi="Arial" w:cs="Arial"/>
        </w:rPr>
      </w:pPr>
      <w:r w:rsidRPr="00601E8D">
        <w:rPr>
          <w:rFonts w:ascii="Arial" w:hAnsi="Arial" w:cs="Arial"/>
        </w:rPr>
        <w:t>9.</w:t>
      </w:r>
      <w:r w:rsidRPr="00601E8D">
        <w:rPr>
          <w:rFonts w:ascii="Arial" w:hAnsi="Arial" w:cs="Arial"/>
        </w:rPr>
        <w:tab/>
        <w:t xml:space="preserve">Jaul E, Barron J, Rosenzweig JP, Menczel J. An overview of co-morbidities and the development of pressure ulcers among older adults. </w:t>
      </w:r>
      <w:r w:rsidRPr="00601E8D">
        <w:rPr>
          <w:rFonts w:ascii="Arial" w:hAnsi="Arial" w:cs="Arial"/>
          <w:i/>
          <w:iCs/>
        </w:rPr>
        <w:t>BMC Geriatr</w:t>
      </w:r>
      <w:r w:rsidRPr="00601E8D">
        <w:rPr>
          <w:rFonts w:ascii="Arial" w:hAnsi="Arial" w:cs="Arial"/>
        </w:rPr>
        <w:t>. 2018;18:305. doi:10.1186/s12877-018-0997-7</w:t>
      </w:r>
    </w:p>
    <w:p w14:paraId="737C06D5" w14:textId="40203A2C" w:rsidR="00601E8D" w:rsidRPr="00601E8D" w:rsidRDefault="00601E8D" w:rsidP="00601E8D">
      <w:pPr>
        <w:pStyle w:val="Bibliography"/>
        <w:rPr>
          <w:rFonts w:ascii="Arial" w:hAnsi="Arial" w:cs="Arial"/>
        </w:rPr>
      </w:pPr>
      <w:r w:rsidRPr="00601E8D">
        <w:rPr>
          <w:rFonts w:ascii="Arial" w:hAnsi="Arial" w:cs="Arial"/>
        </w:rPr>
        <w:t>1</w:t>
      </w:r>
      <w:r w:rsidR="00A82EE9">
        <w:rPr>
          <w:rFonts w:ascii="Arial" w:hAnsi="Arial" w:cs="Arial"/>
        </w:rPr>
        <w:t>0</w:t>
      </w:r>
      <w:r w:rsidRPr="00601E8D">
        <w:rPr>
          <w:rFonts w:ascii="Arial" w:hAnsi="Arial" w:cs="Arial"/>
        </w:rPr>
        <w:t>.</w:t>
      </w:r>
      <w:r w:rsidRPr="00601E8D">
        <w:rPr>
          <w:rFonts w:ascii="Arial" w:hAnsi="Arial" w:cs="Arial"/>
        </w:rPr>
        <w:tab/>
        <w:t xml:space="preserve">Walter N, Rupp M, Hierl K, et al. Long-term patient-related quality of life after fracture-related infections of the long bones. </w:t>
      </w:r>
      <w:r w:rsidRPr="00601E8D">
        <w:rPr>
          <w:rFonts w:ascii="Arial" w:hAnsi="Arial" w:cs="Arial"/>
          <w:i/>
          <w:iCs/>
        </w:rPr>
        <w:t>Bone Jt Res</w:t>
      </w:r>
      <w:r w:rsidRPr="00601E8D">
        <w:rPr>
          <w:rFonts w:ascii="Arial" w:hAnsi="Arial" w:cs="Arial"/>
        </w:rPr>
        <w:t>. 2021;10(5):321-327. doi:10.1302/2046-3758.105.BJR-2020-0532</w:t>
      </w:r>
    </w:p>
    <w:p w14:paraId="781F0D84" w14:textId="1601FBEB" w:rsidR="00601E8D" w:rsidRPr="00601E8D" w:rsidRDefault="00601E8D" w:rsidP="00601E8D">
      <w:pPr>
        <w:pStyle w:val="Bibliography"/>
        <w:rPr>
          <w:rFonts w:ascii="Arial" w:hAnsi="Arial" w:cs="Arial"/>
        </w:rPr>
      </w:pPr>
      <w:r w:rsidRPr="00601E8D">
        <w:rPr>
          <w:rFonts w:ascii="Arial" w:hAnsi="Arial" w:cs="Arial"/>
        </w:rPr>
        <w:t>1</w:t>
      </w:r>
      <w:r w:rsidR="00D91DCA">
        <w:rPr>
          <w:rFonts w:ascii="Arial" w:hAnsi="Arial" w:cs="Arial"/>
        </w:rPr>
        <w:t>1</w:t>
      </w:r>
      <w:r w:rsidRPr="00601E8D">
        <w:rPr>
          <w:rFonts w:ascii="Arial" w:hAnsi="Arial" w:cs="Arial"/>
        </w:rPr>
        <w:t>.</w:t>
      </w:r>
      <w:r w:rsidRPr="00601E8D">
        <w:rPr>
          <w:rFonts w:ascii="Arial" w:hAnsi="Arial" w:cs="Arial"/>
        </w:rPr>
        <w:tab/>
        <w:t xml:space="preserve">Lessa FC, Mu Y, Bamberg WM, et al. Burden of Clostridium difficile Infection in the United States. </w:t>
      </w:r>
      <w:r w:rsidRPr="00601E8D">
        <w:rPr>
          <w:rFonts w:ascii="Arial" w:hAnsi="Arial" w:cs="Arial"/>
          <w:i/>
          <w:iCs/>
        </w:rPr>
        <w:t>N Engl J Med</w:t>
      </w:r>
      <w:r w:rsidRPr="00601E8D">
        <w:rPr>
          <w:rFonts w:ascii="Arial" w:hAnsi="Arial" w:cs="Arial"/>
        </w:rPr>
        <w:t>. 2015;372(9):825-834. doi:10.1056/NEJMoa1408913</w:t>
      </w:r>
    </w:p>
    <w:p w14:paraId="5A566F9F" w14:textId="56F2D425" w:rsidR="00601E8D" w:rsidRPr="00601E8D" w:rsidRDefault="00601E8D" w:rsidP="00601E8D">
      <w:pPr>
        <w:pStyle w:val="Bibliography"/>
        <w:rPr>
          <w:rFonts w:ascii="Arial" w:hAnsi="Arial" w:cs="Arial"/>
        </w:rPr>
      </w:pPr>
      <w:r w:rsidRPr="00601E8D">
        <w:rPr>
          <w:rFonts w:ascii="Arial" w:hAnsi="Arial" w:cs="Arial"/>
        </w:rPr>
        <w:lastRenderedPageBreak/>
        <w:t>1</w:t>
      </w:r>
      <w:r w:rsidR="00FD483C">
        <w:rPr>
          <w:rFonts w:ascii="Arial" w:hAnsi="Arial" w:cs="Arial"/>
        </w:rPr>
        <w:t>2</w:t>
      </w:r>
      <w:r w:rsidRPr="00601E8D">
        <w:rPr>
          <w:rFonts w:ascii="Arial" w:hAnsi="Arial" w:cs="Arial"/>
        </w:rPr>
        <w:t>.</w:t>
      </w:r>
      <w:r w:rsidRPr="00601E8D">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01E8D">
        <w:rPr>
          <w:rFonts w:ascii="Arial" w:hAnsi="Arial" w:cs="Arial"/>
          <w:i/>
          <w:iCs/>
        </w:rPr>
        <w:t>J Am Podiatr Med Assoc</w:t>
      </w:r>
      <w:r w:rsidRPr="00601E8D">
        <w:rPr>
          <w:rFonts w:ascii="Arial" w:hAnsi="Arial" w:cs="Arial"/>
        </w:rPr>
        <w:t>. 2022;112(6):20-178. doi:10.7547/20-178</w:t>
      </w:r>
    </w:p>
    <w:p w14:paraId="70C6B548" w14:textId="41050B8A" w:rsidR="001A2A11" w:rsidRDefault="0001183B" w:rsidP="00601E8D">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32"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1AB4" w14:textId="77777777" w:rsidR="003D7AAA" w:rsidRDefault="003D7AAA" w:rsidP="008A7E64">
      <w:pPr>
        <w:spacing w:after="0" w:line="240" w:lineRule="auto"/>
      </w:pPr>
      <w:r>
        <w:separator/>
      </w:r>
    </w:p>
  </w:endnote>
  <w:endnote w:type="continuationSeparator" w:id="0">
    <w:p w14:paraId="2918D877" w14:textId="77777777" w:rsidR="003D7AAA" w:rsidRDefault="003D7AAA"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6" w:author="Sanaka, Krishna" w:date="2025-11-17T13:54:00Z"/>
  <w:sdt>
    <w:sdtPr>
      <w:rPr>
        <w:rStyle w:val="PageNumber"/>
      </w:rPr>
      <w:id w:val="-837387098"/>
      <w:docPartObj>
        <w:docPartGallery w:val="Page Numbers (Bottom of Page)"/>
        <w:docPartUnique/>
      </w:docPartObj>
    </w:sdtPr>
    <w:sdtContent>
      <w:customXmlInsRangeEnd w:id="16"/>
      <w:p w14:paraId="6144572B" w14:textId="0C289765" w:rsidR="008A7E64" w:rsidRDefault="008A7E64" w:rsidP="00314628">
        <w:pPr>
          <w:pStyle w:val="Footer"/>
          <w:framePr w:wrap="none" w:vAnchor="text" w:hAnchor="margin" w:xAlign="right" w:y="1"/>
          <w:rPr>
            <w:ins w:id="17" w:author="Sanaka, Krishna" w:date="2025-11-17T13:54:00Z" w16du:dateUtc="2025-11-17T18:54:00Z"/>
            <w:rStyle w:val="PageNumber"/>
          </w:rPr>
        </w:pPr>
        <w:ins w:id="18"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19" w:author="Sanaka, Krishna" w:date="2025-11-17T13:54:00Z"/>
    </w:sdtContent>
  </w:sdt>
  <w:customXmlInsRangeEnd w:id="19"/>
  <w:p w14:paraId="0C4F823F" w14:textId="77777777" w:rsidR="008A7E64" w:rsidRDefault="008A7E64" w:rsidP="008A7E64">
    <w:pPr>
      <w:pStyle w:val="Footer"/>
      <w:ind w:right="360"/>
      <w:pPrChange w:id="20"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1" w:author="Sanaka, Krishna" w:date="2025-11-17T13:54:00Z"/>
  <w:sdt>
    <w:sdtPr>
      <w:rPr>
        <w:rStyle w:val="PageNumber"/>
      </w:rPr>
      <w:id w:val="1832799583"/>
      <w:docPartObj>
        <w:docPartGallery w:val="Page Numbers (Bottom of Page)"/>
        <w:docPartUnique/>
      </w:docPartObj>
    </w:sdtPr>
    <w:sdtContent>
      <w:customXmlInsRangeEnd w:id="21"/>
      <w:p w14:paraId="6218F20F" w14:textId="2630EF6B" w:rsidR="008A7E64" w:rsidRDefault="008A7E64" w:rsidP="00314628">
        <w:pPr>
          <w:pStyle w:val="Footer"/>
          <w:framePr w:wrap="none" w:vAnchor="text" w:hAnchor="margin" w:xAlign="right" w:y="1"/>
          <w:rPr>
            <w:ins w:id="22" w:author="Sanaka, Krishna" w:date="2025-11-17T13:54:00Z" w16du:dateUtc="2025-11-17T18:54:00Z"/>
            <w:rStyle w:val="PageNumber"/>
          </w:rPr>
        </w:pPr>
        <w:ins w:id="23" w:author="Sanaka, Krishna" w:date="2025-11-17T13:54:00Z" w16du:dateUtc="2025-11-17T18:54:00Z">
          <w:r w:rsidRPr="008A7E64">
            <w:rPr>
              <w:rStyle w:val="PageNumber"/>
              <w:rFonts w:ascii="Arial" w:hAnsi="Arial" w:cs="Arial"/>
              <w:rPrChange w:id="24" w:author="Sanaka, Krishna" w:date="2025-11-17T13:55:00Z" w16du:dateUtc="2025-11-17T18:55:00Z">
                <w:rPr>
                  <w:rStyle w:val="PageNumber"/>
                </w:rPr>
              </w:rPrChange>
            </w:rPr>
            <w:fldChar w:fldCharType="begin"/>
          </w:r>
          <w:r w:rsidRPr="008A7E64">
            <w:rPr>
              <w:rStyle w:val="PageNumber"/>
              <w:rFonts w:ascii="Arial" w:hAnsi="Arial" w:cs="Arial"/>
              <w:rPrChange w:id="25" w:author="Sanaka, Krishna" w:date="2025-11-17T13:55:00Z" w16du:dateUtc="2025-11-17T18:55:00Z">
                <w:rPr>
                  <w:rStyle w:val="PageNumber"/>
                </w:rPr>
              </w:rPrChange>
            </w:rPr>
            <w:instrText xml:space="preserve"> PAGE </w:instrText>
          </w:r>
        </w:ins>
        <w:r w:rsidRPr="008A7E64">
          <w:rPr>
            <w:rStyle w:val="PageNumber"/>
            <w:rFonts w:ascii="Arial" w:hAnsi="Arial" w:cs="Arial"/>
            <w:rPrChange w:id="26" w:author="Sanaka, Krishna" w:date="2025-11-17T13:55:00Z" w16du:dateUtc="2025-11-17T18:55:00Z">
              <w:rPr>
                <w:rStyle w:val="PageNumber"/>
              </w:rPr>
            </w:rPrChange>
          </w:rPr>
          <w:fldChar w:fldCharType="separate"/>
        </w:r>
        <w:r w:rsidRPr="008A7E64">
          <w:rPr>
            <w:rStyle w:val="PageNumber"/>
            <w:rFonts w:ascii="Arial" w:hAnsi="Arial" w:cs="Arial"/>
            <w:noProof/>
            <w:rPrChange w:id="27" w:author="Sanaka, Krishna" w:date="2025-11-17T13:55:00Z" w16du:dateUtc="2025-11-17T18:55:00Z">
              <w:rPr>
                <w:rStyle w:val="PageNumber"/>
                <w:noProof/>
              </w:rPr>
            </w:rPrChange>
          </w:rPr>
          <w:t>5</w:t>
        </w:r>
        <w:ins w:id="28" w:author="Sanaka, Krishna" w:date="2025-11-17T13:54:00Z" w16du:dateUtc="2025-11-17T18:54:00Z">
          <w:r w:rsidRPr="008A7E64">
            <w:rPr>
              <w:rStyle w:val="PageNumber"/>
              <w:rFonts w:ascii="Arial" w:hAnsi="Arial" w:cs="Arial"/>
              <w:rPrChange w:id="29" w:author="Sanaka, Krishna" w:date="2025-11-17T13:55:00Z" w16du:dateUtc="2025-11-17T18:55:00Z">
                <w:rPr>
                  <w:rStyle w:val="PageNumber"/>
                </w:rPr>
              </w:rPrChange>
            </w:rPr>
            <w:fldChar w:fldCharType="end"/>
          </w:r>
        </w:ins>
      </w:p>
      <w:customXmlInsRangeStart w:id="30" w:author="Sanaka, Krishna" w:date="2025-11-17T13:54:00Z"/>
    </w:sdtContent>
  </w:sdt>
  <w:customXmlInsRangeEnd w:id="30"/>
  <w:p w14:paraId="7154ED1A" w14:textId="77777777" w:rsidR="008A7E64" w:rsidRDefault="008A7E64" w:rsidP="008A7E64">
    <w:pPr>
      <w:pStyle w:val="Footer"/>
      <w:ind w:right="360"/>
      <w:pPrChange w:id="31"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E67C" w14:textId="77777777" w:rsidR="003D7AAA" w:rsidRDefault="003D7AAA" w:rsidP="008A7E64">
      <w:pPr>
        <w:spacing w:after="0" w:line="240" w:lineRule="auto"/>
      </w:pPr>
      <w:r>
        <w:separator/>
      </w:r>
    </w:p>
  </w:footnote>
  <w:footnote w:type="continuationSeparator" w:id="0">
    <w:p w14:paraId="4A002816" w14:textId="77777777" w:rsidR="003D7AAA" w:rsidRDefault="003D7AAA"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00B9"/>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A4DD0"/>
    <w:rsid w:val="000B23EE"/>
    <w:rsid w:val="000B3323"/>
    <w:rsid w:val="000B4127"/>
    <w:rsid w:val="000B70A0"/>
    <w:rsid w:val="000C0231"/>
    <w:rsid w:val="000C4944"/>
    <w:rsid w:val="000C70B6"/>
    <w:rsid w:val="000D2266"/>
    <w:rsid w:val="000D230D"/>
    <w:rsid w:val="000D5919"/>
    <w:rsid w:val="000D7DEB"/>
    <w:rsid w:val="000E0326"/>
    <w:rsid w:val="000E0F15"/>
    <w:rsid w:val="000E48BE"/>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7C56"/>
    <w:rsid w:val="00277EBC"/>
    <w:rsid w:val="002807BC"/>
    <w:rsid w:val="00281B8F"/>
    <w:rsid w:val="00282FF8"/>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6A61"/>
    <w:rsid w:val="003A7DB0"/>
    <w:rsid w:val="003A7F02"/>
    <w:rsid w:val="003B127F"/>
    <w:rsid w:val="003B257E"/>
    <w:rsid w:val="003B2787"/>
    <w:rsid w:val="003B2AC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1DF3"/>
    <w:rsid w:val="004E25E5"/>
    <w:rsid w:val="004E5372"/>
    <w:rsid w:val="004E6DF3"/>
    <w:rsid w:val="004E7458"/>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6412"/>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150B"/>
    <w:rsid w:val="00601E8D"/>
    <w:rsid w:val="00602B37"/>
    <w:rsid w:val="00613F8F"/>
    <w:rsid w:val="006226A0"/>
    <w:rsid w:val="00627849"/>
    <w:rsid w:val="00632A53"/>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13C1"/>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36D9"/>
    <w:rsid w:val="00887365"/>
    <w:rsid w:val="00893312"/>
    <w:rsid w:val="008A27CE"/>
    <w:rsid w:val="008A7E64"/>
    <w:rsid w:val="008B18B5"/>
    <w:rsid w:val="008B2315"/>
    <w:rsid w:val="008B3550"/>
    <w:rsid w:val="008C04A7"/>
    <w:rsid w:val="008C1373"/>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367A7"/>
    <w:rsid w:val="00941A29"/>
    <w:rsid w:val="00942D0B"/>
    <w:rsid w:val="00947690"/>
    <w:rsid w:val="00953295"/>
    <w:rsid w:val="00953C9B"/>
    <w:rsid w:val="00954280"/>
    <w:rsid w:val="00956FA9"/>
    <w:rsid w:val="00961141"/>
    <w:rsid w:val="00964B02"/>
    <w:rsid w:val="00967CAE"/>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4759"/>
    <w:rsid w:val="009D5C2C"/>
    <w:rsid w:val="009D7706"/>
    <w:rsid w:val="009E4001"/>
    <w:rsid w:val="009F0690"/>
    <w:rsid w:val="009F6C96"/>
    <w:rsid w:val="009F77F4"/>
    <w:rsid w:val="00A000A3"/>
    <w:rsid w:val="00A00DB9"/>
    <w:rsid w:val="00A02C43"/>
    <w:rsid w:val="00A0335D"/>
    <w:rsid w:val="00A03763"/>
    <w:rsid w:val="00A0403C"/>
    <w:rsid w:val="00A06BCA"/>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7B85"/>
    <w:rsid w:val="00C20096"/>
    <w:rsid w:val="00C22C0D"/>
    <w:rsid w:val="00C23143"/>
    <w:rsid w:val="00C2417E"/>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3E2D"/>
    <w:rsid w:val="00D94A71"/>
    <w:rsid w:val="00D969AF"/>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483C"/>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7140</Words>
  <Characters>40699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47744</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4</cp:revision>
  <cp:lastPrinted>2025-07-16T16:04:00Z</cp:lastPrinted>
  <dcterms:created xsi:type="dcterms:W3CDTF">2025-11-17T17:31:00Z</dcterms:created>
  <dcterms:modified xsi:type="dcterms:W3CDTF">2025-11-20T19:16:00Z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id="x13H7GPt"/&gt;&lt;style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